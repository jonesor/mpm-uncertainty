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F708" w14:textId="77777777" w:rsidR="009D19A3" w:rsidRDefault="00000000">
      <w:pPr>
        <w:pStyle w:val="Title"/>
      </w:pPr>
      <w:r>
        <w:t>When does sampling uncertainty matter in matrix population models? Evidence from published projection matrices</w:t>
      </w:r>
    </w:p>
    <w:p w14:paraId="3EB6B83C" w14:textId="77777777" w:rsidR="009D19A3" w:rsidRDefault="00000000">
      <w:pPr>
        <w:pStyle w:val="Heading1"/>
      </w:pPr>
      <w:bookmarkStart w:id="0" w:name="authors"/>
      <w:r>
        <w:t>Authors</w:t>
      </w:r>
    </w:p>
    <w:p w14:paraId="02C6B6D5" w14:textId="77777777" w:rsidR="009D19A3" w:rsidRDefault="00000000">
      <w:pPr>
        <w:pStyle w:val="FirstParagraph"/>
      </w:pPr>
      <w:r>
        <w:t>Owen R. Jones*</w:t>
      </w:r>
      <w:r>
        <w:rPr>
          <w:vertAlign w:val="superscript"/>
        </w:rPr>
        <w:t>1,2</w:t>
      </w:r>
      <w:r>
        <w:t xml:space="preserve">, </w:t>
      </w:r>
      <w:del w:id="1" w:author="Owen" w:date="2026-02-28T10:41:00Z" w16du:dateUtc="2026-02-28T09:41:00Z">
        <w:r>
          <w:delText>Patrick Barks</w:delText>
        </w:r>
        <w:r>
          <w:rPr>
            <w:vertAlign w:val="superscript"/>
          </w:rPr>
          <w:delText>1</w:delText>
        </w:r>
        <w:r>
          <w:delText xml:space="preserve">, </w:delText>
        </w:r>
      </w:del>
      <w:r>
        <w:t>Emily G. Simmonds</w:t>
      </w:r>
      <w:r>
        <w:rPr>
          <w:vertAlign w:val="superscript"/>
        </w:rPr>
        <w:t>2</w:t>
      </w:r>
    </w:p>
    <w:p w14:paraId="1C60C579" w14:textId="77777777" w:rsidR="009D19A3" w:rsidRDefault="00000000">
      <w:pPr>
        <w:pStyle w:val="Heading1"/>
      </w:pPr>
      <w:bookmarkStart w:id="2" w:name="affiliations"/>
      <w:bookmarkEnd w:id="0"/>
      <w:r>
        <w:t>Affiliations</w:t>
      </w:r>
    </w:p>
    <w:p w14:paraId="4784805C" w14:textId="77777777" w:rsidR="009D19A3" w:rsidRDefault="00000000">
      <w:pPr>
        <w:pStyle w:val="FirstParagraph"/>
      </w:pPr>
      <w:r>
        <w:rPr>
          <w:vertAlign w:val="superscript"/>
        </w:rPr>
        <w:t>1</w:t>
      </w:r>
      <w:r>
        <w:t xml:space="preserve"> Department of Biology, University of Southern Denmark, Odense, Denmark</w:t>
      </w:r>
    </w:p>
    <w:p w14:paraId="413D2C41" w14:textId="77777777" w:rsidR="009D19A3" w:rsidRDefault="00000000">
      <w:pPr>
        <w:pStyle w:val="BodyText"/>
      </w:pPr>
      <w:r>
        <w:rPr>
          <w:vertAlign w:val="superscript"/>
        </w:rPr>
        <w:t>2</w:t>
      </w:r>
      <w:r>
        <w:t xml:space="preserve"> Institute of Ecology and Evolution, School of Biological Sciences, University of Edinburgh, Edinburgh, UK</w:t>
      </w:r>
    </w:p>
    <w:p w14:paraId="62D7837E" w14:textId="77777777" w:rsidR="009D19A3" w:rsidRDefault="00000000">
      <w:pPr>
        <w:pStyle w:val="Heading1"/>
      </w:pPr>
      <w:bookmarkStart w:id="3" w:name="corresponding-author"/>
      <w:bookmarkEnd w:id="2"/>
      <w:r>
        <w:t>Corresponding author</w:t>
      </w:r>
    </w:p>
    <w:p w14:paraId="00DC565D" w14:textId="77777777" w:rsidR="009D19A3" w:rsidRDefault="00000000">
      <w:pPr>
        <w:pStyle w:val="FirstParagraph"/>
      </w:pPr>
      <w:r>
        <w:t xml:space="preserve">* Owen R. Jones, </w:t>
      </w:r>
      <w:hyperlink r:id="rId5">
        <w:r>
          <w:rPr>
            <w:rStyle w:val="Hyperlink"/>
          </w:rPr>
          <w:t>jones@biology.sdu.dk</w:t>
        </w:r>
      </w:hyperlink>
    </w:p>
    <w:p w14:paraId="1FE9DC3E" w14:textId="77777777" w:rsidR="009D19A3" w:rsidRDefault="00000000">
      <w:r>
        <w:br w:type="page"/>
      </w:r>
    </w:p>
    <w:p w14:paraId="69B301AD" w14:textId="77777777" w:rsidR="009D19A3" w:rsidRDefault="00000000">
      <w:pPr>
        <w:pStyle w:val="Heading1"/>
      </w:pPr>
      <w:bookmarkStart w:id="4" w:name="abstract"/>
      <w:bookmarkEnd w:id="3"/>
      <w:r>
        <w:lastRenderedPageBreak/>
        <w:t>Abstract</w:t>
      </w:r>
    </w:p>
    <w:p w14:paraId="1354364F" w14:textId="77777777" w:rsidR="009D19A3" w:rsidRDefault="00000000">
      <w:pPr>
        <w:numPr>
          <w:ilvl w:val="0"/>
          <w:numId w:val="3"/>
        </w:numPr>
      </w:pPr>
      <w:r>
        <w:t>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14:paraId="20B43883" w14:textId="77777777" w:rsidR="009D19A3" w:rsidRDefault="00000000">
      <w:pPr>
        <w:numPr>
          <w:ilvl w:val="0"/>
          <w:numId w:val="3"/>
        </w:numPr>
      </w:pPr>
      <w:r>
        <w:t>Using a subset of studies from the COMPADRE Plant Matrix Database for which transition-specific sample sizes could be obtained, we reconstructed sampling distributions for transition rates and derived demographic parameters, and conducted two parallel analyses, one comparative and the other a within-species time series, that either incorporated or ignored sampling uncertainty.</w:t>
      </w:r>
    </w:p>
    <w:p w14:paraId="3CE8BBD4" w14:textId="77777777" w:rsidR="009D19A3" w:rsidRDefault="00000000">
      <w:pPr>
        <w:numPr>
          <w:ilvl w:val="0"/>
          <w:numId w:val="3"/>
        </w:numPr>
      </w:pPr>
      <w:r>
        <w:t>The effects of sampling uncertainty were strongly trait-dependent. It had little influence on integrated demographic metrics such as population growth rate, but accounted for a substantial fraction of the total variation in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recruitment was largely unaffected.</w:t>
      </w:r>
    </w:p>
    <w:p w14:paraId="477A7D5F" w14:textId="77777777" w:rsidR="009D19A3" w:rsidRDefault="00000000">
      <w:pPr>
        <w:numPr>
          <w:ilvl w:val="0"/>
          <w:numId w:val="3"/>
        </w:numPr>
      </w:pPr>
      <w:r>
        <w:t xml:space="preserve">These two analyses show that ignoring sampling uncertainty does not universally compromise inference from published projection matrices, but can yield fragile or biased conclusions for certain demographic traits. We identify structural features of MPMs and </w:t>
      </w:r>
      <w:r>
        <w:lastRenderedPageBreak/>
        <w:t>analyses that may indicate heightened sensitivity to sampling uncertainty, and discuss implications for researchers using compiled demographic databases.</w:t>
      </w:r>
    </w:p>
    <w:p w14:paraId="412878AF" w14:textId="77777777" w:rsidR="009D19A3" w:rsidRDefault="00000000">
      <w:r>
        <w:br w:type="page"/>
      </w:r>
    </w:p>
    <w:p w14:paraId="48AA9CE0" w14:textId="77777777" w:rsidR="009D19A3" w:rsidRDefault="00000000">
      <w:pPr>
        <w:pStyle w:val="Heading1"/>
      </w:pPr>
      <w:bookmarkStart w:id="5" w:name="introduction"/>
      <w:bookmarkEnd w:id="4"/>
      <w:r>
        <w:lastRenderedPageBreak/>
        <w:t>Introduction</w:t>
      </w:r>
    </w:p>
    <w:p w14:paraId="54512C45" w14:textId="77777777" w:rsidR="009D19A3" w:rsidRDefault="00000000">
      <w:pPr>
        <w:pStyle w:val="FirstParagraph"/>
      </w:pPr>
      <w:r>
        <w:t xml:space="preserve">The collation of published demographic data in databases such as PanTHERIA (Jones et al. 2009), AnAge (de Magalhães and Costa 2009), Myhrvold et al.’s (2015) amniote life history database, and COM(P)ADRE (Salguero-Gómez et al. 2015, Salguero-Gómez et al. 2016a) has </w:t>
      </w:r>
      <w:del w:id="6" w:author="Owen" w:date="2026-02-28T10:41:00Z" w16du:dateUtc="2026-02-28T09:41:00Z">
        <w:r>
          <w:delText>facilitated</w:delText>
        </w:r>
      </w:del>
      <w:ins w:id="7" w:author="Owen" w:date="2026-02-28T10:41:00Z" w16du:dateUtc="2026-02-28T09:41:00Z">
        <w:r>
          <w:t>enabled</w:t>
        </w:r>
      </w:ins>
      <w:r>
        <w:t xml:space="preserve"> fascinating comparative analyses in ecology, evolution, and demography (e.g. Garratt et al. 2013, Adler et al. 2014, Healy et al. 2014, Fristoe et al. 2017). By leveraging open-source databases that </w:t>
      </w:r>
      <w:del w:id="8" w:author="Owen" w:date="2026-02-28T10:41:00Z" w16du:dateUtc="2026-02-28T09:41:00Z">
        <w:r>
          <w:delText>combine</w:delText>
        </w:r>
      </w:del>
      <w:ins w:id="9" w:author="Owen" w:date="2026-02-28T10:41:00Z" w16du:dateUtc="2026-02-28T09:41:00Z">
        <w:r>
          <w:t>aggregate</w:t>
        </w:r>
      </w:ins>
      <w:r>
        <w:t xml:space="preserve"> data from hundreds of individual studies, researchers can test hypotheses of interest </w:t>
      </w:r>
      <w:del w:id="10" w:author="Owen" w:date="2026-02-28T10:41:00Z" w16du:dateUtc="2026-02-28T09:41:00Z">
        <w:r>
          <w:delText>at</w:delText>
        </w:r>
      </w:del>
      <w:ins w:id="11" w:author="Owen" w:date="2026-02-28T10:41:00Z" w16du:dateUtc="2026-02-28T09:41:00Z">
        <w:r>
          <w:t>across</w:t>
        </w:r>
      </w:ins>
      <w:r>
        <w:t xml:space="preserve"> taxonomic, spatial, and temporal scales that would otherwise be impossible. However, </w:t>
      </w:r>
      <w:del w:id="12" w:author="Owen" w:date="2026-02-28T10:41:00Z" w16du:dateUtc="2026-02-28T09:41:00Z">
        <w:r>
          <w:delText xml:space="preserve">analysing </w:delText>
        </w:r>
        <w:commentRangeStart w:id="13"/>
        <w:r>
          <w:delText>“other people’s</w:delText>
        </w:r>
      </w:del>
      <w:ins w:id="14" w:author="Owen" w:date="2026-02-28T10:41:00Z" w16du:dateUtc="2026-02-28T09:41:00Z">
        <w:r>
          <w:t>analyses based on published demographic results rather than underlying raw</w:t>
        </w:r>
      </w:ins>
      <w:r>
        <w:t xml:space="preserve"> data</w:t>
      </w:r>
      <w:del w:id="15" w:author="Owen" w:date="2026-02-28T10:41:00Z" w16du:dateUtc="2026-02-28T09:41:00Z">
        <w:r>
          <w:delText>”</w:delText>
        </w:r>
      </w:del>
      <w:r>
        <w:t xml:space="preserve"> </w:t>
      </w:r>
      <w:commentRangeEnd w:id="13"/>
      <w:r w:rsidR="00F830E9">
        <w:rPr>
          <w:rStyle w:val="CommentReference"/>
          <w:sz w:val="24"/>
          <w:szCs w:val="24"/>
        </w:rPr>
        <w:commentReference w:id="13"/>
      </w:r>
      <w:r>
        <w:t xml:space="preserve">also </w:t>
      </w:r>
      <w:del w:id="16" w:author="Owen" w:date="2026-02-28T10:41:00Z" w16du:dateUtc="2026-02-28T09:41:00Z">
        <w:r>
          <w:delText>presents its</w:delText>
        </w:r>
      </w:del>
      <w:ins w:id="17" w:author="Owen" w:date="2026-02-28T10:41:00Z" w16du:dateUtc="2026-02-28T09:41:00Z">
        <w:r>
          <w:t>present their</w:t>
        </w:r>
      </w:ins>
      <w:r>
        <w:t xml:space="preserve"> own challenges.</w:t>
      </w:r>
    </w:p>
    <w:p w14:paraId="491C2650" w14:textId="77777777" w:rsidR="009D19A3" w:rsidRDefault="00000000">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w:t>
      </w:r>
      <w:ins w:id="18" w:author="Owen" w:date="2026-02-28T10:41:00Z" w16du:dateUtc="2026-02-28T09:41:00Z">
        <w:r>
          <w:t xml:space="preserve">drawn </w:t>
        </w:r>
      </w:ins>
      <w:r>
        <w:t xml:space="preserve">from a larger population of interest, and therefore carry inherent sampling uncertainty. However, parameter-specific sample sizes and standard errors are rarely available and are often difficult to obtain even from the original data sources. </w:t>
      </w:r>
      <w:commentRangeStart w:id="19"/>
      <w:commentRangeStart w:id="20"/>
      <w:commentRangeStart w:id="21"/>
      <w:r>
        <w:t xml:space="preserve">These original studies, which produce the parameter estimates later compiled in demographic databases, </w:t>
      </w:r>
      <w:del w:id="22" w:author="Owen" w:date="2026-02-28T10:41:00Z" w16du:dateUtc="2026-02-28T09:41:00Z">
        <w:r>
          <w:delText>almost always</w:delText>
        </w:r>
      </w:del>
      <w:ins w:id="23" w:author="Owen" w:date="2026-02-28T10:41:00Z" w16du:dateUtc="2026-02-28T09:41:00Z">
        <w:r>
          <w:t>usually</w:t>
        </w:r>
      </w:ins>
      <w:r>
        <w:t xml:space="preserve"> account for sampling uncertainty in their own analyses</w:t>
      </w:r>
      <w:del w:id="24" w:author="Owen" w:date="2026-02-28T10:41:00Z" w16du:dateUtc="2026-02-28T09:41:00Z">
        <w:r>
          <w:delText>. However</w:delText>
        </w:r>
      </w:del>
      <w:ins w:id="25" w:author="Owen" w:date="2026-02-28T10:41:00Z" w16du:dateUtc="2026-02-28T09:41:00Z">
        <w:r>
          <w:t>, but uncertainty is often not reported in a form that can be propagated from the published matrices. Therefore</w:t>
        </w:r>
      </w:ins>
      <w:r>
        <w:t xml:space="preserve">, studies that subsequently analyse parameter estimates compiled in demographic databases rarely </w:t>
      </w:r>
      <w:del w:id="26" w:author="Owen" w:date="2026-02-28T10:41:00Z" w16du:dateUtc="2026-02-28T09:41:00Z">
        <w:r>
          <w:delText>account for</w:delText>
        </w:r>
      </w:del>
      <w:ins w:id="27" w:author="Owen" w:date="2026-02-28T10:41:00Z" w16du:dateUtc="2026-02-28T09:41:00Z">
        <w:r>
          <w:t>incorporate this</w:t>
        </w:r>
      </w:ins>
      <w:r>
        <w:t xml:space="preserve"> uncertainty</w:t>
      </w:r>
      <w:del w:id="28" w:author="Owen" w:date="2026-02-28T10:41:00Z" w16du:dateUtc="2026-02-28T09:41:00Z">
        <w:r>
          <w:delText xml:space="preserve"> in those estimates</w:delText>
        </w:r>
      </w:del>
      <w:r>
        <w:t xml:space="preserve">, raising questions about the robustness of </w:t>
      </w:r>
      <w:ins w:id="29" w:author="Owen" w:date="2026-02-28T10:41:00Z" w16du:dateUtc="2026-02-28T09:41:00Z">
        <w:r>
          <w:t xml:space="preserve">resulting </w:t>
        </w:r>
      </w:ins>
      <w:r>
        <w:t>inferences</w:t>
      </w:r>
      <w:del w:id="30" w:author="Owen" w:date="2026-02-28T10:41:00Z" w16du:dateUtc="2026-02-28T09:41:00Z">
        <w:r>
          <w:delText xml:space="preserve"> drawn from such analyses</w:delText>
        </w:r>
      </w:del>
      <w:r>
        <w:t xml:space="preserve"> (Biggs et al. 2009).</w:t>
      </w:r>
      <w:commentRangeEnd w:id="19"/>
      <w:r w:rsidR="00C86A9B">
        <w:rPr>
          <w:rStyle w:val="CommentReference"/>
          <w:sz w:val="24"/>
          <w:szCs w:val="24"/>
        </w:rPr>
        <w:commentReference w:id="19"/>
      </w:r>
      <w:commentRangeEnd w:id="20"/>
      <w:r w:rsidR="00C86A9B">
        <w:rPr>
          <w:rStyle w:val="CommentReference"/>
          <w:sz w:val="24"/>
          <w:szCs w:val="24"/>
        </w:rPr>
        <w:commentReference w:id="20"/>
      </w:r>
      <w:commentRangeEnd w:id="21"/>
      <w:r w:rsidR="00C86A9B">
        <w:rPr>
          <w:rStyle w:val="CommentReference"/>
          <w:sz w:val="24"/>
          <w:szCs w:val="24"/>
        </w:rPr>
        <w:commentReference w:id="21"/>
      </w:r>
    </w:p>
    <w:p w14:paraId="57F69D55" w14:textId="77777777" w:rsidR="009D19A3" w:rsidRDefault="00000000">
      <w:pPr>
        <w:pStyle w:val="BodyText"/>
      </w:pPr>
      <w:r>
        <w:t xml:space="preserve">Despite </w:t>
      </w:r>
      <w:commentRangeStart w:id="31"/>
      <w:r>
        <w:t xml:space="preserve">widespread recognition </w:t>
      </w:r>
      <w:commentRangeEnd w:id="31"/>
      <w:r w:rsidR="00B564AB">
        <w:rPr>
          <w:rStyle w:val="CommentReference"/>
          <w:sz w:val="24"/>
          <w:szCs w:val="24"/>
        </w:rPr>
        <w:commentReference w:id="31"/>
      </w:r>
      <w:r>
        <w:t>that sampling uncertainty is inherent in demographic estimates</w:t>
      </w:r>
      <w:del w:id="32" w:author="Owen" w:date="2026-02-28T10:41:00Z" w16du:dateUtc="2026-02-28T09:41:00Z">
        <w:r>
          <w:delText>,</w:delText>
        </w:r>
      </w:del>
      <w:ins w:id="33" w:author="Owen" w:date="2026-02-28T10:41:00Z" w16du:dateUtc="2026-02-28T09:41:00Z">
        <w:r>
          <w:t xml:space="preserve"> (Caswell 2001),</w:t>
        </w:r>
      </w:ins>
      <w:r>
        <w:t xml:space="preserve"> a key unresolved question concerns when this uncertainty materially affects </w:t>
      </w:r>
      <w:r>
        <w:lastRenderedPageBreak/>
        <w:t>inference from compiled databases. Comparative analyses using projection matrices rely on a diverse set of derived demographic traits, ranging from highly integrated metrics such as population growth rate to traits that depend on long-term survivorship or tail behaviour, such as life expectancy or the shape of mortality trajectories. Whether these different classes of traits are equally sensitive to sampling uncertainty under typical data regimes remains poorly understood.</w:t>
      </w:r>
    </w:p>
    <w:p w14:paraId="2AFEB0A7" w14:textId="77777777" w:rsidR="009D19A3" w:rsidRDefault="00000000">
      <w:pPr>
        <w:pStyle w:val="BodyText"/>
      </w:pPr>
      <w:r>
        <w:t>Recent work has reviewed the importance of uncertainty propagation in matrix population models and outlined best-practice guidelines for addressing it (Simmonds and Jones 2024). Here, we instead focus on the practical consequences of accounting for sampling uncertainty in real analyses, asking when and for which demographic traits this uncertainty materially affects inference from published projection matrices.</w:t>
      </w:r>
    </w:p>
    <w:p w14:paraId="07CBCA4B" w14:textId="77777777" w:rsidR="009D19A3" w:rsidRDefault="00000000">
      <w:pPr>
        <w:pStyle w:val="BodyText"/>
      </w:pPr>
      <w:r>
        <w:t>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&amp;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incorporating these parameter estimates, or further derivations, into a statistical model.</w:t>
      </w:r>
    </w:p>
    <w:p w14:paraId="301C47A2" w14:textId="77777777" w:rsidR="009D19A3" w:rsidRDefault="00000000">
      <w:pPr>
        <w:pStyle w:val="BodyText"/>
      </w:pPr>
      <w:commentRangeStart w:id="34"/>
      <w:commentRangeStart w:id="35"/>
      <w:r>
        <w:lastRenderedPageBreak/>
        <w:t xml:space="preserve">Our aim is to examine how sampling uncertainty in published projection matrices propagates to </w:t>
      </w:r>
      <w:del w:id="36" w:author="Owen" w:date="2026-02-28T10:41:00Z" w16du:dateUtc="2026-02-28T09:41:00Z">
        <w:r>
          <w:delText xml:space="preserve">commonly used </w:delText>
        </w:r>
      </w:del>
      <w:ins w:id="37" w:author="Owen" w:date="2026-02-28T10:41:00Z" w16du:dateUtc="2026-02-28T09:41:00Z">
        <w:r>
          <w:t xml:space="preserve">specific </w:t>
        </w:r>
      </w:ins>
      <w:r>
        <w:t xml:space="preserve">MPM-derived </w:t>
      </w:r>
      <w:del w:id="38" w:author="Owen" w:date="2026-02-28T10:41:00Z" w16du:dateUtc="2026-02-28T09:41:00Z">
        <w:r>
          <w:delText>traits,</w:delText>
        </w:r>
      </w:del>
      <w:ins w:id="39" w:author="Owen" w:date="2026-02-28T10:41:00Z" w16du:dateUtc="2026-02-28T09:41:00Z">
        <w:r>
          <w:t>quantities</w:t>
        </w:r>
      </w:ins>
      <w:r>
        <w:t xml:space="preserve"> and to explore </w:t>
      </w:r>
      <w:del w:id="40" w:author="Owen" w:date="2026-02-28T10:41:00Z" w16du:dateUtc="2026-02-28T09:41:00Z">
        <w:r>
          <w:delText xml:space="preserve">conditions under which </w:delText>
        </w:r>
      </w:del>
      <w:ins w:id="41" w:author="Owen" w:date="2026-02-28T10:41:00Z" w16du:dateUtc="2026-02-28T09:41:00Z">
        <w:r>
          <w:t xml:space="preserve">when </w:t>
        </w:r>
      </w:ins>
      <w:r>
        <w:t xml:space="preserve">point estimates </w:t>
      </w:r>
      <w:del w:id="42" w:author="Owen" w:date="2026-02-28T10:41:00Z" w16du:dateUtc="2026-02-28T09:41:00Z">
        <w:r>
          <w:delText>may be</w:delText>
        </w:r>
      </w:del>
      <w:ins w:id="43" w:author="Owen" w:date="2026-02-28T10:41:00Z" w16du:dateUtc="2026-02-28T09:41:00Z">
        <w:r>
          <w:t>are</w:t>
        </w:r>
      </w:ins>
      <w:r>
        <w:t xml:space="preserve"> robust or fragile. </w:t>
      </w:r>
      <w:del w:id="44" w:author="Owen" w:date="2026-02-28T10:41:00Z" w16du:dateUtc="2026-02-28T09:41:00Z">
        <w:r w:rsidR="00F64901">
          <w:delText xml:space="preserve">Although sample sizes are not reported in </w:delText>
        </w:r>
        <w:r w:rsidR="00F64901" w:rsidRPr="00917E5B">
          <w:rPr>
            <w:highlight w:val="yellow"/>
          </w:rPr>
          <w:delText>databases such as</w:delText>
        </w:r>
      </w:del>
      <w:ins w:id="45" w:author="Owen" w:date="2026-02-28T10:41:00Z" w16du:dateUtc="2026-02-28T09:41:00Z">
        <w:r>
          <w:t>The focal quantities are mature life expectancy, the shape of the mortality trajectory, the log population growth rate, and recruitment-climate regression coefficients. Because</w:t>
        </w:r>
      </w:ins>
      <w:r>
        <w:t xml:space="preserve"> COMPADRE </w:t>
      </w:r>
      <w:del w:id="46" w:author="Owen" w:date="2026-02-28T10:41:00Z" w16du:dateUtc="2026-02-28T09:41:00Z">
        <w:r w:rsidR="00F64901">
          <w:delText xml:space="preserve">we obtained </w:delText>
        </w:r>
      </w:del>
      <w:ins w:id="47" w:author="Owen" w:date="2026-02-28T10:41:00Z" w16du:dateUtc="2026-02-28T09:41:00Z">
        <w:r>
          <w:t xml:space="preserve">does not routinely include the </w:t>
        </w:r>
      </w:ins>
      <w:r>
        <w:t>transition-</w:t>
      </w:r>
      <w:del w:id="48" w:author="Owen" w:date="2026-02-28T10:41:00Z" w16du:dateUtc="2026-02-28T09:41:00Z">
        <w:r w:rsidR="00F64901">
          <w:delText>specific</w:delText>
        </w:r>
      </w:del>
      <w:ins w:id="49" w:author="Owen" w:date="2026-02-28T10:41:00Z" w16du:dateUtc="2026-02-28T09:41:00Z">
        <w:r>
          <w:t>level</w:t>
        </w:r>
      </w:ins>
      <w:r>
        <w:t xml:space="preserve"> sample</w:t>
      </w:r>
      <w:del w:id="50" w:author="Owen" w:date="2026-02-28T10:41:00Z" w16du:dateUtc="2026-02-28T09:41:00Z">
        <w:r w:rsidR="00F64901">
          <w:delText xml:space="preserve"> sizes or equivalent</w:delText>
        </w:r>
      </w:del>
      <w:ins w:id="51" w:author="Owen" w:date="2026-02-28T10:41:00Z" w16du:dateUtc="2026-02-28T09:41:00Z">
        <w:r>
          <w:t>-size</w:t>
        </w:r>
      </w:ins>
      <w:r>
        <w:t xml:space="preserve"> information </w:t>
      </w:r>
      <w:del w:id="52" w:author="Owen" w:date="2026-02-28T10:41:00Z" w16du:dateUtc="2026-02-28T09:41:00Z">
        <w:r w:rsidR="00F64901">
          <w:delText xml:space="preserve">for </w:delText>
        </w:r>
      </w:del>
      <w:ins w:id="53" w:author="Owen" w:date="2026-02-28T10:41:00Z" w16du:dateUtc="2026-02-28T09:41:00Z">
        <w:r>
          <w:t>needed for uncertainty reconstruction, our analysis is restricted to the subset for which these data could be assembled (</w:t>
        </w:r>
      </w:ins>
      <w:r>
        <w:t>325 MPMs</w:t>
      </w:r>
      <w:del w:id="54" w:author="Owen" w:date="2026-02-28T10:41:00Z" w16du:dateUtc="2026-02-28T09:41:00Z">
        <w:r w:rsidR="00F64901">
          <w:delText>, which form the basis of our analyses.</w:delText>
        </w:r>
      </w:del>
      <w:ins w:id="55" w:author="Owen" w:date="2026-02-28T10:41:00Z" w16du:dateUtc="2026-02-28T09:41:00Z">
        <w:r>
          <w:t xml:space="preserve"> from 33 studies; details in Methods).</w:t>
        </w:r>
      </w:ins>
      <w:r>
        <w:t xml:space="preserve"> We illustrate </w:t>
      </w:r>
      <w:del w:id="56" w:author="Owen" w:date="2026-02-28T10:41:00Z" w16du:dateUtc="2026-02-28T09:41:00Z">
        <w:r w:rsidR="00F64901">
          <w:delText xml:space="preserve">the </w:delText>
        </w:r>
      </w:del>
      <w:r>
        <w:t xml:space="preserve">trait-dependent </w:t>
      </w:r>
      <w:del w:id="57" w:author="Owen" w:date="2026-02-28T10:41:00Z" w16du:dateUtc="2026-02-28T09:41:00Z">
        <w:r w:rsidR="00F64901">
          <w:delText xml:space="preserve">nature of sampling </w:delText>
        </w:r>
      </w:del>
      <w:r>
        <w:t xml:space="preserve">uncertainty effects </w:t>
      </w:r>
      <w:del w:id="58" w:author="Owen" w:date="2026-02-28T10:41:00Z" w16du:dateUtc="2026-02-28T09:41:00Z">
        <w:r w:rsidR="00F64901">
          <w:delText>through</w:delText>
        </w:r>
      </w:del>
      <w:ins w:id="59" w:author="Owen" w:date="2026-02-28T10:41:00Z" w16du:dateUtc="2026-02-28T09:41:00Z">
        <w:r>
          <w:t>using</w:t>
        </w:r>
      </w:ins>
      <w:r>
        <w:t xml:space="preserve"> two </w:t>
      </w:r>
      <w:del w:id="60" w:author="Owen" w:date="2026-02-28T10:41:00Z" w16du:dateUtc="2026-02-28T09:41:00Z">
        <w:r w:rsidR="00F64901">
          <w:delText xml:space="preserve">case-study </w:delText>
        </w:r>
      </w:del>
      <w:r>
        <w:t xml:space="preserve">analyses, a </w:t>
      </w:r>
      <w:ins w:id="61" w:author="Owen" w:date="2026-02-28T10:41:00Z" w16du:dateUtc="2026-02-28T09:41:00Z">
        <w:r>
          <w:t xml:space="preserve">multi-species </w:t>
        </w:r>
      </w:ins>
      <w:r>
        <w:t xml:space="preserve">comparative analysis of </w:t>
      </w:r>
      <w:del w:id="62" w:author="Owen" w:date="2026-02-28T10:41:00Z" w16du:dateUtc="2026-02-28T09:41:00Z">
        <w:r w:rsidR="00F64901">
          <w:delText>mortality trajectories</w:delText>
        </w:r>
      </w:del>
      <w:ins w:id="63" w:author="Owen" w:date="2026-02-28T10:41:00Z" w16du:dateUtc="2026-02-28T09:41:00Z">
        <w:r>
          <w:t>life expectancy-shape relationships</w:t>
        </w:r>
      </w:ins>
      <w:r>
        <w:t xml:space="preserve"> and a single-species </w:t>
      </w:r>
      <w:ins w:id="64" w:author="Owen" w:date="2026-02-28T10:41:00Z" w16du:dateUtc="2026-02-28T09:41:00Z">
        <w:r>
          <w:t xml:space="preserve">time-series </w:t>
        </w:r>
      </w:ins>
      <w:r>
        <w:t xml:space="preserve">analysis of </w:t>
      </w:r>
      <w:del w:id="65" w:author="Owen" w:date="2026-02-28T10:41:00Z" w16du:dateUtc="2026-02-28T09:41:00Z">
        <w:r w:rsidR="00F64901">
          <w:delText xml:space="preserve">the impact of </w:delText>
        </w:r>
      </w:del>
      <w:r>
        <w:t xml:space="preserve">weather </w:t>
      </w:r>
      <w:ins w:id="66" w:author="Owen" w:date="2026-02-28T10:41:00Z" w16du:dateUtc="2026-02-28T09:41:00Z">
        <w:r>
          <w:t xml:space="preserve">effects </w:t>
        </w:r>
      </w:ins>
      <w:r>
        <w:t xml:space="preserve">on recruitment. Through these </w:t>
      </w:r>
      <w:del w:id="67" w:author="Owen" w:date="2026-02-28T10:41:00Z" w16du:dateUtc="2026-02-28T09:41:00Z">
        <w:r w:rsidR="00F64901">
          <w:delText>case studies</w:delText>
        </w:r>
      </w:del>
      <w:ins w:id="68" w:author="Owen" w:date="2026-02-28T10:41:00Z" w16du:dateUtc="2026-02-28T09:41:00Z">
        <w:r>
          <w:t>analyses,</w:t>
        </w:r>
      </w:ins>
      <w:r>
        <w:t xml:space="preserve"> we identify diagnostic features that </w:t>
      </w:r>
      <w:del w:id="69" w:author="Owen" w:date="2026-02-28T10:41:00Z" w16du:dateUtc="2026-02-28T09:41:00Z">
        <w:r>
          <w:delText xml:space="preserve">may </w:delText>
        </w:r>
      </w:del>
      <w:r>
        <w:t xml:space="preserve">help researchers assess robustness in their own work and </w:t>
      </w:r>
      <w:del w:id="70" w:author="Owen" w:date="2026-02-28T10:41:00Z" w16du:dateUtc="2026-02-28T09:41:00Z">
        <w:r>
          <w:delText>consider what these results suggest about the conditions under which such uncertainty warrants explicit attention</w:delText>
        </w:r>
      </w:del>
      <w:ins w:id="71" w:author="Owen" w:date="2026-02-28T10:41:00Z" w16du:dateUtc="2026-02-28T09:41:00Z">
        <w:r>
          <w:t>clarify when explicit uncertainty propagation is likely to matter. Because most published plant MPMs are stage-structured rather than age-structured, many demographic quantities of biological interest (e.g. life expectancy and mortality shape) are inferred indirectly from stage transitions. This stage-to-age mapping can amplify the effects of sampling uncertainty, particularly for traits that depend on long-term survivorship</w:t>
        </w:r>
      </w:ins>
      <w:r>
        <w:t>.</w:t>
      </w:r>
      <w:commentRangeEnd w:id="34"/>
      <w:r w:rsidR="00F64901">
        <w:rPr>
          <w:rStyle w:val="CommentReference"/>
          <w:sz w:val="24"/>
          <w:szCs w:val="24"/>
        </w:rPr>
        <w:commentReference w:id="34"/>
      </w:r>
      <w:commentRangeEnd w:id="35"/>
      <w:r w:rsidR="00F64901">
        <w:rPr>
          <w:rStyle w:val="CommentReference"/>
          <w:sz w:val="24"/>
          <w:szCs w:val="24"/>
        </w:rPr>
        <w:commentReference w:id="35"/>
      </w:r>
    </w:p>
    <w:p w14:paraId="47F4E805" w14:textId="77777777" w:rsidR="009D19A3" w:rsidRDefault="00000000">
      <w:pPr>
        <w:pStyle w:val="Heading1"/>
      </w:pPr>
      <w:bookmarkStart w:id="72" w:name="methods"/>
      <w:bookmarkEnd w:id="5"/>
      <w:r>
        <w:t>Methods</w:t>
      </w:r>
    </w:p>
    <w:p w14:paraId="1975DD50" w14:textId="77777777" w:rsidR="009D19A3" w:rsidRDefault="00000000">
      <w:pPr>
        <w:pStyle w:val="Heading2"/>
      </w:pPr>
      <w:bookmarkStart w:id="73" w:name="X383b93a8e92241e5b4789c954a16e82058bcb73"/>
      <w:r>
        <w:t>Background on the COMPADRE Plant Matrix Database</w:t>
      </w:r>
    </w:p>
    <w:p w14:paraId="59B80334" w14:textId="77777777" w:rsidR="009D19A3" w:rsidRDefault="00000000">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w:t>
      </w:r>
      <w:r>
        <w:lastRenderedPageBreak/>
        <w:t>reflecting different sites, time periods, and/or treatment conditions, as well as one or more “mean MPM” calculated as an element-by-element arithmetic mean across multiple years and/or sites.</w:t>
      </w:r>
    </w:p>
    <w:p w14:paraId="035FC420" w14:textId="77777777" w:rsidR="009D19A3" w:rsidRDefault="00000000">
      <w:pPr>
        <w:pStyle w:val="Heading2"/>
      </w:pPr>
      <w:bookmarkStart w:id="74" w:name="target-studies"/>
      <w:bookmarkEnd w:id="73"/>
      <w:r>
        <w:t>Target studies</w:t>
      </w:r>
    </w:p>
    <w:p w14:paraId="0BF3B820" w14:textId="77777777" w:rsidR="009D19A3" w:rsidRDefault="00000000">
      <w:pPr>
        <w:pStyle w:val="FirstParagraph"/>
      </w:pPr>
      <w:r>
        <w:t xml:space="preserve">We used the COMPADRE database to identify an initial group of 91 studies from which we sought </w:t>
      </w:r>
      <w:del w:id="75" w:author="Owen" w:date="2026-02-28T10:41:00Z" w16du:dateUtc="2026-02-28T09:41:00Z">
        <w:r>
          <w:delText xml:space="preserve">to obtain </w:delText>
        </w:r>
      </w:del>
      <w:r>
        <w:t xml:space="preserve">data. The initial search criteria were: studies published from 2010 </w:t>
      </w:r>
      <w:del w:id="76" w:author="Owen" w:date="2026-02-28T10:41:00Z" w16du:dateUtc="2026-02-28T09:41:00Z">
        <w:r>
          <w:delText>onward</w:delText>
        </w:r>
      </w:del>
      <w:ins w:id="77" w:author="Owen" w:date="2026-02-28T10:41:00Z" w16du:dateUtc="2026-02-28T09:41:00Z">
        <w:r>
          <w:t>onwards</w:t>
        </w:r>
      </w:ins>
      <w:r>
        <w:t xml:space="preserve">; species of common perennial growth </w:t>
      </w:r>
      <w:del w:id="78" w:author="Owen" w:date="2026-02-28T10:41:00Z" w16du:dateUtc="2026-02-28T09:41:00Z">
        <w:r>
          <w:delText>types</w:delText>
        </w:r>
      </w:del>
      <w:ins w:id="79" w:author="Owen" w:date="2026-02-28T10:41:00Z" w16du:dateUtc="2026-02-28T09:41:00Z">
        <w:r>
          <w:t>forms</w:t>
        </w:r>
      </w:ins>
      <w:r>
        <w:t xml:space="preserve"> (herbaceous, shrub, tree, palm, and succulent); wild populations not </w:t>
      </w:r>
      <w:del w:id="80" w:author="Owen" w:date="2026-02-28T10:41:00Z" w16du:dateUtc="2026-02-28T09:41:00Z">
        <w:r>
          <w:delText>subject</w:delText>
        </w:r>
      </w:del>
      <w:ins w:id="81" w:author="Owen" w:date="2026-02-28T10:41:00Z" w16du:dateUtc="2026-02-28T09:41:00Z">
        <w:r>
          <w:t>subjected</w:t>
        </w:r>
      </w:ins>
      <w:r>
        <w:t xml:space="preserve"> to </w:t>
      </w:r>
      <w:del w:id="82" w:author="Owen" w:date="2026-02-28T10:41:00Z" w16du:dateUtc="2026-02-28T09:41:00Z">
        <w:r>
          <w:delText xml:space="preserve">any </w:delText>
        </w:r>
      </w:del>
      <w:r>
        <w:t xml:space="preserve">experimental </w:t>
      </w:r>
      <w:del w:id="83" w:author="Owen" w:date="2026-02-28T10:41:00Z" w16du:dateUtc="2026-02-28T09:41:00Z">
        <w:r>
          <w:delText>treatment</w:delText>
        </w:r>
      </w:del>
      <w:ins w:id="84" w:author="Owen" w:date="2026-02-28T10:41:00Z" w16du:dateUtc="2026-02-28T09:41:00Z">
        <w:r>
          <w:t>treatments</w:t>
        </w:r>
      </w:ins>
      <w:r>
        <w:t xml:space="preserve">; and MPMs with three or more stage classes and a </w:t>
      </w:r>
      <w:ins w:id="85" w:author="Owen" w:date="2026-02-28T10:41:00Z" w16du:dateUtc="2026-02-28T09:41:00Z">
        <w:r>
          <w:t xml:space="preserve">one-year </w:t>
        </w:r>
      </w:ins>
      <w:r>
        <w:t>projection interval</w:t>
      </w:r>
      <w:del w:id="86" w:author="Owen" w:date="2026-02-28T10:41:00Z" w16du:dateUtc="2026-02-28T09:41:00Z">
        <w:r>
          <w:delText xml:space="preserve"> of one year</w:delText>
        </w:r>
      </w:del>
      <w:r>
        <w:t xml:space="preserve">. Of the 91 studies that met our initial criteria, we obtained the data </w:t>
      </w:r>
      <w:del w:id="87" w:author="Owen" w:date="2026-02-28T10:41:00Z" w16du:dateUtc="2026-02-28T09:41:00Z">
        <w:r>
          <w:delText>necessary</w:delText>
        </w:r>
      </w:del>
      <w:ins w:id="88" w:author="Owen" w:date="2026-02-28T10:41:00Z" w16du:dateUtc="2026-02-28T09:41:00Z">
        <w:r>
          <w:t>required</w:t>
        </w:r>
      </w:ins>
      <w:r>
        <w:t xml:space="preserve"> to model sampling uncertainty for 28, </w:t>
      </w:r>
      <w:del w:id="89" w:author="Owen" w:date="2026-02-28T10:41:00Z" w16du:dateUtc="2026-02-28T09:41:00Z">
        <w:r>
          <w:delText>representing</w:delText>
        </w:r>
      </w:del>
      <w:ins w:id="90" w:author="Owen" w:date="2026-02-28T10:41:00Z" w16du:dateUtc="2026-02-28T09:41:00Z">
        <w:r>
          <w:t>yielding</w:t>
        </w:r>
      </w:ins>
      <w:r>
        <w:t xml:space="preserve"> a total of 298 MPMs for 73 populations of 27 species. We supplemented this set with 5 additional studies published </w:t>
      </w:r>
      <w:del w:id="91" w:author="Owen" w:date="2026-02-28T10:41:00Z" w16du:dateUtc="2026-02-28T09:41:00Z">
        <w:r>
          <w:delText>prior to</w:delText>
        </w:r>
      </w:del>
      <w:ins w:id="92" w:author="Owen" w:date="2026-02-28T10:41:00Z" w16du:dateUtc="2026-02-28T09:41:00Z">
        <w:r>
          <w:t>before</w:t>
        </w:r>
      </w:ins>
      <w:r>
        <w:t xml:space="preserve"> 2010 for which we had previously obtained data (these had been targeted based on a criterion of ≥4 years of temporal replication). Our final set</w:t>
      </w:r>
      <w:del w:id="93" w:author="Owen" w:date="2026-02-28T10:41:00Z" w16du:dateUtc="2026-02-28T09:41:00Z">
        <w:r>
          <w:delText>,</w:delText>
        </w:r>
      </w:del>
      <w:r>
        <w:t xml:space="preserve"> therefore</w:t>
      </w:r>
      <w:del w:id="94" w:author="Owen" w:date="2026-02-28T10:41:00Z" w16du:dateUtc="2026-02-28T09:41:00Z">
        <w:r>
          <w:delText>,</w:delText>
        </w:r>
      </w:del>
      <w:r>
        <w:t xml:space="preserve"> included 33 studies, representing 325 MPMs for 82 populations of 32 species.</w:t>
      </w:r>
    </w:p>
    <w:p w14:paraId="1FEB5574" w14:textId="77777777" w:rsidR="009D19A3" w:rsidRDefault="00000000">
      <w:pPr>
        <w:pStyle w:val="Heading2"/>
      </w:pPr>
      <w:bookmarkStart w:id="95" w:name="Xeff8857846f60e51662298fdb193b2113c059ad"/>
      <w:bookmarkEnd w:id="74"/>
      <w:r>
        <w:t>Typical construction of matrix population models</w:t>
      </w:r>
    </w:p>
    <w:p w14:paraId="223A14F7" w14:textId="77777777" w:rsidR="009D19A3" w:rsidRDefault="00000000">
      <w:pPr>
        <w:pStyle w:val="FirstParagraph"/>
      </w:pPr>
      <w:r>
        <w:t xml:space="preserve">A matrix population model </w:t>
      </w:r>
      <m:oMath>
        <m:r>
          <w:rPr>
            <w:rFonts w:ascii="Cambria Math" w:hAnsi="Cambria Math"/>
          </w:rPr>
          <m:t>A</m:t>
        </m:r>
      </m:oMath>
      <w:r>
        <w:t xml:space="preserve"> is a square projection matrix whose elements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represent estimated transition rates from stage class </w:t>
      </w:r>
      <m:oMath>
        <m:r>
          <w:rPr>
            <w:rFonts w:ascii="Cambria Math" w:hAnsi="Cambria Math"/>
          </w:rPr>
          <m:t>j</m:t>
        </m:r>
      </m:oMath>
      <w:r>
        <w:t xml:space="preserve"> to stage class </w:t>
      </w:r>
      <m:oMath>
        <m:r>
          <w:rPr>
            <w:rFonts w:ascii="Cambria Math" w:hAnsi="Cambria Math"/>
          </w:rPr>
          <m:t>i</m:t>
        </m:r>
      </m:oMath>
      <w:r>
        <w:t xml:space="preserve"> over one projection interval (typically one year). Transitions may reflect the passage of individuals from one stage to another through survival, growth, or retrogression (the </w:t>
      </w:r>
      <m:oMath>
        <m:r>
          <w:rPr>
            <w:rFonts w:ascii="Cambria Math" w:hAnsi="Cambria Math"/>
          </w:rPr>
          <m:t>U</m:t>
        </m:r>
      </m:oMath>
      <w:r>
        <w:t xml:space="preserve"> component), or the production of new individuals via reproduction (the </w:t>
      </w:r>
      <m:oMath>
        <m:r>
          <w:rPr>
            <w:rFonts w:ascii="Cambria Math" w:hAnsi="Cambria Math"/>
          </w:rPr>
          <m:t>F</m:t>
        </m:r>
      </m:oMath>
      <w:r>
        <w:t xml:space="preserve"> component);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Sometimes the reproductive transitions are further split into sexual and clonal contributions.</w:t>
      </w:r>
    </w:p>
    <w:p w14:paraId="294308B2" w14:textId="77777777" w:rsidR="009D19A3" w:rsidRDefault="00000000">
      <w:pPr>
        <w:pStyle w:val="BodyText"/>
      </w:pPr>
      <w:commentRangeStart w:id="96"/>
      <w:commentRangeStart w:id="97"/>
      <w:r>
        <w:t>The methodology for estimating transition rates varies across studies</w:t>
      </w:r>
      <w:del w:id="98" w:author="Owen" w:date="2026-02-28T10:41:00Z" w16du:dateUtc="2026-02-28T09:41:00Z">
        <w:r>
          <w:delText>, but in general</w:delText>
        </w:r>
      </w:del>
      <w:ins w:id="99" w:author="Owen" w:date="2026-02-28T10:41:00Z" w16du:dateUtc="2026-02-28T09:41:00Z">
        <w:r>
          <w:t>. In plant MPM studies</w:t>
        </w:r>
      </w:ins>
      <w:r>
        <w:t xml:space="preserve">, survival-related transitions are </w:t>
      </w:r>
      <w:ins w:id="100" w:author="Owen" w:date="2026-02-28T10:41:00Z" w16du:dateUtc="2026-02-28T09:41:00Z">
        <w:r>
          <w:t xml:space="preserve">often </w:t>
        </w:r>
      </w:ins>
      <w:r>
        <w:t xml:space="preserve">estimated </w:t>
      </w:r>
      <w:del w:id="101" w:author="Owen" w:date="2026-02-28T10:41:00Z" w16du:dateUtc="2026-02-28T09:41:00Z">
        <w:r>
          <w:delText xml:space="preserve">directly </w:delText>
        </w:r>
      </w:del>
      <w:r>
        <w:t xml:space="preserve">from observed </w:t>
      </w:r>
      <w:del w:id="102" w:author="Owen" w:date="2026-02-28T10:41:00Z" w16du:dateUtc="2026-02-28T09:41:00Z">
        <w:r>
          <w:delText>transition frequencies in a sample</w:delText>
        </w:r>
      </w:del>
      <w:ins w:id="103" w:author="Owen" w:date="2026-02-28T10:41:00Z" w16du:dateUtc="2026-02-28T09:41:00Z">
        <w:r>
          <w:t>stage transitions</w:t>
        </w:r>
      </w:ins>
      <w:r>
        <w:t xml:space="preserve"> of </w:t>
      </w:r>
      <w:del w:id="104" w:author="Owen" w:date="2026-02-28T10:41:00Z" w16du:dateUtc="2026-02-28T09:41:00Z">
        <w:r>
          <w:delText>tagged</w:delText>
        </w:r>
      </w:del>
      <w:ins w:id="105" w:author="Owen" w:date="2026-02-28T10:41:00Z" w16du:dateUtc="2026-02-28T09:41:00Z">
        <w:r>
          <w:t>marked</w:t>
        </w:r>
      </w:ins>
      <w:r>
        <w:t xml:space="preserve"> individuals</w:t>
      </w:r>
      <w:ins w:id="106" w:author="Owen" w:date="2026-02-28T10:41:00Z" w16du:dateUtc="2026-02-28T09:41:00Z">
        <w:r>
          <w:t xml:space="preserve"> </w:t>
        </w:r>
        <w:r>
          <w:lastRenderedPageBreak/>
          <w:t>between censuses</w:t>
        </w:r>
      </w:ins>
      <w:r>
        <w:t>, as in</w:t>
      </w:r>
      <w:commentRangeEnd w:id="96"/>
      <w:r w:rsidR="00201706">
        <w:rPr>
          <w:rStyle w:val="CommentReference"/>
          <w:sz w:val="24"/>
          <w:szCs w:val="24"/>
        </w:rPr>
        <w:commentReference w:id="96"/>
      </w:r>
      <w:commentRangeEnd w:id="97"/>
      <w:r w:rsidR="00201706">
        <w:rPr>
          <w:rStyle w:val="CommentReference"/>
          <w:sz w:val="24"/>
          <w:szCs w:val="24"/>
        </w:rPr>
        <w:commentReference w:id="97"/>
      </w:r>
      <w:ins w:id="107" w:author="Owen" w:date="2026-02-28T10:41:00Z" w16du:dateUtc="2026-02-28T09:41:00Z">
        <w:r>
          <w:t xml:space="preserve"> Eq. (1); in other systems, especially mobile animals, transition and survival estimation more commonly uses models that explicitly account for imperfect detection.</w:t>
        </w:r>
      </w:ins>
    </w:p>
    <w:p w14:paraId="0BB15AA7" w14:textId="77777777" w:rsidR="009D19A3"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transitioned from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r>
                <m:rPr>
                  <m:nor/>
                </m:rPr>
                <m:t xml:space="preserve"> to stage </m:t>
              </m:r>
              <m:r>
                <w:rPr>
                  <w:rFonts w:ascii="Cambria Math" w:hAnsi="Cambria Math"/>
                </w:rPr>
                <m:t>i</m:t>
              </m:r>
              <m:r>
                <m:rPr>
                  <m:nor/>
                </m:rPr>
                <m:t xml:space="preserve"> in year </m:t>
              </m:r>
              <m:r>
                <w:rPr>
                  <w:rFonts w:ascii="Cambria Math" w:hAnsi="Cambria Math"/>
                </w:rPr>
                <m:t>t</m:t>
              </m:r>
            </m:num>
            <m:den>
              <m:r>
                <m:rPr>
                  <m:nor/>
                </m:rPr>
                <m:t xml:space="preserve">number in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w:del w:id="108" w:author="Owen" w:date="2026-02-28T10:41:00Z" w16du:dateUtc="2026-02-28T09:41:00Z">
              <m:rPr>
                <m:sty m:val="p"/>
              </m:rPr>
              <w:rPr>
                <w:rFonts w:ascii="Cambria Math" w:hAnsi="Cambria Math"/>
              </w:rPr>
              <m:t>.</m:t>
            </w:del>
          </m:r>
          <m:r>
            <w:ins w:id="109" w:author="Owen" w:date="2026-02-28T10:41:00Z" w16du:dateUtc="2026-02-28T09:41:00Z">
              <m:rPr>
                <m:sty m:val="p"/>
              </m:rPr>
              <w:rPr>
                <w:rFonts w:ascii="Cambria Math" w:hAnsi="Cambria Math"/>
              </w:rPr>
              <m:t>.</m:t>
            </w:ins>
          </m:r>
          <m:r>
            <w:ins w:id="110" w:author="Owen" w:date="2026-02-28T10:41:00Z" w16du:dateUtc="2026-02-28T09:41:00Z">
              <w:rPr>
                <w:rFonts w:ascii="Cambria Math" w:hAnsi="Cambria Math"/>
              </w:rPr>
              <m:t>  </m:t>
            </w:ins>
          </m:r>
          <m:d>
            <m:dPr>
              <m:ctrlPr>
                <w:ins w:id="111" w:author="Owen" w:date="2026-02-28T10:41:00Z" w16du:dateUtc="2026-02-28T09:41:00Z">
                  <w:rPr>
                    <w:rFonts w:ascii="Cambria Math" w:hAnsi="Cambria Math"/>
                  </w:rPr>
                </w:ins>
              </m:ctrlPr>
            </m:dPr>
            <m:e>
              <m:r>
                <w:ins w:id="112" w:author="Owen" w:date="2026-02-28T10:41:00Z" w16du:dateUtc="2026-02-28T09:41:00Z">
                  <w:rPr>
                    <w:rFonts w:ascii="Cambria Math" w:hAnsi="Cambria Math"/>
                  </w:rPr>
                  <m:t>1</m:t>
                </w:ins>
              </m:r>
            </m:e>
          </m:d>
        </m:oMath>
      </m:oMathPara>
    </w:p>
    <w:p w14:paraId="2DEF5ECF" w14:textId="77777777" w:rsidR="009D19A3" w:rsidRDefault="00000000">
      <w:pPr>
        <w:pStyle w:val="FirstParagraph"/>
      </w:pPr>
      <w:commentRangeStart w:id="113"/>
      <w:commentRangeStart w:id="114"/>
      <w:r>
        <w:t xml:space="preserve">Reproductive transitions </w:t>
      </w:r>
      <w:commentRangeEnd w:id="113"/>
      <w:r w:rsidR="00201706">
        <w:rPr>
          <w:rStyle w:val="CommentReference"/>
          <w:sz w:val="24"/>
          <w:szCs w:val="24"/>
        </w:rPr>
        <w:commentReference w:id="113"/>
      </w:r>
      <w:commentRangeEnd w:id="114"/>
      <w:r w:rsidR="006C4F79">
        <w:rPr>
          <w:rStyle w:val="CommentReference"/>
          <w:sz w:val="24"/>
          <w:szCs w:val="24"/>
        </w:rPr>
        <w:commentReference w:id="114"/>
      </w:r>
      <w:r>
        <w:t xml:space="preserve">are sometimes estimated directly from counts of new recruits at time </w:t>
      </w:r>
      <m:oMath>
        <m:r>
          <w:rPr>
            <w:rFonts w:ascii="Cambria Math" w:hAnsi="Cambria Math"/>
          </w:rPr>
          <m:t>t</m:t>
        </m:r>
      </m:oMath>
      <w:r>
        <w:t xml:space="preserve"> per reproductive individual at time </w:t>
      </w:r>
      <m:oMath>
        <m:r>
          <w:rPr>
            <w:rFonts w:ascii="Cambria Math" w:hAnsi="Cambria Math"/>
          </w:rPr>
          <m:t>t</m:t>
        </m:r>
        <m:r>
          <m:rPr>
            <m:sty m:val="p"/>
          </m:rPr>
          <w:rPr>
            <w:rFonts w:ascii="Cambria Math" w:hAnsi="Cambria Math"/>
          </w:rPr>
          <m:t>-</m:t>
        </m:r>
        <m:r>
          <w:rPr>
            <w:rFonts w:ascii="Cambria Math" w:hAnsi="Cambria Math"/>
          </w:rPr>
          <m:t>1</m:t>
        </m:r>
      </m:oMath>
      <w:r>
        <w:t>, as in</w:t>
      </w:r>
      <w:ins w:id="115" w:author="Owen" w:date="2026-02-28T10:41:00Z" w16du:dateUtc="2026-02-28T09:41:00Z">
        <w:r>
          <w:t xml:space="preserve"> Eq. (2),</w:t>
        </w:r>
      </w:ins>
    </w:p>
    <w:p w14:paraId="5314F022" w14:textId="77777777" w:rsidR="009D19A3"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sr</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in recruit stage </m:t>
              </m:r>
              <m:r>
                <w:rPr>
                  <w:rFonts w:ascii="Cambria Math" w:hAnsi="Cambria Math"/>
                </w:rPr>
                <m:t>s</m:t>
              </m:r>
              <m:r>
                <m:rPr>
                  <m:nor/>
                </m:rPr>
                <m:t xml:space="preserve"> in year </m:t>
              </m:r>
              <m:r>
                <w:rPr>
                  <w:rFonts w:ascii="Cambria Math" w:hAnsi="Cambria Math"/>
                </w:rPr>
                <m:t>t</m:t>
              </m:r>
            </m:num>
            <m:den>
              <m:r>
                <m:rPr>
                  <m:nor/>
                </m:rPr>
                <m:t xml:space="preserve">number in reproductive stage </m:t>
              </m:r>
              <m:r>
                <w:rPr>
                  <w:rFonts w:ascii="Cambria Math" w:hAnsi="Cambria Math"/>
                </w:rPr>
                <m:t>r</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w:del w:id="116" w:author="Owen" w:date="2026-02-28T10:41:00Z" w16du:dateUtc="2026-02-28T09:41:00Z">
              <m:rPr>
                <m:sty m:val="p"/>
              </m:rPr>
              <w:rPr>
                <w:rFonts w:ascii="Cambria Math" w:hAnsi="Cambria Math"/>
              </w:rPr>
              <m:t>.</m:t>
            </w:del>
          </m:r>
          <m:r>
            <w:ins w:id="117" w:author="Owen" w:date="2026-02-28T10:41:00Z" w16du:dateUtc="2026-02-28T09:41:00Z">
              <m:rPr>
                <m:sty m:val="p"/>
              </m:rPr>
              <w:rPr>
                <w:rFonts w:ascii="Cambria Math" w:hAnsi="Cambria Math"/>
              </w:rPr>
              <m:t>.</m:t>
            </w:ins>
          </m:r>
          <m:r>
            <w:ins w:id="118" w:author="Owen" w:date="2026-02-28T10:41:00Z" w16du:dateUtc="2026-02-28T09:41:00Z">
              <w:rPr>
                <w:rFonts w:ascii="Cambria Math" w:hAnsi="Cambria Math"/>
              </w:rPr>
              <m:t>  </m:t>
            </w:ins>
          </m:r>
          <m:d>
            <m:dPr>
              <m:ctrlPr>
                <w:ins w:id="119" w:author="Owen" w:date="2026-02-28T10:41:00Z" w16du:dateUtc="2026-02-28T09:41:00Z">
                  <w:rPr>
                    <w:rFonts w:ascii="Cambria Math" w:hAnsi="Cambria Math"/>
                  </w:rPr>
                </w:ins>
              </m:ctrlPr>
            </m:dPr>
            <m:e>
              <m:r>
                <w:ins w:id="120" w:author="Owen" w:date="2026-02-28T10:41:00Z" w16du:dateUtc="2026-02-28T09:41:00Z">
                  <w:rPr>
                    <w:rFonts w:ascii="Cambria Math" w:hAnsi="Cambria Math"/>
                  </w:rPr>
                  <m:t>2</m:t>
                </w:ins>
              </m:r>
            </m:e>
          </m:d>
        </m:oMath>
      </m:oMathPara>
    </w:p>
    <w:p w14:paraId="654D2662" w14:textId="77777777" w:rsidR="009D19A3" w:rsidRDefault="00000000">
      <w:pPr>
        <w:pStyle w:val="FirstParagraph"/>
        <w:rPr>
          <w:ins w:id="121" w:author="Owen" w:date="2026-02-28T10:41:00Z" w16du:dateUtc="2026-02-28T09:41:00Z"/>
        </w:rPr>
      </w:pPr>
      <w:ins w:id="122" w:author="Owen" w:date="2026-02-28T10:41:00Z" w16du:dateUtc="2026-02-28T09:41:00Z">
        <w:r>
          <w:t xml:space="preserve">The demographic interpretation of </w:t>
        </w:r>
      </w:ins>
      <m:oMath>
        <m:r>
          <w:ins w:id="123" w:author="Owen" w:date="2026-02-28T10:41:00Z" w16du:dateUtc="2026-02-28T09:41:00Z">
            <w:rPr>
              <w:rFonts w:ascii="Cambria Math" w:hAnsi="Cambria Math"/>
            </w:rPr>
            <m:t>F</m:t>
          </w:ins>
        </m:r>
      </m:oMath>
      <w:ins w:id="124" w:author="Owen" w:date="2026-02-28T10:41:00Z" w16du:dateUtc="2026-02-28T09:41:00Z">
        <w:r>
          <w:t xml:space="preserve"> depends on census timing and stage definitions (e.g. pre-breeding vs post-breeding formulations). Here, Eq. (2) is a generic count-based estimator of the recruit transition across one projection interval; we use the published matrix entries as represented in COMPADRE rather than reparameterising each study to a single census convention.</w:t>
        </w:r>
      </w:ins>
    </w:p>
    <w:p w14:paraId="5BC67C3B" w14:textId="77777777" w:rsidR="009D19A3" w:rsidRDefault="00000000">
      <w:pPr>
        <w:pStyle w:val="BodyText"/>
        <w:pPrChange w:id="125" w:author="Owen" w:date="2026-02-28T10:41:00Z" w16du:dateUtc="2026-02-28T09:41:00Z">
          <w:pPr>
            <w:pStyle w:val="FirstParagraph"/>
          </w:pPr>
        </w:pPrChange>
      </w:pPr>
      <w:r>
        <w:t>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 pool estimates across stage classes, sites, and/or years, or incorporate additional variables external to the MPM.</w:t>
      </w:r>
    </w:p>
    <w:p w14:paraId="6898BC39" w14:textId="77777777" w:rsidR="009D19A3" w:rsidRDefault="00000000">
      <w:pPr>
        <w:pStyle w:val="Heading2"/>
      </w:pPr>
      <w:bookmarkStart w:id="126" w:name="sampling-distribution-for-a-single-mpm"/>
      <w:bookmarkEnd w:id="95"/>
      <w:r>
        <w:t>Sampling distribution for a single MPM</w:t>
      </w:r>
    </w:p>
    <w:p w14:paraId="4679B9E9" w14:textId="77777777" w:rsidR="009D19A3" w:rsidRDefault="00000000">
      <w:pPr>
        <w:pStyle w:val="FirstParagraph"/>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w:t>
      </w:r>
      <w:r>
        <w:lastRenderedPageBreak/>
        <w:t xml:space="preserve">the sampling distribution of each underlying transition rate. For example, if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is a survival-related transition from stage </w:t>
      </w:r>
      <m:oMath>
        <m:r>
          <w:rPr>
            <w:rFonts w:ascii="Cambria Math" w:hAnsi="Cambria Math"/>
          </w:rPr>
          <m:t>j</m:t>
        </m:r>
      </m:oMath>
      <w:r>
        <w:t xml:space="preserve"> to </w:t>
      </w:r>
      <m:oMath>
        <m:r>
          <w:rPr>
            <w:rFonts w:ascii="Cambria Math" w:hAnsi="Cambria Math"/>
          </w:rPr>
          <m:t>i</m:t>
        </m:r>
      </m:oMath>
      <w:r>
        <w:t xml:space="preserve">, estimated from the observation that </w:t>
      </w:r>
      <m:oMath>
        <m:r>
          <w:rPr>
            <w:rFonts w:ascii="Cambria Math" w:hAnsi="Cambria Math"/>
          </w:rPr>
          <m:t>k</m:t>
        </m:r>
      </m:oMath>
      <w:r>
        <w:t xml:space="preserve"> out of the </w:t>
      </w:r>
      <m:oMath>
        <m:r>
          <w:rPr>
            <w:rFonts w:ascii="Cambria Math" w:hAnsi="Cambria Math"/>
          </w:rPr>
          <m:t>n</m:t>
        </m:r>
      </m:oMath>
      <w:r>
        <w:t xml:space="preserve"> individuals in stage </w:t>
      </w:r>
      <m:oMath>
        <m:r>
          <w:rPr>
            <w:rFonts w:ascii="Cambria Math" w:hAnsi="Cambria Math"/>
          </w:rPr>
          <m:t>j</m:t>
        </m:r>
      </m:oMath>
      <w:r>
        <w:t xml:space="preserve"> survived and transitioned to stage </w:t>
      </w:r>
      <m:oMath>
        <m:r>
          <w:rPr>
            <w:rFonts w:ascii="Cambria Math" w:hAnsi="Cambria Math"/>
          </w:rPr>
          <m:t>i</m:t>
        </m:r>
      </m:oMath>
      <w:r>
        <w:t xml:space="preserve"> (and the remaining </w:t>
      </w:r>
      <m:oMath>
        <m:r>
          <w:rPr>
            <w:rFonts w:ascii="Cambria Math" w:hAnsi="Cambria Math"/>
          </w:rPr>
          <m:t>n</m:t>
        </m:r>
        <m:r>
          <m:rPr>
            <m:sty m:val="p"/>
          </m:rPr>
          <w:rPr>
            <w:rFonts w:ascii="Cambria Math" w:hAnsi="Cambria Math"/>
          </w:rPr>
          <m:t>-</m:t>
        </m:r>
        <m:r>
          <w:rPr>
            <w:rFonts w:ascii="Cambria Math" w:hAnsi="Cambria Math"/>
          </w:rPr>
          <m:t>k</m:t>
        </m:r>
      </m:oMath>
      <w:r>
        <w:t xml:space="preserve"> died), we can model the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transition as a binomial sample with </w:t>
      </w:r>
      <m:oMath>
        <m:r>
          <w:rPr>
            <w:rFonts w:ascii="Cambria Math" w:hAnsi="Cambria Math"/>
          </w:rPr>
          <m:t>k</m:t>
        </m:r>
      </m:oMath>
      <w:r>
        <w:t xml:space="preserve"> successes in </w:t>
      </w:r>
      <m:oMath>
        <m:r>
          <w:rPr>
            <w:rFonts w:ascii="Cambria Math" w:hAnsi="Cambria Math"/>
          </w:rPr>
          <m:t>n</m:t>
        </m:r>
      </m:oMath>
      <w:r>
        <w:t xml:space="preserve"> trials. We could equivalently use a multinomial likelihood here (given observed counts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of each possible outcome </w:t>
      </w:r>
      <m:oMath>
        <m:r>
          <w:rPr>
            <w:rFonts w:ascii="Cambria Math" w:hAnsi="Cambria Math"/>
          </w:rPr>
          <m:t>m</m:t>
        </m:r>
      </m:oMath>
      <w:r>
        <w:t xml:space="preserve">), which flexibly scales to instances with more than two possible outcomes (e.g. an individual from stage </w:t>
      </w:r>
      <m:oMath>
        <m:r>
          <w:rPr>
            <w:rFonts w:ascii="Cambria Math" w:hAnsi="Cambria Math"/>
          </w:rPr>
          <m:t>j</m:t>
        </m:r>
      </m:oMath>
      <w:r>
        <w:t xml:space="preserve"> might die, survive and remain in stage </w:t>
      </w:r>
      <m:oMath>
        <m:r>
          <w:rPr>
            <w:rFonts w:ascii="Cambria Math" w:hAnsi="Cambria Math"/>
          </w:rPr>
          <m:t>j</m:t>
        </m:r>
      </m:oMath>
      <w:r>
        <w:t xml:space="preserve">, or survive and grow to stage </w:t>
      </w:r>
      <m:oMath>
        <m:r>
          <w:rPr>
            <w:rFonts w:ascii="Cambria Math" w:hAnsi="Cambria Math"/>
          </w:rPr>
          <m:t>j</m:t>
        </m:r>
        <m:r>
          <m:rPr>
            <m:sty m:val="p"/>
          </m:rPr>
          <w:rPr>
            <w:rFonts w:ascii="Cambria Math" w:hAnsi="Cambria Math"/>
          </w:rPr>
          <m:t>+</m:t>
        </m:r>
        <m:r>
          <w:rPr>
            <w:rFonts w:ascii="Cambria Math" w:hAnsi="Cambria Math"/>
          </w:rPr>
          <m:t>1</m:t>
        </m:r>
      </m:oMath>
      <w:r>
        <w:t xml:space="preserve">). For reproductive transitions, we use a Poisson likelihood to model the number of recruits </w:t>
      </w:r>
      <m:oMath>
        <m:r>
          <w:rPr>
            <w:rFonts w:ascii="Cambria Math" w:hAnsi="Cambria Math"/>
          </w:rPr>
          <m:t>k</m:t>
        </m:r>
      </m:oMath>
      <w:r>
        <w:t xml:space="preserve"> produced by a given number of reproductive individuals </w:t>
      </w:r>
      <m:oMath>
        <m:r>
          <w:rPr>
            <w:rFonts w:ascii="Cambria Math" w:hAnsi="Cambria Math"/>
          </w:rPr>
          <m:t>n</m:t>
        </m:r>
      </m:oMath>
      <w:r>
        <w:t>.</w:t>
      </w:r>
    </w:p>
    <w:p w14:paraId="46DE0C5E" w14:textId="77777777" w:rsidR="009D19A3" w:rsidRDefault="00000000">
      <w:pPr>
        <w:pStyle w:val="Heading2"/>
        <w:rPr>
          <w:ins w:id="127" w:author="Owen" w:date="2026-02-28T10:41:00Z" w16du:dateUtc="2026-02-28T09:41:00Z"/>
        </w:rPr>
      </w:pPr>
      <w:bookmarkStart w:id="128" w:name="analyses"/>
      <w:bookmarkEnd w:id="126"/>
      <w:ins w:id="129" w:author="Owen" w:date="2026-02-28T10:41:00Z" w16du:dateUtc="2026-02-28T09:41:00Z">
        <w:r>
          <w:t>Analyses</w:t>
        </w:r>
      </w:ins>
    </w:p>
    <w:p w14:paraId="4F8D3B21" w14:textId="77777777" w:rsidR="009D19A3" w:rsidRDefault="00000000">
      <w:pPr>
        <w:pStyle w:val="FirstParagraph"/>
        <w:pPrChange w:id="130" w:author="Owen" w:date="2026-02-28T10:41:00Z" w16du:dateUtc="2026-02-28T09:41:00Z">
          <w:pPr>
            <w:pStyle w:val="BodyText"/>
          </w:pPr>
        </w:pPrChange>
      </w:pPr>
      <w:r>
        <w:t>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w:t>
      </w:r>
    </w:p>
    <w:p w14:paraId="782237AD" w14:textId="77777777" w:rsidR="009D19A3" w:rsidRDefault="00000000">
      <w:pPr>
        <w:pStyle w:val="Heading3"/>
        <w:rPr>
          <w:ins w:id="131" w:author="Owen" w:date="2026-02-28T10:41:00Z" w16du:dateUtc="2026-02-28T09:41:00Z"/>
        </w:rPr>
      </w:pPr>
      <w:bookmarkStart w:id="132" w:name="illustrative-example"/>
      <w:ins w:id="133" w:author="Owen" w:date="2026-02-28T10:41:00Z" w16du:dateUtc="2026-02-28T09:41:00Z">
        <w:r>
          <w:t>Illustrative example</w:t>
        </w:r>
      </w:ins>
    </w:p>
    <w:p w14:paraId="53BEEE1E" w14:textId="77777777" w:rsidR="009D19A3" w:rsidRDefault="00000000">
      <w:pPr>
        <w:pStyle w:val="FirstParagraph"/>
        <w:pPrChange w:id="134" w:author="Owen" w:date="2026-02-28T10:41:00Z" w16du:dateUtc="2026-02-28T09:41:00Z">
          <w:pPr>
            <w:pStyle w:val="BodyText"/>
          </w:pPr>
        </w:pPrChange>
      </w:pPr>
      <w:commentRangeStart w:id="135"/>
      <w:r>
        <w:t>We</w:t>
      </w:r>
      <w:commentRangeEnd w:id="135"/>
      <w:r w:rsidR="00220036">
        <w:rPr>
          <w:rStyle w:val="CommentReference"/>
          <w:sz w:val="24"/>
          <w:szCs w:val="24"/>
        </w:rPr>
        <w:commentReference w:id="135"/>
      </w:r>
      <w:r>
        <w:t xml:space="preserve"> illustrate with an MPM for the perennial forb </w:t>
      </w:r>
      <w:r>
        <w:rPr>
          <w:i/>
          <w:iCs/>
        </w:rPr>
        <w:t>Agrimonia eupatoria</w:t>
      </w:r>
      <w:r>
        <w:t xml:space="preserve"> (Rosaceae) from a study carried out in southern Sweden (Kiviniemi 2002) (Population ‘B’; projection interval 1997-1998</w:t>
      </w:r>
      <w:del w:id="136" w:author="Owen" w:date="2026-02-28T10:41:00Z" w16du:dateUtc="2026-02-28T09:41:00Z">
        <w:r>
          <w:delText>),</w:delText>
        </w:r>
      </w:del>
      <w:ins w:id="137" w:author="Owen" w:date="2026-02-28T10:41:00Z" w16du:dateUtc="2026-02-28T09:41:00Z">
        <w:r>
          <w:t>). The full matrix is</w:t>
        </w:r>
      </w:ins>
    </w:p>
    <w:p w14:paraId="5EC1E1EB" w14:textId="77777777" w:rsidR="009D19A3" w:rsidRDefault="00000000">
      <w:pPr>
        <w:pStyle w:val="BodyText"/>
      </w:pPr>
      <m:oMathPara>
        <m:oMathParaPr>
          <m:jc m:val="center"/>
        </m:oMathParaPr>
        <m:oMath>
          <m:r>
            <w:rPr>
              <w:rFonts w:ascii="Cambria Math" w:hAnsi="Cambria Math"/>
            </w:rPr>
            <w:lastRenderedPageBreak/>
            <m:t>A</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oMath>
      </m:oMathPara>
    </w:p>
    <w:p w14:paraId="4F04D939" w14:textId="77777777" w:rsidR="009D19A3" w:rsidRDefault="00000000">
      <w:pPr>
        <w:pStyle w:val="FirstParagraph"/>
        <w:rPr>
          <w:ins w:id="138" w:author="Owen" w:date="2026-02-28T10:41:00Z" w16du:dateUtc="2026-02-28T09:41:00Z"/>
        </w:rPr>
      </w:pPr>
      <w:ins w:id="139" w:author="Owen" w:date="2026-02-28T10:41:00Z" w16du:dateUtc="2026-02-28T09:41:00Z">
        <w:r>
          <w:t>Decomposed into survival/growth (</w:t>
        </w:r>
      </w:ins>
      <m:oMath>
        <m:r>
          <w:ins w:id="140" w:author="Owen" w:date="2026-02-28T10:41:00Z" w16du:dateUtc="2026-02-28T09:41:00Z">
            <w:rPr>
              <w:rFonts w:ascii="Cambria Math" w:hAnsi="Cambria Math"/>
            </w:rPr>
            <m:t>U</m:t>
          </w:ins>
        </m:r>
      </m:oMath>
      <w:ins w:id="141" w:author="Owen" w:date="2026-02-28T10:41:00Z" w16du:dateUtc="2026-02-28T09:41:00Z">
        <w:r>
          <w:t>) and reproduction (</w:t>
        </w:r>
      </w:ins>
      <m:oMath>
        <m:r>
          <w:ins w:id="142" w:author="Owen" w:date="2026-02-28T10:41:00Z" w16du:dateUtc="2026-02-28T09:41:00Z">
            <w:rPr>
              <w:rFonts w:ascii="Cambria Math" w:hAnsi="Cambria Math"/>
            </w:rPr>
            <m:t>F</m:t>
          </w:ins>
        </m:r>
      </m:oMath>
      <w:ins w:id="143" w:author="Owen" w:date="2026-02-28T10:41:00Z" w16du:dateUtc="2026-02-28T09:41:00Z">
        <w:r>
          <w:t>) components:</w:t>
        </w:r>
      </w:ins>
    </w:p>
    <w:p w14:paraId="080E4C48" w14:textId="77777777" w:rsidR="009D19A3" w:rsidRDefault="00000000">
      <w:pPr>
        <w:pStyle w:val="BodyText"/>
        <w:rPr>
          <w:ins w:id="144" w:author="Owen" w:date="2026-02-28T10:41:00Z" w16du:dateUtc="2026-02-28T09:41:00Z"/>
        </w:rPr>
      </w:pPr>
      <m:oMathPara>
        <m:oMathParaPr>
          <m:jc m:val="center"/>
        </m:oMathParaPr>
        <m:oMath>
          <m:r>
            <w:ins w:id="145" w:author="Owen" w:date="2026-02-28T10:41:00Z" w16du:dateUtc="2026-02-28T09:41:00Z">
              <w:rPr>
                <w:rFonts w:ascii="Cambria Math" w:hAnsi="Cambria Math"/>
              </w:rPr>
              <m:t>U</m:t>
            </w:ins>
          </m:r>
          <m:r>
            <w:ins w:id="146" w:author="Owen" w:date="2026-02-28T10:41:00Z" w16du:dateUtc="2026-02-28T09:41:00Z">
              <m:rPr>
                <m:sty m:val="p"/>
              </m:rPr>
              <w:rPr>
                <w:rFonts w:ascii="Cambria Math" w:hAnsi="Cambria Math"/>
              </w:rPr>
              <m:t>=</m:t>
            </w:ins>
          </m:r>
          <m:d>
            <m:dPr>
              <m:begChr m:val="["/>
              <m:endChr m:val="]"/>
              <m:ctrlPr>
                <w:ins w:id="147" w:author="Owen" w:date="2026-02-28T10:41:00Z" w16du:dateUtc="2026-02-28T09:41:00Z">
                  <w:rPr>
                    <w:rFonts w:ascii="Cambria Math" w:hAnsi="Cambria Math"/>
                  </w:rPr>
                </w:ins>
              </m:ctrlPr>
            </m:dPr>
            <m:e>
              <m:m>
                <m:mPr>
                  <m:plcHide m:val="1"/>
                  <m:mcs>
                    <m:mc>
                      <m:mcPr>
                        <m:count m:val="4"/>
                        <m:mcJc m:val="center"/>
                      </m:mcPr>
                    </m:mc>
                  </m:mcs>
                  <m:ctrlPr>
                    <w:ins w:id="148" w:author="Owen" w:date="2026-02-28T10:41:00Z" w16du:dateUtc="2026-02-28T09:41:00Z">
                      <w:rPr>
                        <w:rFonts w:ascii="Cambria Math" w:hAnsi="Cambria Math"/>
                      </w:rPr>
                    </w:ins>
                  </m:ctrlPr>
                </m:mPr>
                <m:mr>
                  <m:e>
                    <m:r>
                      <w:ins w:id="149" w:author="Owen" w:date="2026-02-28T10:41:00Z" w16du:dateUtc="2026-02-28T09:41:00Z">
                        <w:rPr>
                          <w:rFonts w:ascii="Cambria Math" w:hAnsi="Cambria Math"/>
                        </w:rPr>
                        <m:t>0</m:t>
                      </w:ins>
                    </m:r>
                  </m:e>
                  <m:e>
                    <m:r>
                      <w:ins w:id="150" w:author="Owen" w:date="2026-02-28T10:41:00Z" w16du:dateUtc="2026-02-28T09:41:00Z">
                        <w:rPr>
                          <w:rFonts w:ascii="Cambria Math" w:hAnsi="Cambria Math"/>
                        </w:rPr>
                        <m:t>0</m:t>
                      </w:ins>
                    </m:r>
                  </m:e>
                  <m:e>
                    <m:r>
                      <w:ins w:id="151" w:author="Owen" w:date="2026-02-28T10:41:00Z" w16du:dateUtc="2026-02-28T09:41:00Z">
                        <w:rPr>
                          <w:rFonts w:ascii="Cambria Math" w:hAnsi="Cambria Math"/>
                        </w:rPr>
                        <m:t>0</m:t>
                      </w:ins>
                    </m:r>
                  </m:e>
                  <m:e>
                    <m:r>
                      <w:ins w:id="152" w:author="Owen" w:date="2026-02-28T10:41:00Z" w16du:dateUtc="2026-02-28T09:41:00Z">
                        <w:rPr>
                          <w:rFonts w:ascii="Cambria Math" w:hAnsi="Cambria Math"/>
                        </w:rPr>
                        <m:t>0</m:t>
                      </w:ins>
                    </m:r>
                  </m:e>
                </m:mr>
                <m:mr>
                  <m:e>
                    <m:r>
                      <w:ins w:id="153" w:author="Owen" w:date="2026-02-28T10:41:00Z" w16du:dateUtc="2026-02-28T09:41:00Z">
                        <w:rPr>
                          <w:rFonts w:ascii="Cambria Math" w:hAnsi="Cambria Math"/>
                        </w:rPr>
                        <m:t>0.86</m:t>
                      </w:ins>
                    </m:r>
                  </m:e>
                  <m:e>
                    <m:r>
                      <w:ins w:id="154" w:author="Owen" w:date="2026-02-28T10:41:00Z" w16du:dateUtc="2026-02-28T09:41:00Z">
                        <w:rPr>
                          <w:rFonts w:ascii="Cambria Math" w:hAnsi="Cambria Math"/>
                        </w:rPr>
                        <m:t>0.78</m:t>
                      </w:ins>
                    </m:r>
                  </m:e>
                  <m:e>
                    <m:r>
                      <w:ins w:id="155" w:author="Owen" w:date="2026-02-28T10:41:00Z" w16du:dateUtc="2026-02-28T09:41:00Z">
                        <w:rPr>
                          <w:rFonts w:ascii="Cambria Math" w:hAnsi="Cambria Math"/>
                        </w:rPr>
                        <m:t>0</m:t>
                      </w:ins>
                    </m:r>
                  </m:e>
                  <m:e>
                    <m:r>
                      <w:ins w:id="156" w:author="Owen" w:date="2026-02-28T10:41:00Z" w16du:dateUtc="2026-02-28T09:41:00Z">
                        <w:rPr>
                          <w:rFonts w:ascii="Cambria Math" w:hAnsi="Cambria Math"/>
                        </w:rPr>
                        <m:t>0</m:t>
                      </w:ins>
                    </m:r>
                  </m:e>
                </m:mr>
                <m:mr>
                  <m:e>
                    <m:r>
                      <w:ins w:id="157" w:author="Owen" w:date="2026-02-28T10:41:00Z" w16du:dateUtc="2026-02-28T09:41:00Z">
                        <w:rPr>
                          <w:rFonts w:ascii="Cambria Math" w:hAnsi="Cambria Math"/>
                        </w:rPr>
                        <m:t>0.06</m:t>
                      </w:ins>
                    </m:r>
                  </m:e>
                  <m:e>
                    <m:r>
                      <w:ins w:id="158" w:author="Owen" w:date="2026-02-28T10:41:00Z" w16du:dateUtc="2026-02-28T09:41:00Z">
                        <w:rPr>
                          <w:rFonts w:ascii="Cambria Math" w:hAnsi="Cambria Math"/>
                        </w:rPr>
                        <m:t>0.67</m:t>
                      </w:ins>
                    </m:r>
                  </m:e>
                  <m:e>
                    <m:r>
                      <w:ins w:id="159" w:author="Owen" w:date="2026-02-28T10:41:00Z" w16du:dateUtc="2026-02-28T09:41:00Z">
                        <w:rPr>
                          <w:rFonts w:ascii="Cambria Math" w:hAnsi="Cambria Math"/>
                        </w:rPr>
                        <m:t>0.28</m:t>
                      </w:ins>
                    </m:r>
                  </m:e>
                  <m:e>
                    <m:r>
                      <w:ins w:id="160" w:author="Owen" w:date="2026-02-28T10:41:00Z" w16du:dateUtc="2026-02-28T09:41:00Z">
                        <w:rPr>
                          <w:rFonts w:ascii="Cambria Math" w:hAnsi="Cambria Math"/>
                        </w:rPr>
                        <m:t>0</m:t>
                      </w:ins>
                    </m:r>
                  </m:e>
                </m:mr>
                <m:mr>
                  <m:e>
                    <m:r>
                      <w:ins w:id="161" w:author="Owen" w:date="2026-02-28T10:41:00Z" w16du:dateUtc="2026-02-28T09:41:00Z">
                        <w:rPr>
                          <w:rFonts w:ascii="Cambria Math" w:hAnsi="Cambria Math"/>
                        </w:rPr>
                        <m:t>0</m:t>
                      </w:ins>
                    </m:r>
                  </m:e>
                  <m:e>
                    <m:r>
                      <w:ins w:id="162" w:author="Owen" w:date="2026-02-28T10:41:00Z" w16du:dateUtc="2026-02-28T09:41:00Z">
                        <w:rPr>
                          <w:rFonts w:ascii="Cambria Math" w:hAnsi="Cambria Math"/>
                        </w:rPr>
                        <m:t>0</m:t>
                      </w:ins>
                    </m:r>
                  </m:e>
                  <m:e>
                    <m:r>
                      <w:ins w:id="163" w:author="Owen" w:date="2026-02-28T10:41:00Z" w16du:dateUtc="2026-02-28T09:41:00Z">
                        <w:rPr>
                          <w:rFonts w:ascii="Cambria Math" w:hAnsi="Cambria Math"/>
                        </w:rPr>
                        <m:t>0.22</m:t>
                      </w:ins>
                    </m:r>
                  </m:e>
                  <m:e>
                    <m:r>
                      <w:ins w:id="164" w:author="Owen" w:date="2026-02-28T10:41:00Z" w16du:dateUtc="2026-02-28T09:41:00Z">
                        <w:rPr>
                          <w:rFonts w:ascii="Cambria Math" w:hAnsi="Cambria Math"/>
                        </w:rPr>
                        <m:t>0.70</m:t>
                      </w:ins>
                    </m:r>
                  </m:e>
                </m:mr>
              </m:m>
            </m:e>
          </m:d>
          <m:r>
            <w:ins w:id="165" w:author="Owen" w:date="2026-02-28T10:41:00Z" w16du:dateUtc="2026-02-28T09:41:00Z">
              <m:rPr>
                <m:sty m:val="p"/>
              </m:rPr>
              <w:rPr>
                <w:rFonts w:ascii="Cambria Math" w:hAnsi="Cambria Math"/>
              </w:rPr>
              <m:t>,</m:t>
            </w:ins>
          </m:r>
          <m:r>
            <w:ins w:id="166" w:author="Owen" w:date="2026-02-28T10:41:00Z" w16du:dateUtc="2026-02-28T09:41:00Z">
              <w:rPr>
                <w:rFonts w:ascii="Cambria Math" w:hAnsi="Cambria Math"/>
              </w:rPr>
              <m:t> F</m:t>
            </w:ins>
          </m:r>
          <m:r>
            <w:ins w:id="167" w:author="Owen" w:date="2026-02-28T10:41:00Z" w16du:dateUtc="2026-02-28T09:41:00Z">
              <m:rPr>
                <m:sty m:val="p"/>
              </m:rPr>
              <w:rPr>
                <w:rFonts w:ascii="Cambria Math" w:hAnsi="Cambria Math"/>
              </w:rPr>
              <m:t>=</m:t>
            </w:ins>
          </m:r>
          <m:d>
            <m:dPr>
              <m:begChr m:val="["/>
              <m:endChr m:val="]"/>
              <m:ctrlPr>
                <w:ins w:id="168" w:author="Owen" w:date="2026-02-28T10:41:00Z" w16du:dateUtc="2026-02-28T09:41:00Z">
                  <w:rPr>
                    <w:rFonts w:ascii="Cambria Math" w:hAnsi="Cambria Math"/>
                  </w:rPr>
                </w:ins>
              </m:ctrlPr>
            </m:dPr>
            <m:e>
              <m:m>
                <m:mPr>
                  <m:plcHide m:val="1"/>
                  <m:mcs>
                    <m:mc>
                      <m:mcPr>
                        <m:count m:val="4"/>
                        <m:mcJc m:val="center"/>
                      </m:mcPr>
                    </m:mc>
                  </m:mcs>
                  <m:ctrlPr>
                    <w:ins w:id="169" w:author="Owen" w:date="2026-02-28T10:41:00Z" w16du:dateUtc="2026-02-28T09:41:00Z">
                      <w:rPr>
                        <w:rFonts w:ascii="Cambria Math" w:hAnsi="Cambria Math"/>
                      </w:rPr>
                    </w:ins>
                  </m:ctrlPr>
                </m:mPr>
                <m:mr>
                  <m:e>
                    <m:r>
                      <w:ins w:id="170" w:author="Owen" w:date="2026-02-28T10:41:00Z" w16du:dateUtc="2026-02-28T09:41:00Z">
                        <w:rPr>
                          <w:rFonts w:ascii="Cambria Math" w:hAnsi="Cambria Math"/>
                        </w:rPr>
                        <m:t>0</m:t>
                      </w:ins>
                    </m:r>
                  </m:e>
                  <m:e>
                    <m:r>
                      <w:ins w:id="171" w:author="Owen" w:date="2026-02-28T10:41:00Z" w16du:dateUtc="2026-02-28T09:41:00Z">
                        <w:rPr>
                          <w:rFonts w:ascii="Cambria Math" w:hAnsi="Cambria Math"/>
                        </w:rPr>
                        <m:t>0</m:t>
                      </w:ins>
                    </m:r>
                  </m:e>
                  <m:e>
                    <m:r>
                      <w:ins w:id="172" w:author="Owen" w:date="2026-02-28T10:41:00Z" w16du:dateUtc="2026-02-28T09:41:00Z">
                        <w:rPr>
                          <w:rFonts w:ascii="Cambria Math" w:hAnsi="Cambria Math"/>
                        </w:rPr>
                        <m:t>0</m:t>
                      </w:ins>
                    </m:r>
                  </m:e>
                  <m:e>
                    <m:r>
                      <w:ins w:id="173" w:author="Owen" w:date="2026-02-28T10:41:00Z" w16du:dateUtc="2026-02-28T09:41:00Z">
                        <w:rPr>
                          <w:rFonts w:ascii="Cambria Math" w:hAnsi="Cambria Math"/>
                        </w:rPr>
                        <m:t>0.19</m:t>
                      </w:ins>
                    </m:r>
                  </m:e>
                </m:mr>
                <m:mr>
                  <m:e>
                    <m:r>
                      <w:ins w:id="174" w:author="Owen" w:date="2026-02-28T10:41:00Z" w16du:dateUtc="2026-02-28T09:41:00Z">
                        <w:rPr>
                          <w:rFonts w:ascii="Cambria Math" w:hAnsi="Cambria Math"/>
                        </w:rPr>
                        <m:t>0</m:t>
                      </w:ins>
                    </m:r>
                  </m:e>
                  <m:e>
                    <m:r>
                      <w:ins w:id="175" w:author="Owen" w:date="2026-02-28T10:41:00Z" w16du:dateUtc="2026-02-28T09:41:00Z">
                        <w:rPr>
                          <w:rFonts w:ascii="Cambria Math" w:hAnsi="Cambria Math"/>
                        </w:rPr>
                        <m:t>0</m:t>
                      </w:ins>
                    </m:r>
                  </m:e>
                  <m:e>
                    <m:r>
                      <w:ins w:id="176" w:author="Owen" w:date="2026-02-28T10:41:00Z" w16du:dateUtc="2026-02-28T09:41:00Z">
                        <w:rPr>
                          <w:rFonts w:ascii="Cambria Math" w:hAnsi="Cambria Math"/>
                        </w:rPr>
                        <m:t>0</m:t>
                      </w:ins>
                    </m:r>
                  </m:e>
                  <m:e>
                    <m:r>
                      <w:ins w:id="177" w:author="Owen" w:date="2026-02-28T10:41:00Z" w16du:dateUtc="2026-02-28T09:41:00Z">
                        <w:rPr>
                          <w:rFonts w:ascii="Cambria Math" w:hAnsi="Cambria Math"/>
                        </w:rPr>
                        <m:t>0</m:t>
                      </w:ins>
                    </m:r>
                  </m:e>
                </m:mr>
                <m:mr>
                  <m:e>
                    <m:r>
                      <w:ins w:id="178" w:author="Owen" w:date="2026-02-28T10:41:00Z" w16du:dateUtc="2026-02-28T09:41:00Z">
                        <w:rPr>
                          <w:rFonts w:ascii="Cambria Math" w:hAnsi="Cambria Math"/>
                        </w:rPr>
                        <m:t>0</m:t>
                      </w:ins>
                    </m:r>
                  </m:e>
                  <m:e>
                    <m:r>
                      <w:ins w:id="179" w:author="Owen" w:date="2026-02-28T10:41:00Z" w16du:dateUtc="2026-02-28T09:41:00Z">
                        <w:rPr>
                          <w:rFonts w:ascii="Cambria Math" w:hAnsi="Cambria Math"/>
                        </w:rPr>
                        <m:t>0</m:t>
                      </w:ins>
                    </m:r>
                  </m:e>
                  <m:e>
                    <m:r>
                      <w:ins w:id="180" w:author="Owen" w:date="2026-02-28T10:41:00Z" w16du:dateUtc="2026-02-28T09:41:00Z">
                        <w:rPr>
                          <w:rFonts w:ascii="Cambria Math" w:hAnsi="Cambria Math"/>
                        </w:rPr>
                        <m:t>0</m:t>
                      </w:ins>
                    </m:r>
                  </m:e>
                  <m:e>
                    <m:r>
                      <w:ins w:id="181" w:author="Owen" w:date="2026-02-28T10:41:00Z" w16du:dateUtc="2026-02-28T09:41:00Z">
                        <w:rPr>
                          <w:rFonts w:ascii="Cambria Math" w:hAnsi="Cambria Math"/>
                        </w:rPr>
                        <m:t>0</m:t>
                      </w:ins>
                    </m:r>
                  </m:e>
                </m:mr>
                <m:mr>
                  <m:e>
                    <m:r>
                      <w:ins w:id="182" w:author="Owen" w:date="2026-02-28T10:41:00Z" w16du:dateUtc="2026-02-28T09:41:00Z">
                        <w:rPr>
                          <w:rFonts w:ascii="Cambria Math" w:hAnsi="Cambria Math"/>
                        </w:rPr>
                        <m:t>0</m:t>
                      </w:ins>
                    </m:r>
                  </m:e>
                  <m:e>
                    <m:r>
                      <w:ins w:id="183" w:author="Owen" w:date="2026-02-28T10:41:00Z" w16du:dateUtc="2026-02-28T09:41:00Z">
                        <w:rPr>
                          <w:rFonts w:ascii="Cambria Math" w:hAnsi="Cambria Math"/>
                        </w:rPr>
                        <m:t>0</m:t>
                      </w:ins>
                    </m:r>
                  </m:e>
                  <m:e>
                    <m:r>
                      <w:ins w:id="184" w:author="Owen" w:date="2026-02-28T10:41:00Z" w16du:dateUtc="2026-02-28T09:41:00Z">
                        <w:rPr>
                          <w:rFonts w:ascii="Cambria Math" w:hAnsi="Cambria Math"/>
                        </w:rPr>
                        <m:t>0</m:t>
                      </w:ins>
                    </m:r>
                  </m:e>
                  <m:e>
                    <m:r>
                      <w:ins w:id="185" w:author="Owen" w:date="2026-02-28T10:41:00Z" w16du:dateUtc="2026-02-28T09:41:00Z">
                        <w:rPr>
                          <w:rFonts w:ascii="Cambria Math" w:hAnsi="Cambria Math"/>
                        </w:rPr>
                        <m:t>0</m:t>
                      </w:ins>
                    </m:r>
                  </m:e>
                </m:mr>
              </m:m>
            </m:e>
          </m:d>
          <m:r>
            <w:ins w:id="186" w:author="Owen" w:date="2026-02-28T10:41:00Z" w16du:dateUtc="2026-02-28T09:41:00Z">
              <m:rPr>
                <m:sty m:val="p"/>
              </m:rPr>
              <w:rPr>
                <w:rFonts w:ascii="Cambria Math" w:hAnsi="Cambria Math"/>
              </w:rPr>
              <m:t>.</m:t>
            </w:ins>
          </m:r>
        </m:oMath>
      </m:oMathPara>
    </w:p>
    <w:p w14:paraId="27912134" w14:textId="77777777" w:rsidR="009D19A3" w:rsidRDefault="00000000">
      <w:pPr>
        <w:pStyle w:val="FirstParagraph"/>
      </w:pPr>
      <w:r>
        <w:t xml:space="preserve">In that study, ~80 plants were monitored each year in a population estimated at ~1000 individuals. </w:t>
      </w:r>
      <w:del w:id="187" w:author="Owen" w:date="2026-02-28T10:41:00Z" w16du:dateUtc="2026-02-28T09:41:00Z">
        <w:r>
          <w:delText>The raw</w:delText>
        </w:r>
      </w:del>
      <w:ins w:id="188" w:author="Owen" w:date="2026-02-28T10:41:00Z" w16du:dateUtc="2026-02-28T09:41:00Z">
        <w:r>
          <w:t xml:space="preserve">Mirroring the </w:t>
        </w:r>
      </w:ins>
      <m:oMath>
        <m:r>
          <w:ins w:id="189" w:author="Owen" w:date="2026-02-28T10:41:00Z" w16du:dateUtc="2026-02-28T09:41:00Z">
            <w:rPr>
              <w:rFonts w:ascii="Cambria Math" w:hAnsi="Cambria Math"/>
            </w:rPr>
            <m:t>A</m:t>
          </w:ins>
        </m:r>
        <m:r>
          <w:ins w:id="190" w:author="Owen" w:date="2026-02-28T10:41:00Z" w16du:dateUtc="2026-02-28T09:41:00Z">
            <m:rPr>
              <m:sty m:val="p"/>
            </m:rPr>
            <w:rPr>
              <w:rFonts w:ascii="Cambria Math" w:hAnsi="Cambria Math"/>
            </w:rPr>
            <m:t>=</m:t>
          </w:ins>
        </m:r>
        <m:r>
          <w:ins w:id="191" w:author="Owen" w:date="2026-02-28T10:41:00Z" w16du:dateUtc="2026-02-28T09:41:00Z">
            <w:rPr>
              <w:rFonts w:ascii="Cambria Math" w:hAnsi="Cambria Math"/>
            </w:rPr>
            <m:t>U</m:t>
          </w:ins>
        </m:r>
        <m:r>
          <w:ins w:id="192" w:author="Owen" w:date="2026-02-28T10:41:00Z" w16du:dateUtc="2026-02-28T09:41:00Z">
            <m:rPr>
              <m:sty m:val="p"/>
            </m:rPr>
            <w:rPr>
              <w:rFonts w:ascii="Cambria Math" w:hAnsi="Cambria Math"/>
            </w:rPr>
            <m:t>+</m:t>
          </w:ins>
        </m:r>
        <m:r>
          <w:ins w:id="193" w:author="Owen" w:date="2026-02-28T10:41:00Z" w16du:dateUtc="2026-02-28T09:41:00Z">
            <w:rPr>
              <w:rFonts w:ascii="Cambria Math" w:hAnsi="Cambria Math"/>
            </w:rPr>
            <m:t>F</m:t>
          </w:ins>
        </m:r>
      </m:oMath>
      <w:ins w:id="194" w:author="Owen" w:date="2026-02-28T10:41:00Z" w16du:dateUtc="2026-02-28T09:41:00Z">
        <w:r>
          <w:t xml:space="preserve"> decomposition above, the observed</w:t>
        </w:r>
      </w:ins>
      <w:r>
        <w:t xml:space="preserve"> transition frequencies </w:t>
      </w:r>
      <w:del w:id="195" w:author="Owen" w:date="2026-02-28T10:41:00Z" w16du:dateUtc="2026-02-28T09:41:00Z">
        <w:r>
          <w:delText>used to derive the focal MPM (including death transitions appended</w:delText>
        </w:r>
      </w:del>
      <w:ins w:id="196" w:author="Owen" w:date="2026-02-28T10:41:00Z" w16du:dateUtc="2026-02-28T09:41:00Z">
        <w:r>
          <w:t>can be written</w:t>
        </w:r>
      </w:ins>
      <w:r>
        <w:t xml:space="preserve"> as</w:t>
      </w:r>
      <w:del w:id="197" w:author="Owen" w:date="2026-02-28T10:41:00Z" w16du:dateUtc="2026-02-28T09:41:00Z">
        <w:r>
          <w:delText xml:space="preserve"> an extra row) were</w:delText>
        </w:r>
      </w:del>
      <w:ins w:id="198" w:author="Owen" w:date="2026-02-28T10:41:00Z" w16du:dateUtc="2026-02-28T09:41:00Z">
        <w:r>
          <w:t>:</w:t>
        </w:r>
      </w:ins>
    </w:p>
    <w:p w14:paraId="04E070D4" w14:textId="77777777" w:rsidR="00F76C90" w:rsidRDefault="00000000">
      <w:pPr>
        <w:pStyle w:val="BodyText"/>
        <w:rPr>
          <w:del w:id="199" w:author="Owen" w:date="2026-02-28T10:41:00Z" w16du:dateUtc="2026-02-28T09:41:00Z"/>
        </w:rPr>
      </w:pPr>
      <m:oMathPara>
        <m:oMathParaPr>
          <m:jc m:val="center"/>
        </m:oMathParaPr>
        <m:oMath>
          <m:m>
            <m:mPr>
              <m:plcHide m:val="1"/>
              <m:mcs>
                <m:mc>
                  <m:mcPr>
                    <m:count m:val="1"/>
                    <m:mcJc m:val="right"/>
                  </m:mcPr>
                </m:mc>
                <m:mc>
                  <m:mcPr>
                    <m:count m:val="1"/>
                    <m:mcJc m:val="left"/>
                  </m:mcPr>
                </m:mc>
              </m:mcs>
              <m:ctrlPr>
                <w:del w:id="200" w:author="Owen" w:date="2026-02-28T10:41:00Z" w16du:dateUtc="2026-02-28T09:41:00Z">
                  <w:rPr>
                    <w:rFonts w:ascii="Cambria Math" w:hAnsi="Cambria Math"/>
                  </w:rPr>
                </w:del>
              </m:ctrlPr>
            </m:mPr>
            <m:mr>
              <m:e/>
              <m:e>
                <m:sSub>
                  <m:sSubPr>
                    <m:ctrlPr>
                      <w:del w:id="201" w:author="Owen" w:date="2026-02-28T10:41:00Z" w16du:dateUtc="2026-02-28T09:41:00Z">
                        <w:rPr>
                          <w:rFonts w:ascii="Cambria Math" w:hAnsi="Cambria Math"/>
                        </w:rPr>
                      </w:del>
                    </m:ctrlPr>
                  </m:sSubPr>
                  <m:e>
                    <m:r>
                      <w:del w:id="202" w:author="Owen" w:date="2026-02-28T10:41:00Z" w16du:dateUtc="2026-02-28T09:41:00Z">
                        <w:rPr>
                          <w:rFonts w:ascii="Cambria Math" w:hAnsi="Cambria Math"/>
                        </w:rPr>
                        <m:t>F</m:t>
                      </w:del>
                    </m:r>
                  </m:e>
                  <m:sub>
                    <m:r>
                      <w:del w:id="203" w:author="Owen" w:date="2026-02-28T10:41:00Z" w16du:dateUtc="2026-02-28T09:41:00Z">
                        <w:rPr>
                          <w:rFonts w:ascii="Cambria Math" w:hAnsi="Cambria Math"/>
                        </w:rPr>
                        <m:t>14</m:t>
                      </w:del>
                    </m:r>
                  </m:sub>
                </m:sSub>
                <m:r>
                  <w:del w:id="204" w:author="Owen" w:date="2026-02-28T10:41:00Z" w16du:dateUtc="2026-02-28T09:41:00Z">
                    <m:rPr>
                      <m:sty m:val="p"/>
                    </m:rPr>
                    <w:rPr>
                      <w:rFonts w:ascii="Cambria Math" w:hAnsi="Cambria Math"/>
                    </w:rPr>
                    <m:t>=</m:t>
                  </w:del>
                </m:r>
                <m:r>
                  <w:del w:id="205" w:author="Owen" w:date="2026-02-28T10:41:00Z" w16du:dateUtc="2026-02-28T09:41:00Z">
                    <w:rPr>
                      <w:rFonts w:ascii="Cambria Math" w:hAnsi="Cambria Math"/>
                    </w:rPr>
                    <m:t>9</m:t>
                  </w:del>
                </m:r>
                <m:r>
                  <w:del w:id="206" w:author="Owen" w:date="2026-02-28T10:41:00Z" w16du:dateUtc="2026-02-28T09:41:00Z">
                    <m:rPr>
                      <m:sty m:val="p"/>
                    </m:rPr>
                    <w:rPr>
                      <w:rFonts w:ascii="Cambria Math" w:hAnsi="Cambria Math"/>
                    </w:rPr>
                    <m:t>/</m:t>
                  </w:del>
                </m:r>
                <m:r>
                  <w:del w:id="207" w:author="Owen" w:date="2026-02-28T10:41:00Z" w16du:dateUtc="2026-02-28T09:41:00Z">
                    <w:rPr>
                      <w:rFonts w:ascii="Cambria Math" w:hAnsi="Cambria Math"/>
                    </w:rPr>
                    <m:t>47</m:t>
                  </w:del>
                </m:r>
                <m:r>
                  <w:del w:id="208" w:author="Owen" w:date="2026-02-28T10:41:00Z" w16du:dateUtc="2026-02-28T09:41:00Z">
                    <m:rPr>
                      <m:sty m:val="p"/>
                    </m:rPr>
                    <w:rPr>
                      <w:rFonts w:ascii="Cambria Math" w:hAnsi="Cambria Math"/>
                    </w:rPr>
                    <m:t>,</m:t>
                  </w:del>
                </m:r>
                <m:r>
                  <w:del w:id="209" w:author="Owen" w:date="2026-02-28T10:41:00Z" w16du:dateUtc="2026-02-28T09:41:00Z">
                    <w:rPr>
                      <w:rFonts w:ascii="Cambria Math" w:hAnsi="Cambria Math"/>
                    </w:rPr>
                    <m:t> </m:t>
                  </w:del>
                </m:r>
                <m:sSub>
                  <m:sSubPr>
                    <m:ctrlPr>
                      <w:del w:id="210" w:author="Owen" w:date="2026-02-28T10:41:00Z" w16du:dateUtc="2026-02-28T09:41:00Z">
                        <w:rPr>
                          <w:rFonts w:ascii="Cambria Math" w:hAnsi="Cambria Math"/>
                        </w:rPr>
                      </w:del>
                    </m:ctrlPr>
                  </m:sSubPr>
                  <m:e>
                    <m:r>
                      <w:del w:id="211" w:author="Owen" w:date="2026-02-28T10:41:00Z" w16du:dateUtc="2026-02-28T09:41:00Z">
                        <w:rPr>
                          <w:rFonts w:ascii="Cambria Math" w:hAnsi="Cambria Math"/>
                        </w:rPr>
                        <m:t>U</m:t>
                      </w:del>
                    </m:r>
                  </m:e>
                  <m:sub>
                    <m:r>
                      <w:del w:id="212" w:author="Owen" w:date="2026-02-28T10:41:00Z" w16du:dateUtc="2026-02-28T09:41:00Z">
                        <w:rPr>
                          <w:rFonts w:ascii="Cambria Math" w:hAnsi="Cambria Math"/>
                        </w:rPr>
                        <m:t>21</m:t>
                      </w:del>
                    </m:r>
                  </m:sub>
                </m:sSub>
                <m:r>
                  <w:del w:id="213" w:author="Owen" w:date="2026-02-28T10:41:00Z" w16du:dateUtc="2026-02-28T09:41:00Z">
                    <m:rPr>
                      <m:sty m:val="p"/>
                    </m:rPr>
                    <w:rPr>
                      <w:rFonts w:ascii="Cambria Math" w:hAnsi="Cambria Math"/>
                    </w:rPr>
                    <m:t>=</m:t>
                  </w:del>
                </m:r>
                <m:r>
                  <w:del w:id="214" w:author="Owen" w:date="2026-02-28T10:41:00Z" w16du:dateUtc="2026-02-28T09:41:00Z">
                    <w:rPr>
                      <w:rFonts w:ascii="Cambria Math" w:hAnsi="Cambria Math"/>
                    </w:rPr>
                    <m:t>12</m:t>
                  </w:del>
                </m:r>
                <m:r>
                  <w:del w:id="215" w:author="Owen" w:date="2026-02-28T10:41:00Z" w16du:dateUtc="2026-02-28T09:41:00Z">
                    <m:rPr>
                      <m:sty m:val="p"/>
                    </m:rPr>
                    <w:rPr>
                      <w:rFonts w:ascii="Cambria Math" w:hAnsi="Cambria Math"/>
                    </w:rPr>
                    <m:t>/</m:t>
                  </w:del>
                </m:r>
                <m:r>
                  <w:del w:id="216" w:author="Owen" w:date="2026-02-28T10:41:00Z" w16du:dateUtc="2026-02-28T09:41:00Z">
                    <w:rPr>
                      <w:rFonts w:ascii="Cambria Math" w:hAnsi="Cambria Math"/>
                    </w:rPr>
                    <m:t>14</m:t>
                  </w:del>
                </m:r>
                <m:r>
                  <w:del w:id="217" w:author="Owen" w:date="2026-02-28T10:41:00Z" w16du:dateUtc="2026-02-28T09:41:00Z">
                    <m:rPr>
                      <m:sty m:val="p"/>
                    </m:rPr>
                    <w:rPr>
                      <w:rFonts w:ascii="Cambria Math" w:hAnsi="Cambria Math"/>
                    </w:rPr>
                    <m:t>,</m:t>
                  </w:del>
                </m:r>
                <m:r>
                  <w:del w:id="218" w:author="Owen" w:date="2026-02-28T10:41:00Z" w16du:dateUtc="2026-02-28T09:41:00Z">
                    <w:rPr>
                      <w:rFonts w:ascii="Cambria Math" w:hAnsi="Cambria Math"/>
                    </w:rPr>
                    <m:t> </m:t>
                  </w:del>
                </m:r>
                <m:sSub>
                  <m:sSubPr>
                    <m:ctrlPr>
                      <w:del w:id="219" w:author="Owen" w:date="2026-02-28T10:41:00Z" w16du:dateUtc="2026-02-28T09:41:00Z">
                        <w:rPr>
                          <w:rFonts w:ascii="Cambria Math" w:hAnsi="Cambria Math"/>
                        </w:rPr>
                      </w:del>
                    </m:ctrlPr>
                  </m:sSubPr>
                  <m:e>
                    <m:r>
                      <w:del w:id="220" w:author="Owen" w:date="2026-02-28T10:41:00Z" w16du:dateUtc="2026-02-28T09:41:00Z">
                        <w:rPr>
                          <w:rFonts w:ascii="Cambria Math" w:hAnsi="Cambria Math"/>
                        </w:rPr>
                        <m:t>U</m:t>
                      </w:del>
                    </m:r>
                  </m:e>
                  <m:sub>
                    <m:r>
                      <w:del w:id="221" w:author="Owen" w:date="2026-02-28T10:41:00Z" w16du:dateUtc="2026-02-28T09:41:00Z">
                        <w:rPr>
                          <w:rFonts w:ascii="Cambria Math" w:hAnsi="Cambria Math"/>
                        </w:rPr>
                        <m:t>22</m:t>
                      </w:del>
                    </m:r>
                  </m:sub>
                </m:sSub>
                <m:r>
                  <w:del w:id="222" w:author="Owen" w:date="2026-02-28T10:41:00Z" w16du:dateUtc="2026-02-28T09:41:00Z">
                    <m:rPr>
                      <m:sty m:val="p"/>
                    </m:rPr>
                    <w:rPr>
                      <w:rFonts w:ascii="Cambria Math" w:hAnsi="Cambria Math"/>
                    </w:rPr>
                    <m:t>=</m:t>
                  </w:del>
                </m:r>
                <m:r>
                  <w:del w:id="223" w:author="Owen" w:date="2026-02-28T10:41:00Z" w16du:dateUtc="2026-02-28T09:41:00Z">
                    <w:rPr>
                      <w:rFonts w:ascii="Cambria Math" w:hAnsi="Cambria Math"/>
                    </w:rPr>
                    <m:t>14</m:t>
                  </w:del>
                </m:r>
                <m:r>
                  <w:del w:id="224" w:author="Owen" w:date="2026-02-28T10:41:00Z" w16du:dateUtc="2026-02-28T09:41:00Z">
                    <m:rPr>
                      <m:sty m:val="p"/>
                    </m:rPr>
                    <w:rPr>
                      <w:rFonts w:ascii="Cambria Math" w:hAnsi="Cambria Math"/>
                    </w:rPr>
                    <m:t>/</m:t>
                  </w:del>
                </m:r>
                <m:r>
                  <w:del w:id="225" w:author="Owen" w:date="2026-02-28T10:41:00Z" w16du:dateUtc="2026-02-28T09:41:00Z">
                    <w:rPr>
                      <w:rFonts w:ascii="Cambria Math" w:hAnsi="Cambria Math"/>
                    </w:rPr>
                    <m:t>18</m:t>
                  </w:del>
                </m:r>
                <m:r>
                  <w:del w:id="226" w:author="Owen" w:date="2026-02-28T10:41:00Z" w16du:dateUtc="2026-02-28T09:41:00Z">
                    <m:rPr>
                      <m:sty m:val="p"/>
                    </m:rPr>
                    <w:rPr>
                      <w:rFonts w:ascii="Cambria Math" w:hAnsi="Cambria Math"/>
                    </w:rPr>
                    <m:t>,</m:t>
                  </w:del>
                </m:r>
                <m:r>
                  <w:del w:id="227" w:author="Owen" w:date="2026-02-28T10:41:00Z" w16du:dateUtc="2026-02-28T09:41:00Z">
                    <w:rPr>
                      <w:rFonts w:ascii="Cambria Math" w:hAnsi="Cambria Math"/>
                    </w:rPr>
                    <m:t> </m:t>
                  </w:del>
                </m:r>
                <m:sSub>
                  <m:sSubPr>
                    <m:ctrlPr>
                      <w:del w:id="228" w:author="Owen" w:date="2026-02-28T10:41:00Z" w16du:dateUtc="2026-02-28T09:41:00Z">
                        <w:rPr>
                          <w:rFonts w:ascii="Cambria Math" w:hAnsi="Cambria Math"/>
                        </w:rPr>
                      </w:del>
                    </m:ctrlPr>
                  </m:sSubPr>
                  <m:e>
                    <m:r>
                      <w:del w:id="229" w:author="Owen" w:date="2026-02-28T10:41:00Z" w16du:dateUtc="2026-02-28T09:41:00Z">
                        <w:rPr>
                          <w:rFonts w:ascii="Cambria Math" w:hAnsi="Cambria Math"/>
                        </w:rPr>
                        <m:t>U</m:t>
                      </w:del>
                    </m:r>
                  </m:e>
                  <m:sub>
                    <m:r>
                      <w:del w:id="230" w:author="Owen" w:date="2026-02-28T10:41:00Z" w16du:dateUtc="2026-02-28T09:41:00Z">
                        <w:rPr>
                          <w:rFonts w:ascii="Cambria Math" w:hAnsi="Cambria Math"/>
                        </w:rPr>
                        <m:t>32</m:t>
                      </w:del>
                    </m:r>
                  </m:sub>
                </m:sSub>
                <m:r>
                  <w:del w:id="231" w:author="Owen" w:date="2026-02-28T10:41:00Z" w16du:dateUtc="2026-02-28T09:41:00Z">
                    <m:rPr>
                      <m:sty m:val="p"/>
                    </m:rPr>
                    <w:rPr>
                      <w:rFonts w:ascii="Cambria Math" w:hAnsi="Cambria Math"/>
                    </w:rPr>
                    <m:t>=</m:t>
                  </w:del>
                </m:r>
                <m:r>
                  <w:del w:id="232" w:author="Owen" w:date="2026-02-28T10:41:00Z" w16du:dateUtc="2026-02-28T09:41:00Z">
                    <w:rPr>
                      <w:rFonts w:ascii="Cambria Math" w:hAnsi="Cambria Math"/>
                    </w:rPr>
                    <m:t>1</m:t>
                  </w:del>
                </m:r>
                <m:r>
                  <w:del w:id="233" w:author="Owen" w:date="2026-02-28T10:41:00Z" w16du:dateUtc="2026-02-28T09:41:00Z">
                    <m:rPr>
                      <m:sty m:val="p"/>
                    </m:rPr>
                    <w:rPr>
                      <w:rFonts w:ascii="Cambria Math" w:hAnsi="Cambria Math"/>
                    </w:rPr>
                    <m:t>/</m:t>
                  </w:del>
                </m:r>
                <m:r>
                  <w:del w:id="234" w:author="Owen" w:date="2026-02-28T10:41:00Z" w16du:dateUtc="2026-02-28T09:41:00Z">
                    <w:rPr>
                      <w:rFonts w:ascii="Cambria Math" w:hAnsi="Cambria Math"/>
                    </w:rPr>
                    <m:t>18</m:t>
                  </w:del>
                </m:r>
                <m:r>
                  <w:del w:id="235" w:author="Owen" w:date="2026-02-28T10:41:00Z" w16du:dateUtc="2026-02-28T09:41:00Z">
                    <m:rPr>
                      <m:sty m:val="p"/>
                    </m:rPr>
                    <w:rPr>
                      <w:rFonts w:ascii="Cambria Math" w:hAnsi="Cambria Math"/>
                    </w:rPr>
                    <m:t>,</m:t>
                  </w:del>
                </m:r>
              </m:e>
            </m:mr>
            <m:mr>
              <m:e/>
              <m:e>
                <m:sSub>
                  <m:sSubPr>
                    <m:ctrlPr>
                      <w:del w:id="236" w:author="Owen" w:date="2026-02-28T10:41:00Z" w16du:dateUtc="2026-02-28T09:41:00Z">
                        <w:rPr>
                          <w:rFonts w:ascii="Cambria Math" w:hAnsi="Cambria Math"/>
                        </w:rPr>
                      </w:del>
                    </m:ctrlPr>
                  </m:sSubPr>
                  <m:e>
                    <m:r>
                      <w:del w:id="237" w:author="Owen" w:date="2026-02-28T10:41:00Z" w16du:dateUtc="2026-02-28T09:41:00Z">
                        <w:rPr>
                          <w:rFonts w:ascii="Cambria Math" w:hAnsi="Cambria Math"/>
                        </w:rPr>
                        <m:t>U</m:t>
                      </w:del>
                    </m:r>
                  </m:e>
                  <m:sub>
                    <m:r>
                      <w:del w:id="238" w:author="Owen" w:date="2026-02-28T10:41:00Z" w16du:dateUtc="2026-02-28T09:41:00Z">
                        <w:rPr>
                          <w:rFonts w:ascii="Cambria Math" w:hAnsi="Cambria Math"/>
                        </w:rPr>
                        <m:t>33</m:t>
                      </w:del>
                    </m:r>
                  </m:sub>
                </m:sSub>
                <m:r>
                  <w:del w:id="239" w:author="Owen" w:date="2026-02-28T10:41:00Z" w16du:dateUtc="2026-02-28T09:41:00Z">
                    <m:rPr>
                      <m:sty m:val="p"/>
                    </m:rPr>
                    <w:rPr>
                      <w:rFonts w:ascii="Cambria Math" w:hAnsi="Cambria Math"/>
                    </w:rPr>
                    <m:t>=</m:t>
                  </w:del>
                </m:r>
                <m:r>
                  <w:del w:id="240" w:author="Owen" w:date="2026-02-28T10:41:00Z" w16du:dateUtc="2026-02-28T09:41:00Z">
                    <w:rPr>
                      <w:rFonts w:ascii="Cambria Math" w:hAnsi="Cambria Math"/>
                    </w:rPr>
                    <m:t>6</m:t>
                  </w:del>
                </m:r>
                <m:r>
                  <w:del w:id="241" w:author="Owen" w:date="2026-02-28T10:41:00Z" w16du:dateUtc="2026-02-28T09:41:00Z">
                    <m:rPr>
                      <m:sty m:val="p"/>
                    </m:rPr>
                    <w:rPr>
                      <w:rFonts w:ascii="Cambria Math" w:hAnsi="Cambria Math"/>
                    </w:rPr>
                    <m:t>/</m:t>
                  </w:del>
                </m:r>
                <m:r>
                  <w:del w:id="242" w:author="Owen" w:date="2026-02-28T10:41:00Z" w16du:dateUtc="2026-02-28T09:41:00Z">
                    <w:rPr>
                      <w:rFonts w:ascii="Cambria Math" w:hAnsi="Cambria Math"/>
                    </w:rPr>
                    <m:t>9</m:t>
                  </w:del>
                </m:r>
                <m:r>
                  <w:del w:id="243" w:author="Owen" w:date="2026-02-28T10:41:00Z" w16du:dateUtc="2026-02-28T09:41:00Z">
                    <m:rPr>
                      <m:sty m:val="p"/>
                    </m:rPr>
                    <w:rPr>
                      <w:rFonts w:ascii="Cambria Math" w:hAnsi="Cambria Math"/>
                    </w:rPr>
                    <m:t>,</m:t>
                  </w:del>
                </m:r>
                <m:r>
                  <w:del w:id="244" w:author="Owen" w:date="2026-02-28T10:41:00Z" w16du:dateUtc="2026-02-28T09:41:00Z">
                    <w:rPr>
                      <w:rFonts w:ascii="Cambria Math" w:hAnsi="Cambria Math"/>
                    </w:rPr>
                    <m:t> </m:t>
                  </w:del>
                </m:r>
                <m:sSub>
                  <m:sSubPr>
                    <m:ctrlPr>
                      <w:del w:id="245" w:author="Owen" w:date="2026-02-28T10:41:00Z" w16du:dateUtc="2026-02-28T09:41:00Z">
                        <w:rPr>
                          <w:rFonts w:ascii="Cambria Math" w:hAnsi="Cambria Math"/>
                        </w:rPr>
                      </w:del>
                    </m:ctrlPr>
                  </m:sSubPr>
                  <m:e>
                    <m:r>
                      <w:del w:id="246" w:author="Owen" w:date="2026-02-28T10:41:00Z" w16du:dateUtc="2026-02-28T09:41:00Z">
                        <w:rPr>
                          <w:rFonts w:ascii="Cambria Math" w:hAnsi="Cambria Math"/>
                        </w:rPr>
                        <m:t>U</m:t>
                      </w:del>
                    </m:r>
                  </m:e>
                  <m:sub>
                    <m:r>
                      <w:del w:id="247" w:author="Owen" w:date="2026-02-28T10:41:00Z" w16du:dateUtc="2026-02-28T09:41:00Z">
                        <w:rPr>
                          <w:rFonts w:ascii="Cambria Math" w:hAnsi="Cambria Math"/>
                        </w:rPr>
                        <m:t>34</m:t>
                      </w:del>
                    </m:r>
                  </m:sub>
                </m:sSub>
                <m:r>
                  <w:del w:id="248" w:author="Owen" w:date="2026-02-28T10:41:00Z" w16du:dateUtc="2026-02-28T09:41:00Z">
                    <m:rPr>
                      <m:sty m:val="p"/>
                    </m:rPr>
                    <w:rPr>
                      <w:rFonts w:ascii="Cambria Math" w:hAnsi="Cambria Math"/>
                    </w:rPr>
                    <m:t>=</m:t>
                  </w:del>
                </m:r>
                <m:r>
                  <w:del w:id="249" w:author="Owen" w:date="2026-02-28T10:41:00Z" w16du:dateUtc="2026-02-28T09:41:00Z">
                    <w:rPr>
                      <w:rFonts w:ascii="Cambria Math" w:hAnsi="Cambria Math"/>
                    </w:rPr>
                    <m:t>13</m:t>
                  </w:del>
                </m:r>
                <m:r>
                  <w:del w:id="250" w:author="Owen" w:date="2026-02-28T10:41:00Z" w16du:dateUtc="2026-02-28T09:41:00Z">
                    <m:rPr>
                      <m:sty m:val="p"/>
                    </m:rPr>
                    <w:rPr>
                      <w:rFonts w:ascii="Cambria Math" w:hAnsi="Cambria Math"/>
                    </w:rPr>
                    <m:t>/</m:t>
                  </w:del>
                </m:r>
                <m:r>
                  <w:del w:id="251" w:author="Owen" w:date="2026-02-28T10:41:00Z" w16du:dateUtc="2026-02-28T09:41:00Z">
                    <w:rPr>
                      <w:rFonts w:ascii="Cambria Math" w:hAnsi="Cambria Math"/>
                    </w:rPr>
                    <m:t>47</m:t>
                  </w:del>
                </m:r>
                <m:r>
                  <w:del w:id="252" w:author="Owen" w:date="2026-02-28T10:41:00Z" w16du:dateUtc="2026-02-28T09:41:00Z">
                    <m:rPr>
                      <m:sty m:val="p"/>
                    </m:rPr>
                    <w:rPr>
                      <w:rFonts w:ascii="Cambria Math" w:hAnsi="Cambria Math"/>
                    </w:rPr>
                    <m:t>,</m:t>
                  </w:del>
                </m:r>
                <m:r>
                  <w:del w:id="253" w:author="Owen" w:date="2026-02-28T10:41:00Z" w16du:dateUtc="2026-02-28T09:41:00Z">
                    <w:rPr>
                      <w:rFonts w:ascii="Cambria Math" w:hAnsi="Cambria Math"/>
                    </w:rPr>
                    <m:t> </m:t>
                  </w:del>
                </m:r>
                <m:sSub>
                  <m:sSubPr>
                    <m:ctrlPr>
                      <w:del w:id="254" w:author="Owen" w:date="2026-02-28T10:41:00Z" w16du:dateUtc="2026-02-28T09:41:00Z">
                        <w:rPr>
                          <w:rFonts w:ascii="Cambria Math" w:hAnsi="Cambria Math"/>
                        </w:rPr>
                      </w:del>
                    </m:ctrlPr>
                  </m:sSubPr>
                  <m:e>
                    <m:r>
                      <w:del w:id="255" w:author="Owen" w:date="2026-02-28T10:41:00Z" w16du:dateUtc="2026-02-28T09:41:00Z">
                        <w:rPr>
                          <w:rFonts w:ascii="Cambria Math" w:hAnsi="Cambria Math"/>
                        </w:rPr>
                        <m:t>U</m:t>
                      </w:del>
                    </m:r>
                  </m:e>
                  <m:sub>
                    <m:r>
                      <w:del w:id="256" w:author="Owen" w:date="2026-02-28T10:41:00Z" w16du:dateUtc="2026-02-28T09:41:00Z">
                        <w:rPr>
                          <w:rFonts w:ascii="Cambria Math" w:hAnsi="Cambria Math"/>
                        </w:rPr>
                        <m:t>43</m:t>
                      </w:del>
                    </m:r>
                  </m:sub>
                </m:sSub>
                <m:r>
                  <w:del w:id="257" w:author="Owen" w:date="2026-02-28T10:41:00Z" w16du:dateUtc="2026-02-28T09:41:00Z">
                    <m:rPr>
                      <m:sty m:val="p"/>
                    </m:rPr>
                    <w:rPr>
                      <w:rFonts w:ascii="Cambria Math" w:hAnsi="Cambria Math"/>
                    </w:rPr>
                    <m:t>=</m:t>
                  </w:del>
                </m:r>
                <m:r>
                  <w:del w:id="258" w:author="Owen" w:date="2026-02-28T10:41:00Z" w16du:dateUtc="2026-02-28T09:41:00Z">
                    <w:rPr>
                      <w:rFonts w:ascii="Cambria Math" w:hAnsi="Cambria Math"/>
                    </w:rPr>
                    <m:t>2</m:t>
                  </w:del>
                </m:r>
                <m:r>
                  <w:del w:id="259" w:author="Owen" w:date="2026-02-28T10:41:00Z" w16du:dateUtc="2026-02-28T09:41:00Z">
                    <m:rPr>
                      <m:sty m:val="p"/>
                    </m:rPr>
                    <w:rPr>
                      <w:rFonts w:ascii="Cambria Math" w:hAnsi="Cambria Math"/>
                    </w:rPr>
                    <m:t>/</m:t>
                  </w:del>
                </m:r>
                <m:r>
                  <w:del w:id="260" w:author="Owen" w:date="2026-02-28T10:41:00Z" w16du:dateUtc="2026-02-28T09:41:00Z">
                    <w:rPr>
                      <w:rFonts w:ascii="Cambria Math" w:hAnsi="Cambria Math"/>
                    </w:rPr>
                    <m:t>9</m:t>
                  </w:del>
                </m:r>
                <m:r>
                  <w:del w:id="261" w:author="Owen" w:date="2026-02-28T10:41:00Z" w16du:dateUtc="2026-02-28T09:41:00Z">
                    <m:rPr>
                      <m:sty m:val="p"/>
                    </m:rPr>
                    <w:rPr>
                      <w:rFonts w:ascii="Cambria Math" w:hAnsi="Cambria Math"/>
                    </w:rPr>
                    <m:t>,</m:t>
                  </w:del>
                </m:r>
                <m:r>
                  <w:del w:id="262" w:author="Owen" w:date="2026-02-28T10:41:00Z" w16du:dateUtc="2026-02-28T09:41:00Z">
                    <w:rPr>
                      <w:rFonts w:ascii="Cambria Math" w:hAnsi="Cambria Math"/>
                    </w:rPr>
                    <m:t> </m:t>
                  </w:del>
                </m:r>
                <m:sSub>
                  <m:sSubPr>
                    <m:ctrlPr>
                      <w:del w:id="263" w:author="Owen" w:date="2026-02-28T10:41:00Z" w16du:dateUtc="2026-02-28T09:41:00Z">
                        <w:rPr>
                          <w:rFonts w:ascii="Cambria Math" w:hAnsi="Cambria Math"/>
                        </w:rPr>
                      </w:del>
                    </m:ctrlPr>
                  </m:sSubPr>
                  <m:e>
                    <m:r>
                      <w:del w:id="264" w:author="Owen" w:date="2026-02-28T10:41:00Z" w16du:dateUtc="2026-02-28T09:41:00Z">
                        <w:rPr>
                          <w:rFonts w:ascii="Cambria Math" w:hAnsi="Cambria Math"/>
                        </w:rPr>
                        <m:t>U</m:t>
                      </w:del>
                    </m:r>
                  </m:e>
                  <m:sub>
                    <m:r>
                      <w:del w:id="265" w:author="Owen" w:date="2026-02-28T10:41:00Z" w16du:dateUtc="2026-02-28T09:41:00Z">
                        <w:rPr>
                          <w:rFonts w:ascii="Cambria Math" w:hAnsi="Cambria Math"/>
                        </w:rPr>
                        <m:t>44</m:t>
                      </w:del>
                    </m:r>
                  </m:sub>
                </m:sSub>
                <m:r>
                  <w:del w:id="266" w:author="Owen" w:date="2026-02-28T10:41:00Z" w16du:dateUtc="2026-02-28T09:41:00Z">
                    <m:rPr>
                      <m:sty m:val="p"/>
                    </m:rPr>
                    <w:rPr>
                      <w:rFonts w:ascii="Cambria Math" w:hAnsi="Cambria Math"/>
                    </w:rPr>
                    <m:t>=</m:t>
                  </w:del>
                </m:r>
                <m:r>
                  <w:del w:id="267" w:author="Owen" w:date="2026-02-28T10:41:00Z" w16du:dateUtc="2026-02-28T09:41:00Z">
                    <w:rPr>
                      <w:rFonts w:ascii="Cambria Math" w:hAnsi="Cambria Math"/>
                    </w:rPr>
                    <m:t>33</m:t>
                  </w:del>
                </m:r>
                <m:r>
                  <w:del w:id="268" w:author="Owen" w:date="2026-02-28T10:41:00Z" w16du:dateUtc="2026-02-28T09:41:00Z">
                    <m:rPr>
                      <m:sty m:val="p"/>
                    </m:rPr>
                    <w:rPr>
                      <w:rFonts w:ascii="Cambria Math" w:hAnsi="Cambria Math"/>
                    </w:rPr>
                    <m:t>/</m:t>
                  </w:del>
                </m:r>
                <m:r>
                  <w:del w:id="269" w:author="Owen" w:date="2026-02-28T10:41:00Z" w16du:dateUtc="2026-02-28T09:41:00Z">
                    <w:rPr>
                      <w:rFonts w:ascii="Cambria Math" w:hAnsi="Cambria Math"/>
                    </w:rPr>
                    <m:t>47</m:t>
                  </w:del>
                </m:r>
                <m:r>
                  <w:del w:id="270" w:author="Owen" w:date="2026-02-28T10:41:00Z" w16du:dateUtc="2026-02-28T09:41:00Z">
                    <m:rPr>
                      <m:sty m:val="p"/>
                    </m:rPr>
                    <w:rPr>
                      <w:rFonts w:ascii="Cambria Math" w:hAnsi="Cambria Math"/>
                    </w:rPr>
                    <m:t>,</m:t>
                  </w:del>
                </m:r>
              </m:e>
            </m:mr>
            <m:mr>
              <m:e/>
              <m:e>
                <m:sSub>
                  <m:sSubPr>
                    <m:ctrlPr>
                      <w:del w:id="271" w:author="Owen" w:date="2026-02-28T10:41:00Z" w16du:dateUtc="2026-02-28T09:41:00Z">
                        <w:rPr>
                          <w:rFonts w:ascii="Cambria Math" w:hAnsi="Cambria Math"/>
                        </w:rPr>
                      </w:del>
                    </m:ctrlPr>
                  </m:sSubPr>
                  <m:e>
                    <m:r>
                      <w:del w:id="272" w:author="Owen" w:date="2026-02-28T10:41:00Z" w16du:dateUtc="2026-02-28T09:41:00Z">
                        <w:rPr>
                          <w:rFonts w:ascii="Cambria Math" w:hAnsi="Cambria Math"/>
                        </w:rPr>
                        <m:t>U</m:t>
                      </w:del>
                    </m:r>
                  </m:e>
                  <m:sub>
                    <m:r>
                      <w:del w:id="273" w:author="Owen" w:date="2026-02-28T10:41:00Z" w16du:dateUtc="2026-02-28T09:41:00Z">
                        <w:rPr>
                          <w:rFonts w:ascii="Cambria Math" w:hAnsi="Cambria Math"/>
                        </w:rPr>
                        <m:t>d1</m:t>
                      </w:del>
                    </m:r>
                  </m:sub>
                </m:sSub>
                <m:r>
                  <w:del w:id="274" w:author="Owen" w:date="2026-02-28T10:41:00Z" w16du:dateUtc="2026-02-28T09:41:00Z">
                    <m:rPr>
                      <m:sty m:val="p"/>
                    </m:rPr>
                    <w:rPr>
                      <w:rFonts w:ascii="Cambria Math" w:hAnsi="Cambria Math"/>
                    </w:rPr>
                    <m:t>=</m:t>
                  </w:del>
                </m:r>
                <m:r>
                  <w:del w:id="275" w:author="Owen" w:date="2026-02-28T10:41:00Z" w16du:dateUtc="2026-02-28T09:41:00Z">
                    <w:rPr>
                      <w:rFonts w:ascii="Cambria Math" w:hAnsi="Cambria Math"/>
                    </w:rPr>
                    <m:t>2</m:t>
                  </w:del>
                </m:r>
                <m:r>
                  <w:del w:id="276" w:author="Owen" w:date="2026-02-28T10:41:00Z" w16du:dateUtc="2026-02-28T09:41:00Z">
                    <m:rPr>
                      <m:sty m:val="p"/>
                    </m:rPr>
                    <w:rPr>
                      <w:rFonts w:ascii="Cambria Math" w:hAnsi="Cambria Math"/>
                    </w:rPr>
                    <m:t>/</m:t>
                  </w:del>
                </m:r>
                <m:r>
                  <w:del w:id="277" w:author="Owen" w:date="2026-02-28T10:41:00Z" w16du:dateUtc="2026-02-28T09:41:00Z">
                    <w:rPr>
                      <w:rFonts w:ascii="Cambria Math" w:hAnsi="Cambria Math"/>
                    </w:rPr>
                    <m:t>14</m:t>
                  </w:del>
                </m:r>
                <m:r>
                  <w:del w:id="278" w:author="Owen" w:date="2026-02-28T10:41:00Z" w16du:dateUtc="2026-02-28T09:41:00Z">
                    <m:rPr>
                      <m:sty m:val="p"/>
                    </m:rPr>
                    <w:rPr>
                      <w:rFonts w:ascii="Cambria Math" w:hAnsi="Cambria Math"/>
                    </w:rPr>
                    <m:t>,</m:t>
                  </w:del>
                </m:r>
                <m:r>
                  <w:del w:id="279" w:author="Owen" w:date="2026-02-28T10:41:00Z" w16du:dateUtc="2026-02-28T09:41:00Z">
                    <w:rPr>
                      <w:rFonts w:ascii="Cambria Math" w:hAnsi="Cambria Math"/>
                    </w:rPr>
                    <m:t> </m:t>
                  </w:del>
                </m:r>
                <m:sSub>
                  <m:sSubPr>
                    <m:ctrlPr>
                      <w:del w:id="280" w:author="Owen" w:date="2026-02-28T10:41:00Z" w16du:dateUtc="2026-02-28T09:41:00Z">
                        <w:rPr>
                          <w:rFonts w:ascii="Cambria Math" w:hAnsi="Cambria Math"/>
                        </w:rPr>
                      </w:del>
                    </m:ctrlPr>
                  </m:sSubPr>
                  <m:e>
                    <m:r>
                      <w:del w:id="281" w:author="Owen" w:date="2026-02-28T10:41:00Z" w16du:dateUtc="2026-02-28T09:41:00Z">
                        <w:rPr>
                          <w:rFonts w:ascii="Cambria Math" w:hAnsi="Cambria Math"/>
                        </w:rPr>
                        <m:t>U</m:t>
                      </w:del>
                    </m:r>
                  </m:e>
                  <m:sub>
                    <m:r>
                      <w:del w:id="282" w:author="Owen" w:date="2026-02-28T10:41:00Z" w16du:dateUtc="2026-02-28T09:41:00Z">
                        <w:rPr>
                          <w:rFonts w:ascii="Cambria Math" w:hAnsi="Cambria Math"/>
                        </w:rPr>
                        <m:t>d2</m:t>
                      </w:del>
                    </m:r>
                  </m:sub>
                </m:sSub>
                <m:r>
                  <w:del w:id="283" w:author="Owen" w:date="2026-02-28T10:41:00Z" w16du:dateUtc="2026-02-28T09:41:00Z">
                    <m:rPr>
                      <m:sty m:val="p"/>
                    </m:rPr>
                    <w:rPr>
                      <w:rFonts w:ascii="Cambria Math" w:hAnsi="Cambria Math"/>
                    </w:rPr>
                    <m:t>=</m:t>
                  </w:del>
                </m:r>
                <m:r>
                  <w:del w:id="284" w:author="Owen" w:date="2026-02-28T10:41:00Z" w16du:dateUtc="2026-02-28T09:41:00Z">
                    <w:rPr>
                      <w:rFonts w:ascii="Cambria Math" w:hAnsi="Cambria Math"/>
                    </w:rPr>
                    <m:t>3</m:t>
                  </w:del>
                </m:r>
                <m:r>
                  <w:del w:id="285" w:author="Owen" w:date="2026-02-28T10:41:00Z" w16du:dateUtc="2026-02-28T09:41:00Z">
                    <m:rPr>
                      <m:sty m:val="p"/>
                    </m:rPr>
                    <w:rPr>
                      <w:rFonts w:ascii="Cambria Math" w:hAnsi="Cambria Math"/>
                    </w:rPr>
                    <m:t>/</m:t>
                  </w:del>
                </m:r>
                <m:r>
                  <w:del w:id="286" w:author="Owen" w:date="2026-02-28T10:41:00Z" w16du:dateUtc="2026-02-28T09:41:00Z">
                    <w:rPr>
                      <w:rFonts w:ascii="Cambria Math" w:hAnsi="Cambria Math"/>
                    </w:rPr>
                    <m:t>18</m:t>
                  </w:del>
                </m:r>
                <m:r>
                  <w:del w:id="287" w:author="Owen" w:date="2026-02-28T10:41:00Z" w16du:dateUtc="2026-02-28T09:41:00Z">
                    <m:rPr>
                      <m:sty m:val="p"/>
                    </m:rPr>
                    <w:rPr>
                      <w:rFonts w:ascii="Cambria Math" w:hAnsi="Cambria Math"/>
                    </w:rPr>
                    <m:t>,</m:t>
                  </w:del>
                </m:r>
                <m:r>
                  <w:del w:id="288" w:author="Owen" w:date="2026-02-28T10:41:00Z" w16du:dateUtc="2026-02-28T09:41:00Z">
                    <w:rPr>
                      <w:rFonts w:ascii="Cambria Math" w:hAnsi="Cambria Math"/>
                    </w:rPr>
                    <m:t> </m:t>
                  </w:del>
                </m:r>
                <m:sSub>
                  <m:sSubPr>
                    <m:ctrlPr>
                      <w:del w:id="289" w:author="Owen" w:date="2026-02-28T10:41:00Z" w16du:dateUtc="2026-02-28T09:41:00Z">
                        <w:rPr>
                          <w:rFonts w:ascii="Cambria Math" w:hAnsi="Cambria Math"/>
                        </w:rPr>
                      </w:del>
                    </m:ctrlPr>
                  </m:sSubPr>
                  <m:e>
                    <m:r>
                      <w:del w:id="290" w:author="Owen" w:date="2026-02-28T10:41:00Z" w16du:dateUtc="2026-02-28T09:41:00Z">
                        <w:rPr>
                          <w:rFonts w:ascii="Cambria Math" w:hAnsi="Cambria Math"/>
                        </w:rPr>
                        <m:t>U</m:t>
                      </w:del>
                    </m:r>
                  </m:e>
                  <m:sub>
                    <m:r>
                      <w:del w:id="291" w:author="Owen" w:date="2026-02-28T10:41:00Z" w16du:dateUtc="2026-02-28T09:41:00Z">
                        <w:rPr>
                          <w:rFonts w:ascii="Cambria Math" w:hAnsi="Cambria Math"/>
                        </w:rPr>
                        <m:t>d3</m:t>
                      </w:del>
                    </m:r>
                  </m:sub>
                </m:sSub>
                <m:r>
                  <w:del w:id="292" w:author="Owen" w:date="2026-02-28T10:41:00Z" w16du:dateUtc="2026-02-28T09:41:00Z">
                    <m:rPr>
                      <m:sty m:val="p"/>
                    </m:rPr>
                    <w:rPr>
                      <w:rFonts w:ascii="Cambria Math" w:hAnsi="Cambria Math"/>
                    </w:rPr>
                    <m:t>=</m:t>
                  </w:del>
                </m:r>
                <m:r>
                  <w:del w:id="293" w:author="Owen" w:date="2026-02-28T10:41:00Z" w16du:dateUtc="2026-02-28T09:41:00Z">
                    <w:rPr>
                      <w:rFonts w:ascii="Cambria Math" w:hAnsi="Cambria Math"/>
                    </w:rPr>
                    <m:t>1</m:t>
                  </w:del>
                </m:r>
                <m:r>
                  <w:del w:id="294" w:author="Owen" w:date="2026-02-28T10:41:00Z" w16du:dateUtc="2026-02-28T09:41:00Z">
                    <m:rPr>
                      <m:sty m:val="p"/>
                    </m:rPr>
                    <w:rPr>
                      <w:rFonts w:ascii="Cambria Math" w:hAnsi="Cambria Math"/>
                    </w:rPr>
                    <m:t>/</m:t>
                  </w:del>
                </m:r>
                <m:r>
                  <w:del w:id="295" w:author="Owen" w:date="2026-02-28T10:41:00Z" w16du:dateUtc="2026-02-28T09:41:00Z">
                    <w:rPr>
                      <w:rFonts w:ascii="Cambria Math" w:hAnsi="Cambria Math"/>
                    </w:rPr>
                    <m:t>9</m:t>
                  </w:del>
                </m:r>
                <m:r>
                  <w:del w:id="296" w:author="Owen" w:date="2026-02-28T10:41:00Z" w16du:dateUtc="2026-02-28T09:41:00Z">
                    <m:rPr>
                      <m:sty m:val="p"/>
                    </m:rPr>
                    <w:rPr>
                      <w:rFonts w:ascii="Cambria Math" w:hAnsi="Cambria Math"/>
                    </w:rPr>
                    <m:t>,</m:t>
                  </w:del>
                </m:r>
                <m:r>
                  <w:del w:id="297" w:author="Owen" w:date="2026-02-28T10:41:00Z" w16du:dateUtc="2026-02-28T09:41:00Z">
                    <w:rPr>
                      <w:rFonts w:ascii="Cambria Math" w:hAnsi="Cambria Math"/>
                    </w:rPr>
                    <m:t> </m:t>
                  </w:del>
                </m:r>
                <m:sSub>
                  <m:sSubPr>
                    <m:ctrlPr>
                      <w:del w:id="298" w:author="Owen" w:date="2026-02-28T10:41:00Z" w16du:dateUtc="2026-02-28T09:41:00Z">
                        <w:rPr>
                          <w:rFonts w:ascii="Cambria Math" w:hAnsi="Cambria Math"/>
                        </w:rPr>
                      </w:del>
                    </m:ctrlPr>
                  </m:sSubPr>
                  <m:e>
                    <m:r>
                      <w:del w:id="299" w:author="Owen" w:date="2026-02-28T10:41:00Z" w16du:dateUtc="2026-02-28T09:41:00Z">
                        <w:rPr>
                          <w:rFonts w:ascii="Cambria Math" w:hAnsi="Cambria Math"/>
                        </w:rPr>
                        <m:t>U</m:t>
                      </w:del>
                    </m:r>
                  </m:e>
                  <m:sub>
                    <m:r>
                      <w:del w:id="300" w:author="Owen" w:date="2026-02-28T10:41:00Z" w16du:dateUtc="2026-02-28T09:41:00Z">
                        <w:rPr>
                          <w:rFonts w:ascii="Cambria Math" w:hAnsi="Cambria Math"/>
                        </w:rPr>
                        <m:t>d4</m:t>
                      </w:del>
                    </m:r>
                  </m:sub>
                </m:sSub>
                <m:r>
                  <w:del w:id="301" w:author="Owen" w:date="2026-02-28T10:41:00Z" w16du:dateUtc="2026-02-28T09:41:00Z">
                    <m:rPr>
                      <m:sty m:val="p"/>
                    </m:rPr>
                    <w:rPr>
                      <w:rFonts w:ascii="Cambria Math" w:hAnsi="Cambria Math"/>
                    </w:rPr>
                    <m:t>=</m:t>
                  </w:del>
                </m:r>
                <m:r>
                  <w:del w:id="302" w:author="Owen" w:date="2026-02-28T10:41:00Z" w16du:dateUtc="2026-02-28T09:41:00Z">
                    <w:rPr>
                      <w:rFonts w:ascii="Cambria Math" w:hAnsi="Cambria Math"/>
                    </w:rPr>
                    <m:t>1</m:t>
                  </w:del>
                </m:r>
                <m:r>
                  <w:del w:id="303" w:author="Owen" w:date="2026-02-28T10:41:00Z" w16du:dateUtc="2026-02-28T09:41:00Z">
                    <m:rPr>
                      <m:sty m:val="p"/>
                    </m:rPr>
                    <w:rPr>
                      <w:rFonts w:ascii="Cambria Math" w:hAnsi="Cambria Math"/>
                    </w:rPr>
                    <m:t>/</m:t>
                  </w:del>
                </m:r>
                <m:r>
                  <w:del w:id="304" w:author="Owen" w:date="2026-02-28T10:41:00Z" w16du:dateUtc="2026-02-28T09:41:00Z">
                    <w:rPr>
                      <w:rFonts w:ascii="Cambria Math" w:hAnsi="Cambria Math"/>
                    </w:rPr>
                    <m:t>47</m:t>
                  </w:del>
                </m:r>
                <m:r>
                  <w:del w:id="305" w:author="Owen" w:date="2026-02-28T10:41:00Z" w16du:dateUtc="2026-02-28T09:41:00Z">
                    <m:rPr>
                      <m:sty m:val="p"/>
                    </m:rPr>
                    <w:rPr>
                      <w:rFonts w:ascii="Cambria Math" w:hAnsi="Cambria Math"/>
                    </w:rPr>
                    <m:t>.</m:t>
                  </w:del>
                </m:r>
              </m:e>
            </m:mr>
          </m:m>
        </m:oMath>
      </m:oMathPara>
    </w:p>
    <w:p w14:paraId="05B38077" w14:textId="77777777" w:rsidR="009D19A3" w:rsidRDefault="00000000">
      <w:pPr>
        <w:pStyle w:val="BodyText"/>
        <w:rPr>
          <w:ins w:id="306" w:author="Owen" w:date="2026-02-28T10:41:00Z" w16du:dateUtc="2026-02-28T09:41:00Z"/>
        </w:rPr>
      </w:pPr>
      <w:del w:id="307" w:author="Owen" w:date="2026-02-28T10:41:00Z" w16du:dateUtc="2026-02-28T09:41:00Z">
        <w:r>
          <w:delText>Given these transition</w:delText>
        </w:r>
      </w:del>
      <m:oMath>
        <m:sSub>
          <m:sSubPr>
            <m:ctrlPr>
              <w:ins w:id="308" w:author="Owen" w:date="2026-02-28T10:41:00Z" w16du:dateUtc="2026-02-28T09:41:00Z">
                <w:rPr>
                  <w:rFonts w:ascii="Cambria Math" w:hAnsi="Cambria Math"/>
                </w:rPr>
              </w:ins>
            </m:ctrlPr>
          </m:sSubPr>
          <m:e>
            <m:r>
              <w:ins w:id="309" w:author="Owen" w:date="2026-02-28T10:41:00Z" w16du:dateUtc="2026-02-28T09:41:00Z">
                <w:rPr>
                  <w:rFonts w:ascii="Cambria Math" w:hAnsi="Cambria Math"/>
                </w:rPr>
                <m:t>N</m:t>
              </w:ins>
            </m:r>
          </m:e>
          <m:sub>
            <m:r>
              <w:ins w:id="310" w:author="Owen" w:date="2026-02-28T10:41:00Z" w16du:dateUtc="2026-02-28T09:41:00Z">
                <w:rPr>
                  <w:rFonts w:ascii="Cambria Math" w:hAnsi="Cambria Math"/>
                </w:rPr>
                <m:t>U</m:t>
              </w:ins>
            </m:r>
          </m:sub>
        </m:sSub>
        <m:r>
          <w:ins w:id="311" w:author="Owen" w:date="2026-02-28T10:41:00Z" w16du:dateUtc="2026-02-28T09:41:00Z">
            <m:rPr>
              <m:sty m:val="p"/>
            </m:rPr>
            <w:rPr>
              <w:rFonts w:ascii="Cambria Math" w:hAnsi="Cambria Math"/>
            </w:rPr>
            <m:t>=</m:t>
          </w:ins>
        </m:r>
        <m:d>
          <m:dPr>
            <m:begChr m:val="["/>
            <m:endChr m:val="]"/>
            <m:ctrlPr>
              <w:ins w:id="312" w:author="Owen" w:date="2026-02-28T10:41:00Z" w16du:dateUtc="2026-02-28T09:41:00Z">
                <w:rPr>
                  <w:rFonts w:ascii="Cambria Math" w:hAnsi="Cambria Math"/>
                </w:rPr>
              </w:ins>
            </m:ctrlPr>
          </m:dPr>
          <m:e>
            <m:m>
              <m:mPr>
                <m:plcHide m:val="1"/>
                <m:mcs>
                  <m:mc>
                    <m:mcPr>
                      <m:count m:val="4"/>
                      <m:mcJc m:val="center"/>
                    </m:mcPr>
                  </m:mc>
                </m:mcs>
                <m:ctrlPr>
                  <w:ins w:id="313" w:author="Owen" w:date="2026-02-28T10:41:00Z" w16du:dateUtc="2026-02-28T09:41:00Z">
                    <w:rPr>
                      <w:rFonts w:ascii="Cambria Math" w:hAnsi="Cambria Math"/>
                    </w:rPr>
                  </w:ins>
                </m:ctrlPr>
              </m:mPr>
              <m:mr>
                <m:e>
                  <m:r>
                    <w:ins w:id="314" w:author="Owen" w:date="2026-02-28T10:41:00Z" w16du:dateUtc="2026-02-28T09:41:00Z">
                      <w:rPr>
                        <w:rFonts w:ascii="Cambria Math" w:hAnsi="Cambria Math"/>
                      </w:rPr>
                      <m:t>0</m:t>
                    </w:ins>
                  </m:r>
                </m:e>
                <m:e>
                  <m:r>
                    <w:ins w:id="315" w:author="Owen" w:date="2026-02-28T10:41:00Z" w16du:dateUtc="2026-02-28T09:41:00Z">
                      <w:rPr>
                        <w:rFonts w:ascii="Cambria Math" w:hAnsi="Cambria Math"/>
                      </w:rPr>
                      <m:t>0</m:t>
                    </w:ins>
                  </m:r>
                </m:e>
                <m:e>
                  <m:r>
                    <w:ins w:id="316" w:author="Owen" w:date="2026-02-28T10:41:00Z" w16du:dateUtc="2026-02-28T09:41:00Z">
                      <w:rPr>
                        <w:rFonts w:ascii="Cambria Math" w:hAnsi="Cambria Math"/>
                      </w:rPr>
                      <m:t>0</m:t>
                    </w:ins>
                  </m:r>
                </m:e>
                <m:e>
                  <m:r>
                    <w:ins w:id="317" w:author="Owen" w:date="2026-02-28T10:41:00Z" w16du:dateUtc="2026-02-28T09:41:00Z">
                      <w:rPr>
                        <w:rFonts w:ascii="Cambria Math" w:hAnsi="Cambria Math"/>
                      </w:rPr>
                      <m:t>9</m:t>
                    </w:ins>
                  </m:r>
                  <m:r>
                    <w:ins w:id="318" w:author="Owen" w:date="2026-02-28T10:41:00Z" w16du:dateUtc="2026-02-28T09:41:00Z">
                      <m:rPr>
                        <m:sty m:val="p"/>
                      </m:rPr>
                      <w:rPr>
                        <w:rFonts w:ascii="Cambria Math" w:hAnsi="Cambria Math"/>
                      </w:rPr>
                      <m:t>/</m:t>
                    </w:ins>
                  </m:r>
                  <m:r>
                    <w:ins w:id="319" w:author="Owen" w:date="2026-02-28T10:41:00Z" w16du:dateUtc="2026-02-28T09:41:00Z">
                      <w:rPr>
                        <w:rFonts w:ascii="Cambria Math" w:hAnsi="Cambria Math"/>
                      </w:rPr>
                      <m:t>47</m:t>
                    </w:ins>
                  </m:r>
                </m:e>
              </m:mr>
              <m:mr>
                <m:e>
                  <m:r>
                    <w:ins w:id="320" w:author="Owen" w:date="2026-02-28T10:41:00Z" w16du:dateUtc="2026-02-28T09:41:00Z">
                      <w:rPr>
                        <w:rFonts w:ascii="Cambria Math" w:hAnsi="Cambria Math"/>
                      </w:rPr>
                      <m:t>12</m:t>
                    </w:ins>
                  </m:r>
                  <m:r>
                    <w:ins w:id="321" w:author="Owen" w:date="2026-02-28T10:41:00Z" w16du:dateUtc="2026-02-28T09:41:00Z">
                      <m:rPr>
                        <m:sty m:val="p"/>
                      </m:rPr>
                      <w:rPr>
                        <w:rFonts w:ascii="Cambria Math" w:hAnsi="Cambria Math"/>
                      </w:rPr>
                      <m:t>/</m:t>
                    </w:ins>
                  </m:r>
                  <m:r>
                    <w:ins w:id="322" w:author="Owen" w:date="2026-02-28T10:41:00Z" w16du:dateUtc="2026-02-28T09:41:00Z">
                      <w:rPr>
                        <w:rFonts w:ascii="Cambria Math" w:hAnsi="Cambria Math"/>
                      </w:rPr>
                      <m:t>14</m:t>
                    </w:ins>
                  </m:r>
                </m:e>
                <m:e>
                  <m:r>
                    <w:ins w:id="323" w:author="Owen" w:date="2026-02-28T10:41:00Z" w16du:dateUtc="2026-02-28T09:41:00Z">
                      <w:rPr>
                        <w:rFonts w:ascii="Cambria Math" w:hAnsi="Cambria Math"/>
                      </w:rPr>
                      <m:t>14</m:t>
                    </w:ins>
                  </m:r>
                  <m:r>
                    <w:ins w:id="324" w:author="Owen" w:date="2026-02-28T10:41:00Z" w16du:dateUtc="2026-02-28T09:41:00Z">
                      <m:rPr>
                        <m:sty m:val="p"/>
                      </m:rPr>
                      <w:rPr>
                        <w:rFonts w:ascii="Cambria Math" w:hAnsi="Cambria Math"/>
                      </w:rPr>
                      <m:t>/</m:t>
                    </w:ins>
                  </m:r>
                  <m:r>
                    <w:ins w:id="325" w:author="Owen" w:date="2026-02-28T10:41:00Z" w16du:dateUtc="2026-02-28T09:41:00Z">
                      <w:rPr>
                        <w:rFonts w:ascii="Cambria Math" w:hAnsi="Cambria Math"/>
                      </w:rPr>
                      <m:t>18</m:t>
                    </w:ins>
                  </m:r>
                </m:e>
                <m:e>
                  <m:r>
                    <w:ins w:id="326" w:author="Owen" w:date="2026-02-28T10:41:00Z" w16du:dateUtc="2026-02-28T09:41:00Z">
                      <w:rPr>
                        <w:rFonts w:ascii="Cambria Math" w:hAnsi="Cambria Math"/>
                      </w:rPr>
                      <m:t>0</m:t>
                    </w:ins>
                  </m:r>
                </m:e>
                <m:e>
                  <m:r>
                    <w:ins w:id="327" w:author="Owen" w:date="2026-02-28T10:41:00Z" w16du:dateUtc="2026-02-28T09:41:00Z">
                      <w:rPr>
                        <w:rFonts w:ascii="Cambria Math" w:hAnsi="Cambria Math"/>
                      </w:rPr>
                      <m:t>0</m:t>
                    </w:ins>
                  </m:r>
                </m:e>
              </m:mr>
              <m:mr>
                <m:e>
                  <m:r>
                    <w:ins w:id="328" w:author="Owen" w:date="2026-02-28T10:41:00Z" w16du:dateUtc="2026-02-28T09:41:00Z">
                      <w:rPr>
                        <w:rFonts w:ascii="Cambria Math" w:hAnsi="Cambria Math"/>
                      </w:rPr>
                      <m:t>0</m:t>
                    </w:ins>
                  </m:r>
                </m:e>
                <m:e>
                  <m:r>
                    <w:ins w:id="329" w:author="Owen" w:date="2026-02-28T10:41:00Z" w16du:dateUtc="2026-02-28T09:41:00Z">
                      <w:rPr>
                        <w:rFonts w:ascii="Cambria Math" w:hAnsi="Cambria Math"/>
                      </w:rPr>
                      <m:t>1</m:t>
                    </w:ins>
                  </m:r>
                  <m:r>
                    <w:ins w:id="330" w:author="Owen" w:date="2026-02-28T10:41:00Z" w16du:dateUtc="2026-02-28T09:41:00Z">
                      <m:rPr>
                        <m:sty m:val="p"/>
                      </m:rPr>
                      <w:rPr>
                        <w:rFonts w:ascii="Cambria Math" w:hAnsi="Cambria Math"/>
                      </w:rPr>
                      <m:t>/</m:t>
                    </w:ins>
                  </m:r>
                  <m:r>
                    <w:ins w:id="331" w:author="Owen" w:date="2026-02-28T10:41:00Z" w16du:dateUtc="2026-02-28T09:41:00Z">
                      <w:rPr>
                        <w:rFonts w:ascii="Cambria Math" w:hAnsi="Cambria Math"/>
                      </w:rPr>
                      <m:t>18</m:t>
                    </w:ins>
                  </m:r>
                </m:e>
                <m:e>
                  <m:r>
                    <w:ins w:id="332" w:author="Owen" w:date="2026-02-28T10:41:00Z" w16du:dateUtc="2026-02-28T09:41:00Z">
                      <w:rPr>
                        <w:rFonts w:ascii="Cambria Math" w:hAnsi="Cambria Math"/>
                      </w:rPr>
                      <m:t>6</m:t>
                    </w:ins>
                  </m:r>
                  <m:r>
                    <w:ins w:id="333" w:author="Owen" w:date="2026-02-28T10:41:00Z" w16du:dateUtc="2026-02-28T09:41:00Z">
                      <m:rPr>
                        <m:sty m:val="p"/>
                      </m:rPr>
                      <w:rPr>
                        <w:rFonts w:ascii="Cambria Math" w:hAnsi="Cambria Math"/>
                      </w:rPr>
                      <m:t>/</m:t>
                    </w:ins>
                  </m:r>
                  <m:r>
                    <w:ins w:id="334" w:author="Owen" w:date="2026-02-28T10:41:00Z" w16du:dateUtc="2026-02-28T09:41:00Z">
                      <w:rPr>
                        <w:rFonts w:ascii="Cambria Math" w:hAnsi="Cambria Math"/>
                      </w:rPr>
                      <m:t>9</m:t>
                    </w:ins>
                  </m:r>
                </m:e>
                <m:e>
                  <m:r>
                    <w:ins w:id="335" w:author="Owen" w:date="2026-02-28T10:41:00Z" w16du:dateUtc="2026-02-28T09:41:00Z">
                      <w:rPr>
                        <w:rFonts w:ascii="Cambria Math" w:hAnsi="Cambria Math"/>
                      </w:rPr>
                      <m:t>13</m:t>
                    </w:ins>
                  </m:r>
                  <m:r>
                    <w:ins w:id="336" w:author="Owen" w:date="2026-02-28T10:41:00Z" w16du:dateUtc="2026-02-28T09:41:00Z">
                      <m:rPr>
                        <m:sty m:val="p"/>
                      </m:rPr>
                      <w:rPr>
                        <w:rFonts w:ascii="Cambria Math" w:hAnsi="Cambria Math"/>
                      </w:rPr>
                      <m:t>/</m:t>
                    </w:ins>
                  </m:r>
                  <m:r>
                    <w:ins w:id="337" w:author="Owen" w:date="2026-02-28T10:41:00Z" w16du:dateUtc="2026-02-28T09:41:00Z">
                      <w:rPr>
                        <w:rFonts w:ascii="Cambria Math" w:hAnsi="Cambria Math"/>
                      </w:rPr>
                      <m:t>47</m:t>
                    </w:ins>
                  </m:r>
                </m:e>
              </m:mr>
              <m:mr>
                <m:e>
                  <m:r>
                    <w:ins w:id="338" w:author="Owen" w:date="2026-02-28T10:41:00Z" w16du:dateUtc="2026-02-28T09:41:00Z">
                      <w:rPr>
                        <w:rFonts w:ascii="Cambria Math" w:hAnsi="Cambria Math"/>
                      </w:rPr>
                      <m:t>0</m:t>
                    </w:ins>
                  </m:r>
                </m:e>
                <m:e>
                  <m:r>
                    <w:ins w:id="339" w:author="Owen" w:date="2026-02-28T10:41:00Z" w16du:dateUtc="2026-02-28T09:41:00Z">
                      <w:rPr>
                        <w:rFonts w:ascii="Cambria Math" w:hAnsi="Cambria Math"/>
                      </w:rPr>
                      <m:t>0</m:t>
                    </w:ins>
                  </m:r>
                </m:e>
                <m:e>
                  <m:r>
                    <w:ins w:id="340" w:author="Owen" w:date="2026-02-28T10:41:00Z" w16du:dateUtc="2026-02-28T09:41:00Z">
                      <w:rPr>
                        <w:rFonts w:ascii="Cambria Math" w:hAnsi="Cambria Math"/>
                      </w:rPr>
                      <m:t>2</m:t>
                    </w:ins>
                  </m:r>
                  <m:r>
                    <w:ins w:id="341" w:author="Owen" w:date="2026-02-28T10:41:00Z" w16du:dateUtc="2026-02-28T09:41:00Z">
                      <m:rPr>
                        <m:sty m:val="p"/>
                      </m:rPr>
                      <w:rPr>
                        <w:rFonts w:ascii="Cambria Math" w:hAnsi="Cambria Math"/>
                      </w:rPr>
                      <m:t>/</m:t>
                    </w:ins>
                  </m:r>
                  <m:r>
                    <w:ins w:id="342" w:author="Owen" w:date="2026-02-28T10:41:00Z" w16du:dateUtc="2026-02-28T09:41:00Z">
                      <w:rPr>
                        <w:rFonts w:ascii="Cambria Math" w:hAnsi="Cambria Math"/>
                      </w:rPr>
                      <m:t>9</m:t>
                    </w:ins>
                  </m:r>
                </m:e>
                <m:e>
                  <m:r>
                    <w:ins w:id="343" w:author="Owen" w:date="2026-02-28T10:41:00Z" w16du:dateUtc="2026-02-28T09:41:00Z">
                      <w:rPr>
                        <w:rFonts w:ascii="Cambria Math" w:hAnsi="Cambria Math"/>
                      </w:rPr>
                      <m:t>33</m:t>
                    </w:ins>
                  </m:r>
                  <m:r>
                    <w:ins w:id="344" w:author="Owen" w:date="2026-02-28T10:41:00Z" w16du:dateUtc="2026-02-28T09:41:00Z">
                      <m:rPr>
                        <m:sty m:val="p"/>
                      </m:rPr>
                      <w:rPr>
                        <w:rFonts w:ascii="Cambria Math" w:hAnsi="Cambria Math"/>
                      </w:rPr>
                      <m:t>/</m:t>
                    </w:ins>
                  </m:r>
                  <m:r>
                    <w:ins w:id="345" w:author="Owen" w:date="2026-02-28T10:41:00Z" w16du:dateUtc="2026-02-28T09:41:00Z">
                      <w:rPr>
                        <w:rFonts w:ascii="Cambria Math" w:hAnsi="Cambria Math"/>
                      </w:rPr>
                      <m:t>47</m:t>
                    </w:ins>
                  </m:r>
                </m:e>
              </m:mr>
              <m:mr>
                <m:e>
                  <m:r>
                    <w:ins w:id="346" w:author="Owen" w:date="2026-02-28T10:41:00Z" w16du:dateUtc="2026-02-28T09:41:00Z">
                      <w:rPr>
                        <w:rFonts w:ascii="Cambria Math" w:hAnsi="Cambria Math"/>
                      </w:rPr>
                      <m:t>2</m:t>
                    </w:ins>
                  </m:r>
                  <m:r>
                    <w:ins w:id="347" w:author="Owen" w:date="2026-02-28T10:41:00Z" w16du:dateUtc="2026-02-28T09:41:00Z">
                      <m:rPr>
                        <m:sty m:val="p"/>
                      </m:rPr>
                      <w:rPr>
                        <w:rFonts w:ascii="Cambria Math" w:hAnsi="Cambria Math"/>
                      </w:rPr>
                      <m:t>/</m:t>
                    </w:ins>
                  </m:r>
                  <m:r>
                    <w:ins w:id="348" w:author="Owen" w:date="2026-02-28T10:41:00Z" w16du:dateUtc="2026-02-28T09:41:00Z">
                      <w:rPr>
                        <w:rFonts w:ascii="Cambria Math" w:hAnsi="Cambria Math"/>
                      </w:rPr>
                      <m:t>14</m:t>
                    </w:ins>
                  </m:r>
                </m:e>
                <m:e>
                  <m:r>
                    <w:ins w:id="349" w:author="Owen" w:date="2026-02-28T10:41:00Z" w16du:dateUtc="2026-02-28T09:41:00Z">
                      <w:rPr>
                        <w:rFonts w:ascii="Cambria Math" w:hAnsi="Cambria Math"/>
                      </w:rPr>
                      <m:t>3</m:t>
                    </w:ins>
                  </m:r>
                  <m:r>
                    <w:ins w:id="350" w:author="Owen" w:date="2026-02-28T10:41:00Z" w16du:dateUtc="2026-02-28T09:41:00Z">
                      <m:rPr>
                        <m:sty m:val="p"/>
                      </m:rPr>
                      <w:rPr>
                        <w:rFonts w:ascii="Cambria Math" w:hAnsi="Cambria Math"/>
                      </w:rPr>
                      <m:t>/</m:t>
                    </w:ins>
                  </m:r>
                  <m:r>
                    <w:ins w:id="351" w:author="Owen" w:date="2026-02-28T10:41:00Z" w16du:dateUtc="2026-02-28T09:41:00Z">
                      <w:rPr>
                        <w:rFonts w:ascii="Cambria Math" w:hAnsi="Cambria Math"/>
                      </w:rPr>
                      <m:t>18</m:t>
                    </w:ins>
                  </m:r>
                </m:e>
                <m:e>
                  <m:r>
                    <w:ins w:id="352" w:author="Owen" w:date="2026-02-28T10:41:00Z" w16du:dateUtc="2026-02-28T09:41:00Z">
                      <w:rPr>
                        <w:rFonts w:ascii="Cambria Math" w:hAnsi="Cambria Math"/>
                      </w:rPr>
                      <m:t>1</m:t>
                    </w:ins>
                  </m:r>
                  <m:r>
                    <w:ins w:id="353" w:author="Owen" w:date="2026-02-28T10:41:00Z" w16du:dateUtc="2026-02-28T09:41:00Z">
                      <m:rPr>
                        <m:sty m:val="p"/>
                      </m:rPr>
                      <w:rPr>
                        <w:rFonts w:ascii="Cambria Math" w:hAnsi="Cambria Math"/>
                      </w:rPr>
                      <m:t>/</m:t>
                    </w:ins>
                  </m:r>
                  <m:r>
                    <w:ins w:id="354" w:author="Owen" w:date="2026-02-28T10:41:00Z" w16du:dateUtc="2026-02-28T09:41:00Z">
                      <w:rPr>
                        <w:rFonts w:ascii="Cambria Math" w:hAnsi="Cambria Math"/>
                      </w:rPr>
                      <m:t>9</m:t>
                    </w:ins>
                  </m:r>
                </m:e>
                <m:e>
                  <m:r>
                    <w:ins w:id="355" w:author="Owen" w:date="2026-02-28T10:41:00Z" w16du:dateUtc="2026-02-28T09:41:00Z">
                      <w:rPr>
                        <w:rFonts w:ascii="Cambria Math" w:hAnsi="Cambria Math"/>
                      </w:rPr>
                      <m:t>1</m:t>
                    </w:ins>
                  </m:r>
                  <m:r>
                    <w:ins w:id="356" w:author="Owen" w:date="2026-02-28T10:41:00Z" w16du:dateUtc="2026-02-28T09:41:00Z">
                      <m:rPr>
                        <m:sty m:val="p"/>
                      </m:rPr>
                      <w:rPr>
                        <w:rFonts w:ascii="Cambria Math" w:hAnsi="Cambria Math"/>
                      </w:rPr>
                      <m:t>/</m:t>
                    </w:ins>
                  </m:r>
                  <m:r>
                    <w:ins w:id="357" w:author="Owen" w:date="2026-02-28T10:41:00Z" w16du:dateUtc="2026-02-28T09:41:00Z">
                      <w:rPr>
                        <w:rFonts w:ascii="Cambria Math" w:hAnsi="Cambria Math"/>
                      </w:rPr>
                      <m:t>47</m:t>
                    </w:ins>
                  </m:r>
                </m:e>
              </m:mr>
            </m:m>
          </m:e>
        </m:d>
        <m:r>
          <w:ins w:id="358" w:author="Owen" w:date="2026-02-28T10:41:00Z" w16du:dateUtc="2026-02-28T09:41:00Z">
            <m:rPr>
              <m:sty m:val="p"/>
            </m:rPr>
            <w:rPr>
              <w:rFonts w:ascii="Cambria Math" w:hAnsi="Cambria Math"/>
            </w:rPr>
            <m:t>,</m:t>
          </w:ins>
        </m:r>
      </m:oMath>
    </w:p>
    <w:p w14:paraId="52540E06" w14:textId="77777777" w:rsidR="009D19A3" w:rsidRDefault="00000000">
      <w:pPr>
        <w:pStyle w:val="FirstParagraph"/>
        <w:rPr>
          <w:ins w:id="359" w:author="Owen" w:date="2026-02-28T10:41:00Z" w16du:dateUtc="2026-02-28T09:41:00Z"/>
        </w:rPr>
      </w:pPr>
      <m:oMathPara>
        <m:oMathParaPr>
          <m:jc m:val="center"/>
        </m:oMathParaPr>
        <m:oMath>
          <m:sSub>
            <m:sSubPr>
              <m:ctrlPr>
                <w:ins w:id="360" w:author="Owen" w:date="2026-02-28T10:41:00Z" w16du:dateUtc="2026-02-28T09:41:00Z">
                  <w:rPr>
                    <w:rFonts w:ascii="Cambria Math" w:hAnsi="Cambria Math"/>
                  </w:rPr>
                </w:ins>
              </m:ctrlPr>
            </m:sSubPr>
            <m:e>
              <m:r>
                <w:ins w:id="361" w:author="Owen" w:date="2026-02-28T10:41:00Z" w16du:dateUtc="2026-02-28T09:41:00Z">
                  <w:rPr>
                    <w:rFonts w:ascii="Cambria Math" w:hAnsi="Cambria Math"/>
                  </w:rPr>
                  <m:t>N</m:t>
                </w:ins>
              </m:r>
            </m:e>
            <m:sub>
              <m:r>
                <w:ins w:id="362" w:author="Owen" w:date="2026-02-28T10:41:00Z" w16du:dateUtc="2026-02-28T09:41:00Z">
                  <w:rPr>
                    <w:rFonts w:ascii="Cambria Math" w:hAnsi="Cambria Math"/>
                  </w:rPr>
                  <m:t>F</m:t>
                </w:ins>
              </m:r>
            </m:sub>
          </m:sSub>
          <m:r>
            <w:ins w:id="363" w:author="Owen" w:date="2026-02-28T10:41:00Z" w16du:dateUtc="2026-02-28T09:41:00Z">
              <m:rPr>
                <m:sty m:val="p"/>
              </m:rPr>
              <w:rPr>
                <w:rFonts w:ascii="Cambria Math" w:hAnsi="Cambria Math"/>
              </w:rPr>
              <m:t>=</m:t>
            </w:ins>
          </m:r>
          <m:d>
            <m:dPr>
              <m:begChr m:val="["/>
              <m:endChr m:val="]"/>
              <m:ctrlPr>
                <w:ins w:id="364" w:author="Owen" w:date="2026-02-28T10:41:00Z" w16du:dateUtc="2026-02-28T09:41:00Z">
                  <w:rPr>
                    <w:rFonts w:ascii="Cambria Math" w:hAnsi="Cambria Math"/>
                  </w:rPr>
                </w:ins>
              </m:ctrlPr>
            </m:dPr>
            <m:e>
              <m:m>
                <m:mPr>
                  <m:plcHide m:val="1"/>
                  <m:mcs>
                    <m:mc>
                      <m:mcPr>
                        <m:count m:val="4"/>
                        <m:mcJc m:val="center"/>
                      </m:mcPr>
                    </m:mc>
                  </m:mcs>
                  <m:ctrlPr>
                    <w:ins w:id="365" w:author="Owen" w:date="2026-02-28T10:41:00Z" w16du:dateUtc="2026-02-28T09:41:00Z">
                      <w:rPr>
                        <w:rFonts w:ascii="Cambria Math" w:hAnsi="Cambria Math"/>
                      </w:rPr>
                    </w:ins>
                  </m:ctrlPr>
                </m:mPr>
                <m:mr>
                  <m:e>
                    <m:r>
                      <w:ins w:id="366" w:author="Owen" w:date="2026-02-28T10:41:00Z" w16du:dateUtc="2026-02-28T09:41:00Z">
                        <w:rPr>
                          <w:rFonts w:ascii="Cambria Math" w:hAnsi="Cambria Math"/>
                        </w:rPr>
                        <m:t>0</m:t>
                      </w:ins>
                    </m:r>
                  </m:e>
                  <m:e>
                    <m:r>
                      <w:ins w:id="367" w:author="Owen" w:date="2026-02-28T10:41:00Z" w16du:dateUtc="2026-02-28T09:41:00Z">
                        <w:rPr>
                          <w:rFonts w:ascii="Cambria Math" w:hAnsi="Cambria Math"/>
                        </w:rPr>
                        <m:t>0</m:t>
                      </w:ins>
                    </m:r>
                  </m:e>
                  <m:e>
                    <m:r>
                      <w:ins w:id="368" w:author="Owen" w:date="2026-02-28T10:41:00Z" w16du:dateUtc="2026-02-28T09:41:00Z">
                        <w:rPr>
                          <w:rFonts w:ascii="Cambria Math" w:hAnsi="Cambria Math"/>
                        </w:rPr>
                        <m:t>0</m:t>
                      </w:ins>
                    </m:r>
                  </m:e>
                  <m:e>
                    <m:r>
                      <w:ins w:id="369" w:author="Owen" w:date="2026-02-28T10:41:00Z" w16du:dateUtc="2026-02-28T09:41:00Z">
                        <w:rPr>
                          <w:rFonts w:ascii="Cambria Math" w:hAnsi="Cambria Math"/>
                        </w:rPr>
                        <m:t>9</m:t>
                      </w:ins>
                    </m:r>
                    <m:r>
                      <w:ins w:id="370" w:author="Owen" w:date="2026-02-28T10:41:00Z" w16du:dateUtc="2026-02-28T09:41:00Z">
                        <m:rPr>
                          <m:sty m:val="p"/>
                        </m:rPr>
                        <w:rPr>
                          <w:rFonts w:ascii="Cambria Math" w:hAnsi="Cambria Math"/>
                        </w:rPr>
                        <m:t>/</m:t>
                      </w:ins>
                    </m:r>
                    <m:r>
                      <w:ins w:id="371" w:author="Owen" w:date="2026-02-28T10:41:00Z" w16du:dateUtc="2026-02-28T09:41:00Z">
                        <w:rPr>
                          <w:rFonts w:ascii="Cambria Math" w:hAnsi="Cambria Math"/>
                        </w:rPr>
                        <m:t>47</m:t>
                      </w:ins>
                    </m:r>
                  </m:e>
                </m:mr>
                <m:mr>
                  <m:e>
                    <m:r>
                      <w:ins w:id="372" w:author="Owen" w:date="2026-02-28T10:41:00Z" w16du:dateUtc="2026-02-28T09:41:00Z">
                        <w:rPr>
                          <w:rFonts w:ascii="Cambria Math" w:hAnsi="Cambria Math"/>
                        </w:rPr>
                        <m:t>0</m:t>
                      </w:ins>
                    </m:r>
                  </m:e>
                  <m:e>
                    <m:r>
                      <w:ins w:id="373" w:author="Owen" w:date="2026-02-28T10:41:00Z" w16du:dateUtc="2026-02-28T09:41:00Z">
                        <w:rPr>
                          <w:rFonts w:ascii="Cambria Math" w:hAnsi="Cambria Math"/>
                        </w:rPr>
                        <m:t>0</m:t>
                      </w:ins>
                    </m:r>
                  </m:e>
                  <m:e>
                    <m:r>
                      <w:ins w:id="374" w:author="Owen" w:date="2026-02-28T10:41:00Z" w16du:dateUtc="2026-02-28T09:41:00Z">
                        <w:rPr>
                          <w:rFonts w:ascii="Cambria Math" w:hAnsi="Cambria Math"/>
                        </w:rPr>
                        <m:t>0</m:t>
                      </w:ins>
                    </m:r>
                  </m:e>
                  <m:e>
                    <m:r>
                      <w:ins w:id="375" w:author="Owen" w:date="2026-02-28T10:41:00Z" w16du:dateUtc="2026-02-28T09:41:00Z">
                        <w:rPr>
                          <w:rFonts w:ascii="Cambria Math" w:hAnsi="Cambria Math"/>
                        </w:rPr>
                        <m:t>0</m:t>
                      </w:ins>
                    </m:r>
                  </m:e>
                </m:mr>
                <m:mr>
                  <m:e>
                    <m:r>
                      <w:ins w:id="376" w:author="Owen" w:date="2026-02-28T10:41:00Z" w16du:dateUtc="2026-02-28T09:41:00Z">
                        <w:rPr>
                          <w:rFonts w:ascii="Cambria Math" w:hAnsi="Cambria Math"/>
                        </w:rPr>
                        <m:t>0</m:t>
                      </w:ins>
                    </m:r>
                  </m:e>
                  <m:e>
                    <m:r>
                      <w:ins w:id="377" w:author="Owen" w:date="2026-02-28T10:41:00Z" w16du:dateUtc="2026-02-28T09:41:00Z">
                        <w:rPr>
                          <w:rFonts w:ascii="Cambria Math" w:hAnsi="Cambria Math"/>
                        </w:rPr>
                        <m:t>0</m:t>
                      </w:ins>
                    </m:r>
                  </m:e>
                  <m:e>
                    <m:r>
                      <w:ins w:id="378" w:author="Owen" w:date="2026-02-28T10:41:00Z" w16du:dateUtc="2026-02-28T09:41:00Z">
                        <w:rPr>
                          <w:rFonts w:ascii="Cambria Math" w:hAnsi="Cambria Math"/>
                        </w:rPr>
                        <m:t>0</m:t>
                      </w:ins>
                    </m:r>
                  </m:e>
                  <m:e>
                    <m:r>
                      <w:ins w:id="379" w:author="Owen" w:date="2026-02-28T10:41:00Z" w16du:dateUtc="2026-02-28T09:41:00Z">
                        <w:rPr>
                          <w:rFonts w:ascii="Cambria Math" w:hAnsi="Cambria Math"/>
                        </w:rPr>
                        <m:t>0</m:t>
                      </w:ins>
                    </m:r>
                  </m:e>
                </m:mr>
                <m:mr>
                  <m:e>
                    <m:r>
                      <w:ins w:id="380" w:author="Owen" w:date="2026-02-28T10:41:00Z" w16du:dateUtc="2026-02-28T09:41:00Z">
                        <w:rPr>
                          <w:rFonts w:ascii="Cambria Math" w:hAnsi="Cambria Math"/>
                        </w:rPr>
                        <m:t>0</m:t>
                      </w:ins>
                    </m:r>
                  </m:e>
                  <m:e>
                    <m:r>
                      <w:ins w:id="381" w:author="Owen" w:date="2026-02-28T10:41:00Z" w16du:dateUtc="2026-02-28T09:41:00Z">
                        <w:rPr>
                          <w:rFonts w:ascii="Cambria Math" w:hAnsi="Cambria Math"/>
                        </w:rPr>
                        <m:t>0</m:t>
                      </w:ins>
                    </m:r>
                  </m:e>
                  <m:e>
                    <m:r>
                      <w:ins w:id="382" w:author="Owen" w:date="2026-02-28T10:41:00Z" w16du:dateUtc="2026-02-28T09:41:00Z">
                        <w:rPr>
                          <w:rFonts w:ascii="Cambria Math" w:hAnsi="Cambria Math"/>
                        </w:rPr>
                        <m:t>0</m:t>
                      </w:ins>
                    </m:r>
                  </m:e>
                  <m:e>
                    <m:r>
                      <w:ins w:id="383" w:author="Owen" w:date="2026-02-28T10:41:00Z" w16du:dateUtc="2026-02-28T09:41:00Z">
                        <w:rPr>
                          <w:rFonts w:ascii="Cambria Math" w:hAnsi="Cambria Math"/>
                        </w:rPr>
                        <m:t>0</m:t>
                      </w:ins>
                    </m:r>
                  </m:e>
                </m:mr>
              </m:m>
            </m:e>
          </m:d>
          <m:r>
            <w:ins w:id="384" w:author="Owen" w:date="2026-02-28T10:41:00Z" w16du:dateUtc="2026-02-28T09:41:00Z">
              <m:rPr>
                <m:sty m:val="p"/>
              </m:rPr>
              <w:rPr>
                <w:rFonts w:ascii="Cambria Math" w:hAnsi="Cambria Math"/>
              </w:rPr>
              <m:t>.</m:t>
            </w:ins>
          </m:r>
        </m:oMath>
      </m:oMathPara>
    </w:p>
    <w:p w14:paraId="7DAAF03D" w14:textId="77777777" w:rsidR="009D19A3" w:rsidRDefault="00000000">
      <w:pPr>
        <w:pStyle w:val="FirstParagraph"/>
      </w:pPr>
      <w:ins w:id="385" w:author="Owen" w:date="2026-02-28T10:41:00Z" w16du:dateUtc="2026-02-28T09:41:00Z">
        <w:r>
          <w:t xml:space="preserve">Here, columns index origin stage </w:t>
        </w:r>
      </w:ins>
      <m:oMath>
        <m:r>
          <w:ins w:id="386" w:author="Owen" w:date="2026-02-28T10:41:00Z" w16du:dateUtc="2026-02-28T09:41:00Z">
            <w:rPr>
              <w:rFonts w:ascii="Cambria Math" w:hAnsi="Cambria Math"/>
            </w:rPr>
            <m:t>j</m:t>
          </w:ins>
        </m:r>
      </m:oMath>
      <w:ins w:id="387" w:author="Owen" w:date="2026-02-28T10:41:00Z" w16du:dateUtc="2026-02-28T09:41:00Z">
        <w:r>
          <w:t xml:space="preserve">; rows 1-4 in </w:t>
        </w:r>
      </w:ins>
      <m:oMath>
        <m:sSub>
          <m:sSubPr>
            <m:ctrlPr>
              <w:ins w:id="388" w:author="Owen" w:date="2026-02-28T10:41:00Z" w16du:dateUtc="2026-02-28T09:41:00Z">
                <w:rPr>
                  <w:rFonts w:ascii="Cambria Math" w:hAnsi="Cambria Math"/>
                </w:rPr>
              </w:ins>
            </m:ctrlPr>
          </m:sSubPr>
          <m:e>
            <m:r>
              <w:ins w:id="389" w:author="Owen" w:date="2026-02-28T10:41:00Z" w16du:dateUtc="2026-02-28T09:41:00Z">
                <w:rPr>
                  <w:rFonts w:ascii="Cambria Math" w:hAnsi="Cambria Math"/>
                </w:rPr>
                <m:t>N</m:t>
              </w:ins>
            </m:r>
          </m:e>
          <m:sub>
            <m:r>
              <w:ins w:id="390" w:author="Owen" w:date="2026-02-28T10:41:00Z" w16du:dateUtc="2026-02-28T09:41:00Z">
                <w:rPr>
                  <w:rFonts w:ascii="Cambria Math" w:hAnsi="Cambria Math"/>
                </w:rPr>
                <m:t>U</m:t>
              </w:ins>
            </m:r>
          </m:sub>
        </m:sSub>
      </m:oMath>
      <w:ins w:id="391" w:author="Owen" w:date="2026-02-28T10:41:00Z" w16du:dateUtc="2026-02-28T09:41:00Z">
        <w:r>
          <w:t xml:space="preserve"> index destination stages, and the extra row </w:t>
        </w:r>
      </w:ins>
      <m:oMath>
        <m:r>
          <w:ins w:id="392" w:author="Owen" w:date="2026-02-28T10:41:00Z" w16du:dateUtc="2026-02-28T09:41:00Z">
            <w:rPr>
              <w:rFonts w:ascii="Cambria Math" w:hAnsi="Cambria Math"/>
            </w:rPr>
            <m:t>d</m:t>
          </w:ins>
        </m:r>
      </m:oMath>
      <w:ins w:id="393" w:author="Owen" w:date="2026-02-28T10:41:00Z" w16du:dateUtc="2026-02-28T09:41:00Z">
        <w:r>
          <w:t xml:space="preserve"> contains stage-specific death</w:t>
        </w:r>
      </w:ins>
      <w:r>
        <w:t xml:space="preserve"> frequencies</w:t>
      </w:r>
      <w:ins w:id="394" w:author="Owen" w:date="2026-02-28T10:41:00Z" w16du:dateUtc="2026-02-28T09:41:00Z">
        <w:r>
          <w:t xml:space="preserve">. The </w:t>
        </w:r>
      </w:ins>
      <m:oMath>
        <m:sSub>
          <m:sSubPr>
            <m:ctrlPr>
              <w:ins w:id="395" w:author="Owen" w:date="2026-02-28T10:41:00Z" w16du:dateUtc="2026-02-28T09:41:00Z">
                <w:rPr>
                  <w:rFonts w:ascii="Cambria Math" w:hAnsi="Cambria Math"/>
                </w:rPr>
              </w:ins>
            </m:ctrlPr>
          </m:sSubPr>
          <m:e>
            <m:r>
              <w:ins w:id="396" w:author="Owen" w:date="2026-02-28T10:41:00Z" w16du:dateUtc="2026-02-28T09:41:00Z">
                <w:rPr>
                  <w:rFonts w:ascii="Cambria Math" w:hAnsi="Cambria Math"/>
                </w:rPr>
                <m:t>N</m:t>
              </w:ins>
            </m:r>
          </m:e>
          <m:sub>
            <m:r>
              <w:ins w:id="397" w:author="Owen" w:date="2026-02-28T10:41:00Z" w16du:dateUtc="2026-02-28T09:41:00Z">
                <w:rPr>
                  <w:rFonts w:ascii="Cambria Math" w:hAnsi="Cambria Math"/>
                </w:rPr>
                <m:t>F</m:t>
              </w:ins>
            </m:r>
          </m:sub>
        </m:sSub>
      </m:oMath>
      <w:ins w:id="398" w:author="Owen" w:date="2026-02-28T10:41:00Z" w16du:dateUtc="2026-02-28T09:41:00Z">
        <w:r>
          <w:t xml:space="preserve"> matrix remains </w:t>
        </w:r>
      </w:ins>
      <m:oMath>
        <m:r>
          <w:ins w:id="399" w:author="Owen" w:date="2026-02-28T10:41:00Z" w16du:dateUtc="2026-02-28T09:41:00Z">
            <w:rPr>
              <w:rFonts w:ascii="Cambria Math" w:hAnsi="Cambria Math"/>
            </w:rPr>
            <m:t>4</m:t>
          </w:ins>
        </m:r>
        <m:r>
          <w:ins w:id="400" w:author="Owen" w:date="2026-02-28T10:41:00Z" w16du:dateUtc="2026-02-28T09:41:00Z">
            <m:rPr>
              <m:sty m:val="p"/>
            </m:rPr>
            <w:rPr>
              <w:rFonts w:ascii="Cambria Math" w:hAnsi="Cambria Math"/>
            </w:rPr>
            <m:t>×</m:t>
          </w:ins>
        </m:r>
        <m:r>
          <w:ins w:id="401" w:author="Owen" w:date="2026-02-28T10:41:00Z" w16du:dateUtc="2026-02-28T09:41:00Z">
            <w:rPr>
              <w:rFonts w:ascii="Cambria Math" w:hAnsi="Cambria Math"/>
            </w:rPr>
            <m:t>4</m:t>
          </w:ins>
        </m:r>
      </m:oMath>
      <w:ins w:id="402" w:author="Owen" w:date="2026-02-28T10:41:00Z" w16du:dateUtc="2026-02-28T09:41:00Z">
        <w:r>
          <w:t xml:space="preserve"> and contains only reproductive transitions. From these counts</w:t>
        </w:r>
      </w:ins>
      <w:r>
        <w:t xml:space="preserve">, the sampling distributions of the underlying transition rates </w:t>
      </w:r>
      <w:del w:id="403" w:author="Owen" w:date="2026-02-28T10:41:00Z" w16du:dateUtc="2026-02-28T09:41:00Z">
        <w:r>
          <w:delText>correspond to the following models</w:delText>
        </w:r>
      </w:del>
      <w:ins w:id="404" w:author="Owen" w:date="2026-02-28T10:41:00Z" w16du:dateUtc="2026-02-28T09:41:00Z">
        <w:r>
          <w:t>are</w:t>
        </w:r>
      </w:ins>
      <w:r>
        <w:t>:</w:t>
      </w:r>
    </w:p>
    <w:p w14:paraId="21CF623A" w14:textId="77777777" w:rsidR="009D19A3" w:rsidRDefault="00000000">
      <w:pPr>
        <w:pStyle w:val="BodyText"/>
      </w:pPr>
      <m:oMathPara>
        <m:oMathParaPr>
          <m:jc m:val="center"/>
        </m:oMathParaPr>
        <m:oMath>
          <m:d>
            <m:dPr>
              <m:ctrlPr>
                <w:rPr>
                  <w:rFonts w:ascii="Cambria Math" w:hAnsi="Cambria Math"/>
                </w:rPr>
              </m:ctrlPr>
            </m:dPr>
            <m:e>
              <w:commentRangeStart w:id="405"/>
              <w:commentRangeStart w:id="406"/>
              <m:r>
                <w:rPr>
                  <w:rFonts w:ascii="Cambria Math" w:hAnsi="Cambria Math"/>
                </w:rPr>
                <m:t>12</m:t>
              </m:r>
              <m:r>
                <m:rPr>
                  <m:sty m:val="p"/>
                </m:rPr>
                <w:rPr>
                  <w:rFonts w:ascii="Cambria Math" w:hAnsi="Cambria Math"/>
                </w:rPr>
                <m:t>,</m:t>
              </m:r>
              <m:r>
                <w:rPr>
                  <w:rFonts w:ascii="Cambria Math" w:hAnsi="Cambria Math"/>
                </w:rPr>
                <m:t>2</m:t>
              </m:r>
              <w:commentRangeEnd w:id="405"/>
              <m:r>
                <m:rPr>
                  <m:sty m:val="p"/>
                </m:rPr>
                <w:rPr>
                  <w:rStyle w:val="CommentReference"/>
                  <w:rFonts w:ascii="Cambria Math" w:hAnsi="Cambria Math"/>
                  <w:sz w:val="24"/>
                  <w:szCs w:val="24"/>
                </w:rPr>
                <w:commentReference w:id="405"/>
              </m:r>
              <w:commentRangeEnd w:id="406"/>
              <m:r>
                <m:rPr>
                  <m:sty m:val="p"/>
                </m:rPr>
                <w:rPr>
                  <w:rStyle w:val="CommentReference"/>
                  <w:rFonts w:ascii="Cambria Math" w:hAnsi="Cambria Math"/>
                  <w:sz w:val="24"/>
                  <w:szCs w:val="24"/>
                </w:rPr>
                <w:commentReference w:id="406"/>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e>
          </m:d>
          <m:r>
            <m:rPr>
              <m:sty m:val="p"/>
            </m:rPr>
            <w:rPr>
              <w:rFonts w:ascii="Cambria Math" w:hAnsi="Cambria Math"/>
            </w:rPr>
            <m:t>,</m:t>
          </m:r>
        </m:oMath>
      </m:oMathPara>
    </w:p>
    <w:p w14:paraId="2BF80D89" w14:textId="77777777" w:rsidR="009D19A3" w:rsidRDefault="00000000">
      <w:pPr>
        <w:pStyle w:val="FirstParagraph"/>
      </w:pPr>
      <m:oMathPara>
        <m:oMathParaPr>
          <m:jc m:val="center"/>
        </m:oMathParaPr>
        <m:oMath>
          <m:d>
            <m:dPr>
              <m:ctrlPr>
                <w:rPr>
                  <w:rFonts w:ascii="Cambria Math" w:hAnsi="Cambria Math"/>
                </w:rPr>
              </m:ctrlPr>
            </m:dPr>
            <m:e>
              <m:r>
                <w:rPr>
                  <w:rFonts w:ascii="Cambria Math" w:hAnsi="Cambria Math"/>
                </w:rPr>
                <m:t>14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d2</m:t>
                  </m:r>
                </m:sub>
              </m:sSub>
            </m:e>
          </m:d>
          <m:r>
            <m:rPr>
              <m:sty m:val="p"/>
            </m:rPr>
            <w:rPr>
              <w:rFonts w:ascii="Cambria Math" w:hAnsi="Cambria Math"/>
            </w:rPr>
            <m:t>,</m:t>
          </m:r>
        </m:oMath>
      </m:oMathPara>
    </w:p>
    <w:p w14:paraId="662BF8AA" w14:textId="77777777" w:rsidR="009D19A3" w:rsidRDefault="00000000">
      <w:pPr>
        <w:pStyle w:val="FirstParagraph"/>
      </w:pPr>
      <m:oMathPara>
        <m:oMathParaPr>
          <m:jc m:val="center"/>
        </m:oMathParaP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d3</m:t>
                  </m:r>
                </m:sub>
              </m:sSub>
            </m:e>
          </m:d>
          <m:r>
            <m:rPr>
              <m:sty m:val="p"/>
            </m:rPr>
            <w:rPr>
              <w:rFonts w:ascii="Cambria Math" w:hAnsi="Cambria Math"/>
            </w:rPr>
            <m:t>,</m:t>
          </m:r>
        </m:oMath>
      </m:oMathPara>
    </w:p>
    <w:p w14:paraId="3FEF7EEE" w14:textId="77777777" w:rsidR="009D19A3" w:rsidRDefault="00000000">
      <w:pPr>
        <w:pStyle w:val="FirstParagraph"/>
      </w:pPr>
      <m:oMathPara>
        <m:oMathParaPr>
          <m:jc m:val="center"/>
        </m:oMathParaPr>
        <m:oMath>
          <m:d>
            <m:dPr>
              <m:ctrlPr>
                <w:rPr>
                  <w:rFonts w:ascii="Cambria Math" w:hAnsi="Cambria Math"/>
                </w:rPr>
              </m:ctrlPr>
            </m:dPr>
            <m:e>
              <m:r>
                <w:rPr>
                  <w:rFonts w:ascii="Cambria Math" w:hAnsi="Cambria Math"/>
                </w:rPr>
                <m:t>13</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1</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d4</m:t>
                  </m:r>
                </m:sub>
              </m:sSub>
            </m:e>
          </m:d>
          <m:r>
            <m:rPr>
              <m:sty m:val="p"/>
            </m:rPr>
            <w:rPr>
              <w:rFonts w:ascii="Cambria Math" w:hAnsi="Cambria Math"/>
            </w:rPr>
            <m:t>,</m:t>
          </m:r>
        </m:oMath>
      </m:oMathPara>
    </w:p>
    <w:p w14:paraId="61E53CE3" w14:textId="77777777" w:rsidR="009D19A3" w:rsidRDefault="00000000">
      <w:pPr>
        <w:pStyle w:val="FirstParagraph"/>
      </w:pPr>
      <m:oMathPara>
        <m:oMathParaPr>
          <m:jc m:val="center"/>
        </m:oMathParaPr>
        <m:oMath>
          <m:r>
            <w:rPr>
              <w:rFonts w:ascii="Cambria Math" w:hAnsi="Cambria Math"/>
            </w:rPr>
            <m:t>9</m:t>
          </m:r>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14</m:t>
                      </m:r>
                    </m:sub>
                  </m:sSub>
                  <m:r>
                    <m:rPr>
                      <m:sty m:val="p"/>
                    </m:rPr>
                    <w:rPr>
                      <w:rFonts w:ascii="Cambria Math" w:hAnsi="Cambria Math"/>
                    </w:rPr>
                    <m:t>+log</m:t>
                  </m:r>
                  <m:r>
                    <w:rPr>
                      <w:rFonts w:ascii="Cambria Math" w:hAnsi="Cambria Math"/>
                    </w:rPr>
                    <m:t>47</m:t>
                  </m:r>
                </m:e>
              </m:d>
            </m:e>
          </m:d>
          <m:r>
            <m:rPr>
              <m:sty m:val="p"/>
            </m:rPr>
            <w:rPr>
              <w:rFonts w:ascii="Cambria Math" w:hAnsi="Cambria Math"/>
            </w:rPr>
            <m:t>.</m:t>
          </m:r>
        </m:oMath>
      </m:oMathPara>
    </w:p>
    <w:p w14:paraId="325DB4CC" w14:textId="77777777" w:rsidR="009D19A3" w:rsidRDefault="00000000">
      <w:pPr>
        <w:pStyle w:val="FirstParagraph"/>
      </w:pPr>
      <w:r>
        <w:t>To create a sampling distribution for the focal MPM, we take 2,000 independent draws from the sampling distributions implied above (</w:t>
      </w:r>
      <w:commentRangeStart w:id="407"/>
      <w:r>
        <w:t xml:space="preserve">see </w:t>
      </w:r>
      <w:del w:id="408" w:author="Owen" w:date="2026-02-28T10:41:00Z" w16du:dateUtc="2026-02-28T09:41:00Z">
        <w:r>
          <w:delText xml:space="preserve">the </w:delText>
        </w:r>
      </w:del>
      <w:r>
        <w:t xml:space="preserve">Supplementary </w:t>
      </w:r>
      <w:del w:id="409" w:author="Owen" w:date="2026-02-28T10:41:00Z" w16du:dateUtc="2026-02-28T09:41:00Z">
        <w:r>
          <w:delText>Materials</w:delText>
        </w:r>
      </w:del>
      <w:ins w:id="410" w:author="Owen" w:date="2026-02-28T10:41:00Z" w16du:dateUtc="2026-02-28T09:41:00Z">
        <w:r>
          <w:t>Methods section S1.1</w:t>
        </w:r>
      </w:ins>
      <w:r>
        <w:t xml:space="preserve"> for a </w:t>
      </w:r>
      <w:del w:id="411" w:author="Owen" w:date="2026-02-28T10:41:00Z" w16du:dateUtc="2026-02-28T09:41:00Z">
        <w:r>
          <w:delText>more complete</w:delText>
        </w:r>
      </w:del>
      <w:ins w:id="412" w:author="Owen" w:date="2026-02-28T10:41:00Z" w16du:dateUtc="2026-02-28T09:41:00Z">
        <w:r>
          <w:t>full workflow</w:t>
        </w:r>
      </w:ins>
      <w:r>
        <w:t xml:space="preserve"> description</w:t>
      </w:r>
      <w:del w:id="413" w:author="Owen" w:date="2026-02-28T10:41:00Z" w16du:dateUtc="2026-02-28T09:41:00Z">
        <w:r>
          <w:delText xml:space="preserve"> of this workflow</w:delText>
        </w:r>
      </w:del>
      <w:commentRangeEnd w:id="407"/>
      <w:r w:rsidR="006C4F79">
        <w:rPr>
          <w:rStyle w:val="CommentReference"/>
          <w:sz w:val="24"/>
          <w:szCs w:val="24"/>
        </w:rPr>
        <w:commentReference w:id="407"/>
      </w:r>
      <w:r>
        <w:t>).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14:paraId="4FEDB1E7" w14:textId="77777777" w:rsidR="009D19A3" w:rsidRDefault="00000000">
      <w:pPr>
        <w:pStyle w:val="BodyText"/>
      </w:pPr>
      <w:r>
        <w:t xml:space="preserve">The modest sample sizes underpinning this MPM (9-47 plants per stage class) result in relatively high sampling uncertainty in the transition rates (Fig. 1). For instance, the sample estimate for the vegetative-reproductive growth transition is 0.22 (2/9), but the upper bound of the </w:t>
      </w:r>
      <w:commentRangeStart w:id="414"/>
      <w:commentRangeStart w:id="415"/>
      <w:r>
        <w:t xml:space="preserve">95% </w:t>
      </w:r>
      <w:del w:id="416" w:author="Owen" w:date="2026-02-28T10:41:00Z" w16du:dateUtc="2026-02-28T09:41:00Z">
        <w:r>
          <w:delText>credible</w:delText>
        </w:r>
      </w:del>
      <w:ins w:id="417" w:author="Owen" w:date="2026-02-28T10:41:00Z" w16du:dateUtc="2026-02-28T09:41:00Z">
        <w:r>
          <w:t>bootstrap</w:t>
        </w:r>
      </w:ins>
      <w:r>
        <w:t xml:space="preserve"> interval </w:t>
      </w:r>
      <w:commentRangeEnd w:id="414"/>
      <w:r w:rsidR="00CB773C">
        <w:rPr>
          <w:rStyle w:val="CommentReference"/>
          <w:sz w:val="24"/>
          <w:szCs w:val="24"/>
        </w:rPr>
        <w:commentReference w:id="414"/>
      </w:r>
      <w:commentRangeEnd w:id="415"/>
      <w:r w:rsidR="00220036">
        <w:rPr>
          <w:rStyle w:val="CommentReference"/>
          <w:sz w:val="24"/>
          <w:szCs w:val="24"/>
        </w:rPr>
        <w:commentReference w:id="415"/>
      </w:r>
      <w:r>
        <w:t xml:space="preserve">suggests this transition rate could plausibly be as high as 0.45 in the population at large. Correspondingly, there is substantial sampling uncertainty in some derived parameters (Fig. 2). Based on the 95% </w:t>
      </w:r>
      <w:del w:id="418" w:author="Owen" w:date="2026-02-28T10:41:00Z" w16du:dateUtc="2026-02-28T09:41:00Z">
        <w:r>
          <w:delText>credible</w:delText>
        </w:r>
      </w:del>
      <w:ins w:id="419" w:author="Owen" w:date="2026-02-28T10:41:00Z" w16du:dateUtc="2026-02-28T09:41:00Z">
        <w:r>
          <w:t>bootstrap</w:t>
        </w:r>
      </w:ins>
      <w:r>
        <w:t xml:space="preserve">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14:paraId="57259EF6" w14:textId="6A2EFD89" w:rsidR="00220036" w:rsidRDefault="00220036">
      <w:pPr>
        <w:pStyle w:val="BodyText"/>
        <w:rPr>
          <w:del w:id="420" w:author="Owen" w:date="2026-02-28T10:41:00Z" w16du:dateUtc="2026-02-28T09:41:00Z"/>
        </w:rPr>
      </w:pPr>
      <w:commentRangeStart w:id="421"/>
      <w:del w:id="422" w:author="Owen" w:date="2026-02-28T10:41:00Z" w16du:dateUtc="2026-02-28T09:41:00Z">
        <w:r>
          <w:delText>Case studies</w:delText>
        </w:r>
        <w:commentRangeEnd w:id="421"/>
        <w:r>
          <w:rPr>
            <w:rStyle w:val="CommentReference"/>
            <w:sz w:val="24"/>
            <w:szCs w:val="24"/>
          </w:rPr>
          <w:commentReference w:id="421"/>
        </w:r>
      </w:del>
    </w:p>
    <w:p w14:paraId="6CCEC2CE" w14:textId="77777777" w:rsidR="009D19A3" w:rsidRDefault="00000000">
      <w:pPr>
        <w:pStyle w:val="BodyText"/>
      </w:pPr>
      <w:r>
        <w:t xml:space="preserve">We chose </w:t>
      </w:r>
      <w:commentRangeStart w:id="423"/>
      <w:commentRangeStart w:id="424"/>
      <w:commentRangeStart w:id="425"/>
      <w:r>
        <w:t xml:space="preserve">two </w:t>
      </w:r>
      <w:del w:id="426" w:author="Owen" w:date="2026-02-28T10:41:00Z" w16du:dateUtc="2026-02-28T09:41:00Z">
        <w:r>
          <w:delText>case studies</w:delText>
        </w:r>
      </w:del>
      <w:ins w:id="427" w:author="Owen" w:date="2026-02-28T10:41:00Z" w16du:dateUtc="2026-02-28T09:41:00Z">
        <w:r>
          <w:t>analyses</w:t>
        </w:r>
      </w:ins>
      <w:r>
        <w:t xml:space="preserve"> </w:t>
      </w:r>
      <w:commentRangeEnd w:id="423"/>
      <w:r w:rsidR="00220036">
        <w:rPr>
          <w:rStyle w:val="CommentReference"/>
          <w:sz w:val="24"/>
          <w:szCs w:val="24"/>
        </w:rPr>
        <w:commentReference w:id="423"/>
      </w:r>
      <w:commentRangeEnd w:id="424"/>
      <w:r w:rsidR="00220036">
        <w:rPr>
          <w:rStyle w:val="CommentReference"/>
          <w:sz w:val="24"/>
          <w:szCs w:val="24"/>
        </w:rPr>
        <w:commentReference w:id="424"/>
      </w:r>
      <w:commentRangeEnd w:id="425"/>
      <w:r w:rsidR="006C4F79">
        <w:rPr>
          <w:rStyle w:val="CommentReference"/>
          <w:sz w:val="24"/>
          <w:szCs w:val="24"/>
        </w:rPr>
        <w:commentReference w:id="425"/>
      </w:r>
      <w:r>
        <w:t xml:space="preserve">to illuminate contrasting contexts in which sampling uncertainty may be relevant. </w:t>
      </w:r>
      <w:del w:id="428" w:author="Owen" w:date="2026-02-28T10:41:00Z" w16du:dateUtc="2026-02-28T09:41:00Z">
        <w:r>
          <w:delText>Case Study</w:delText>
        </w:r>
      </w:del>
      <w:ins w:id="429" w:author="Owen" w:date="2026-02-28T10:41:00Z" w16du:dateUtc="2026-02-28T09:41:00Z">
        <w:r>
          <w:t>Analysis</w:t>
        </w:r>
      </w:ins>
      <w:r>
        <w:t xml:space="preserve"> 1 is a comparative analysis across many species and populations, in which derived traits depend heavily on long-term survivorship inferred indirectly from stage-structured matrices, precisely the setting in which sampling uncertainty might compound. </w:t>
      </w:r>
      <w:del w:id="430" w:author="Owen" w:date="2026-02-28T10:41:00Z" w16du:dateUtc="2026-02-28T09:41:00Z">
        <w:r>
          <w:delText>Case Study</w:delText>
        </w:r>
      </w:del>
      <w:ins w:id="431" w:author="Owen" w:date="2026-02-28T10:41:00Z" w16du:dateUtc="2026-02-28T09:41:00Z">
        <w:r>
          <w:t>Analysis</w:t>
        </w:r>
      </w:ins>
      <w:r>
        <w:t xml:space="preserve"> 2, by contrast, is a </w:t>
      </w:r>
      <w:r>
        <w:lastRenderedPageBreak/>
        <w:t>within-species time series in which the response variable is a directly observed count, the statistical model is closely tied to the raw data, and the question concerns an environmental driver rather than a demographic trait per se. Together, the two analyses bracket a range of typical uses of published MPMs and allow us to ask whether the consequences of sampling uncertainty are consistent across these contexts or depend on the nature of the analysis.</w:t>
      </w:r>
    </w:p>
    <w:p w14:paraId="53145B83" w14:textId="77777777" w:rsidR="009D19A3" w:rsidRDefault="00000000">
      <w:pPr>
        <w:pStyle w:val="Heading3"/>
        <w:pPrChange w:id="432" w:author="Owen" w:date="2026-02-28T10:41:00Z" w16du:dateUtc="2026-02-28T09:41:00Z">
          <w:pPr>
            <w:pStyle w:val="Heading2"/>
          </w:pPr>
        </w:pPrChange>
      </w:pPr>
      <w:bookmarkStart w:id="433" w:name="X349b7ec3116bc91db23218542ca4014d9cbeed5"/>
      <w:bookmarkStart w:id="434" w:name="X737385d5ee45ddac807f16f7cffd7ac99bd8839"/>
      <w:bookmarkEnd w:id="132"/>
      <w:del w:id="435" w:author="Owen" w:date="2026-02-28T10:41:00Z" w16du:dateUtc="2026-02-28T09:41:00Z">
        <w:r>
          <w:delText>Case Study #</w:delText>
        </w:r>
      </w:del>
      <w:ins w:id="436" w:author="Owen" w:date="2026-02-28T10:41:00Z" w16du:dateUtc="2026-02-28T09:41:00Z">
        <w:r>
          <w:t xml:space="preserve">Analysis </w:t>
        </w:r>
      </w:ins>
      <w:r>
        <w:t>1: Comparative analysis of mortality trajectories</w:t>
      </w:r>
    </w:p>
    <w:p w14:paraId="4F078209" w14:textId="77777777" w:rsidR="009D19A3" w:rsidRDefault="00000000">
      <w:pPr>
        <w:pStyle w:val="FirstParagraph"/>
      </w:pPr>
      <w:r>
        <w:t>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 history variation (e.g. , Salguero-Gómez et al. , 2016; Healy et al. , 2019).</w:t>
      </w:r>
    </w:p>
    <w:p w14:paraId="6E147E1D" w14:textId="77777777" w:rsidR="009D19A3" w:rsidRDefault="00000000">
      <w:pPr>
        <w:pStyle w:val="BodyText"/>
      </w:pPr>
      <w:r>
        <w:t>To estimate mature life expectancy (</w:t>
      </w:r>
      <m:oMath>
        <m:r>
          <w:rPr>
            <w:rFonts w:ascii="Cambria Math" w:hAnsi="Cambria Math"/>
          </w:rPr>
          <m:t>L</m:t>
        </m:r>
      </m:oMath>
      <w:r>
        <w:t>) and shape (</w:t>
      </w:r>
      <m:oMath>
        <m:r>
          <w:rPr>
            <w:rFonts w:ascii="Cambria Math" w:hAnsi="Cambria Math"/>
          </w:rPr>
          <m:t>S</m:t>
        </m:r>
      </m:oMath>
      <w:r>
        <w:t xml:space="preserve">), we first used age-from-stage methods (Cochran and Ellner 1992, Caswell 2001 Sec. 5.3) to derive a survivorship trajectory from each MPM, starting from the first stage class(es) with positive reproduction (see </w:t>
      </w:r>
      <w:del w:id="437" w:author="Owen" w:date="2026-02-28T10:41:00Z" w16du:dateUtc="2026-02-28T09:41:00Z">
        <w:r>
          <w:delText xml:space="preserve">the </w:delText>
        </w:r>
      </w:del>
      <w:r>
        <w:t xml:space="preserve">Supplementary </w:t>
      </w:r>
      <w:del w:id="438" w:author="Owen" w:date="2026-02-28T10:41:00Z" w16du:dateUtc="2026-02-28T09:41:00Z">
        <w:r>
          <w:delText>Materials</w:delText>
        </w:r>
      </w:del>
      <w:ins w:id="439" w:author="Owen" w:date="2026-02-28T10:41:00Z" w16du:dateUtc="2026-02-28T09:41:00Z">
        <w:r>
          <w:t xml:space="preserve">Methods </w:t>
        </w:r>
        <w:r>
          <w:lastRenderedPageBreak/>
          <w:t>section S1.2</w:t>
        </w:r>
      </w:ins>
      <w:r>
        <w:t xml:space="preserve"> for </w:t>
      </w:r>
      <w:del w:id="440" w:author="Owen" w:date="2026-02-28T10:41:00Z" w16du:dateUtc="2026-02-28T09:41:00Z">
        <w:r>
          <w:delText xml:space="preserve">further </w:delText>
        </w:r>
      </w:del>
      <w:r>
        <w:t>details). We then estimated mature life expectancy by summing over the survivorship trajectory, as in</w:t>
      </w:r>
      <w:ins w:id="441" w:author="Owen" w:date="2026-02-28T10:41:00Z" w16du:dateUtc="2026-02-28T09:41:00Z">
        <w:r>
          <w:t xml:space="preserve"> Eq. (3),</w:t>
        </w:r>
      </w:ins>
    </w:p>
    <w:p w14:paraId="23371F7D" w14:textId="77777777" w:rsidR="009D19A3" w:rsidRDefault="00000000">
      <w:pPr>
        <w:pStyle w:val="BodyTex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x</m:t>
                  </m:r>
                </m:sub>
              </m:sSub>
            </m:e>
          </m:nary>
          <m:r>
            <w:del w:id="442" w:author="Owen" w:date="2026-02-28T10:41:00Z" w16du:dateUtc="2026-02-28T09:41:00Z">
              <m:rPr>
                <m:sty m:val="p"/>
              </m:rPr>
              <w:rPr>
                <w:rFonts w:ascii="Cambria Math" w:hAnsi="Cambria Math"/>
              </w:rPr>
              <m:t>,</m:t>
            </w:del>
          </m:r>
          <m:r>
            <w:ins w:id="443" w:author="Owen" w:date="2026-02-28T10:41:00Z" w16du:dateUtc="2026-02-28T09:41:00Z">
              <m:rPr>
                <m:sty m:val="p"/>
              </m:rPr>
              <w:rPr>
                <w:rFonts w:ascii="Cambria Math" w:hAnsi="Cambria Math"/>
              </w:rPr>
              <m:t>,</m:t>
            </w:ins>
          </m:r>
          <m:r>
            <w:ins w:id="444" w:author="Owen" w:date="2026-02-28T10:41:00Z" w16du:dateUtc="2026-02-28T09:41:00Z">
              <w:rPr>
                <w:rFonts w:ascii="Cambria Math" w:hAnsi="Cambria Math"/>
              </w:rPr>
              <m:t>  </m:t>
            </w:ins>
          </m:r>
          <m:d>
            <m:dPr>
              <m:ctrlPr>
                <w:ins w:id="445" w:author="Owen" w:date="2026-02-28T10:41:00Z" w16du:dateUtc="2026-02-28T09:41:00Z">
                  <w:rPr>
                    <w:rFonts w:ascii="Cambria Math" w:hAnsi="Cambria Math"/>
                  </w:rPr>
                </w:ins>
              </m:ctrlPr>
            </m:dPr>
            <m:e>
              <m:r>
                <w:ins w:id="446" w:author="Owen" w:date="2026-02-28T10:41:00Z" w16du:dateUtc="2026-02-28T09:41:00Z">
                  <w:rPr>
                    <w:rFonts w:ascii="Cambria Math" w:hAnsi="Cambria Math"/>
                  </w:rPr>
                  <m:t>3</m:t>
                </w:ins>
              </m:r>
            </m:e>
          </m:d>
        </m:oMath>
      </m:oMathPara>
    </w:p>
    <w:p w14:paraId="14BFC91E" w14:textId="77777777" w:rsidR="009D19A3" w:rsidRDefault="00000000">
      <w:pPr>
        <w:pStyle w:val="FirstParagraph"/>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is the proportion of a cohort surviving from reproductive maturity to age </w:t>
      </w:r>
      <m:oMath>
        <m:r>
          <w:rPr>
            <w:rFonts w:ascii="Cambria Math" w:hAnsi="Cambria Math"/>
          </w:rPr>
          <m:t>x</m:t>
        </m:r>
      </m:oMath>
      <w: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w:t>
      </w:r>
      <w:commentRangeStart w:id="447"/>
      <w:r>
        <w:t xml:space="preserve">see </w:t>
      </w:r>
      <w:del w:id="448" w:author="Owen" w:date="2026-02-28T10:41:00Z" w16du:dateUtc="2026-02-28T09:41:00Z">
        <w:r>
          <w:delText xml:space="preserve">the </w:delText>
        </w:r>
      </w:del>
      <w:r>
        <w:t xml:space="preserve">Supplementary </w:t>
      </w:r>
      <w:del w:id="449" w:author="Owen" w:date="2026-02-28T10:41:00Z" w16du:dateUtc="2026-02-28T09:41:00Z">
        <w:r>
          <w:delText>Materials for further details</w:delText>
        </w:r>
      </w:del>
      <w:commentRangeEnd w:id="447"/>
      <w:r w:rsidR="008455EC">
        <w:rPr>
          <w:rStyle w:val="CommentReference"/>
          <w:sz w:val="24"/>
          <w:szCs w:val="24"/>
        </w:rPr>
        <w:commentReference w:id="447"/>
      </w:r>
      <w:ins w:id="450" w:author="Owen" w:date="2026-02-28T10:41:00Z" w16du:dateUtc="2026-02-28T09:41:00Z">
        <w:r>
          <w:t>Methods section S1.2</w:t>
        </w:r>
      </w:ins>
      <w:r>
        <w:t>).</w:t>
      </w:r>
    </w:p>
    <w:p w14:paraId="1C933B0C" w14:textId="77777777" w:rsidR="009D19A3" w:rsidRDefault="00000000">
      <w:pPr>
        <w:pStyle w:val="BodyText"/>
      </w:pPr>
      <w:r>
        <w:t xml:space="preserve">We calculated life expectancy and shape at the population level, as defined in COMPADRE. For populations with temporal replication (i.e., MPMs across multiple time periods), we used the pooled population MPM in our analysis, if available; otherwise, we used the population mean MPM. To model sampling uncertainty for pooled or mean MPMs, we pooled stage-specific sample sizes across years (see </w:t>
      </w:r>
      <w:del w:id="451" w:author="Owen" w:date="2026-02-28T10:41:00Z" w16du:dateUtc="2026-02-28T09:41:00Z">
        <w:r>
          <w:delText xml:space="preserve">further details in the </w:delText>
        </w:r>
      </w:del>
      <w:commentRangeStart w:id="452"/>
      <w:commentRangeStart w:id="453"/>
      <w:r>
        <w:t xml:space="preserve">Supplementary </w:t>
      </w:r>
      <w:del w:id="454" w:author="Owen" w:date="2026-02-28T10:41:00Z" w16du:dateUtc="2026-02-28T09:41:00Z">
        <w:r>
          <w:delText>Materials</w:delText>
        </w:r>
      </w:del>
      <w:commentRangeEnd w:id="452"/>
      <w:r w:rsidR="00255F58">
        <w:rPr>
          <w:rStyle w:val="CommentReference"/>
          <w:sz w:val="24"/>
          <w:szCs w:val="24"/>
        </w:rPr>
        <w:commentReference w:id="452"/>
      </w:r>
      <w:commentRangeEnd w:id="453"/>
      <w:r w:rsidR="006C4F79">
        <w:rPr>
          <w:rStyle w:val="CommentReference"/>
          <w:sz w:val="24"/>
          <w:szCs w:val="24"/>
        </w:rPr>
        <w:commentReference w:id="453"/>
      </w:r>
      <w:ins w:id="455" w:author="Owen" w:date="2026-02-28T10:41:00Z" w16du:dateUtc="2026-02-28T09:41:00Z">
        <w:r>
          <w:t>Methods section S1.3</w:t>
        </w:r>
      </w:ins>
      <w:r>
        <w:t xml:space="preserve">). This approach ignores uncertainty arising from temporal variation in transition rates and therefore underestimates overall uncertainty in the pooled estimates. The degree of underestimation depends on how much transition rates vary across years </w:t>
      </w:r>
      <w:r>
        <w:lastRenderedPageBreak/>
        <w:t>relative to within-year sampling error; for species with high interannual variability, the bias could be substantial. Results should therefore be interpreted conservatively with respect to the influence of sampling uncertainty.</w:t>
      </w:r>
    </w:p>
    <w:p w14:paraId="574D0935" w14:textId="77777777" w:rsidR="009D19A3" w:rsidRDefault="00000000">
      <w:pPr>
        <w:pStyle w:val="BodyText"/>
      </w:pPr>
      <w:r>
        <w:t>To model the relationship between point estimates of mature life expectancy and shape, we used a linear model with random intercepts at the species level (to account for non-independence among populations of the same species), as in</w:t>
      </w:r>
      <w:ins w:id="456" w:author="Owen" w:date="2026-02-28T10:41:00Z" w16du:dateUtc="2026-02-28T09:41:00Z">
        <w:r>
          <w:t xml:space="preserve"> Eq. (4),</w:t>
        </w:r>
      </w:ins>
    </w:p>
    <w:p w14:paraId="41672BE4" w14:textId="77777777" w:rsidR="009D19A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del w:id="457" w:author="Owen" w:date="2026-02-28T10:41:00Z" w16du:dateUtc="2026-02-28T09:41:00Z">
              <m:rPr>
                <m:sty m:val="p"/>
              </m:rPr>
              <w:rPr>
                <w:rFonts w:ascii="Cambria Math" w:hAnsi="Cambria Math"/>
              </w:rPr>
              <m:t>,</m:t>
            </w:del>
          </m:r>
          <m:r>
            <w:ins w:id="458" w:author="Owen" w:date="2026-02-28T10:41:00Z" w16du:dateUtc="2026-02-28T09:41:00Z">
              <m:rPr>
                <m:sty m:val="p"/>
              </m:rPr>
              <w:rPr>
                <w:rFonts w:ascii="Cambria Math" w:hAnsi="Cambria Math"/>
              </w:rPr>
              <m:t>,</m:t>
            </w:ins>
          </m:r>
          <m:r>
            <w:ins w:id="459" w:author="Owen" w:date="2026-02-28T10:41:00Z" w16du:dateUtc="2026-02-28T09:41:00Z">
              <w:rPr>
                <w:rFonts w:ascii="Cambria Math" w:hAnsi="Cambria Math"/>
              </w:rPr>
              <m:t>  </m:t>
            </w:ins>
          </m:r>
          <m:d>
            <m:dPr>
              <m:ctrlPr>
                <w:ins w:id="460" w:author="Owen" w:date="2026-02-28T10:41:00Z" w16du:dateUtc="2026-02-28T09:41:00Z">
                  <w:rPr>
                    <w:rFonts w:ascii="Cambria Math" w:hAnsi="Cambria Math"/>
                  </w:rPr>
                </w:ins>
              </m:ctrlPr>
            </m:dPr>
            <m:e>
              <m:r>
                <w:ins w:id="461" w:author="Owen" w:date="2026-02-28T10:41:00Z" w16du:dateUtc="2026-02-28T09:41:00Z">
                  <w:rPr>
                    <w:rFonts w:ascii="Cambria Math" w:hAnsi="Cambria Math"/>
                  </w:rPr>
                  <m:t>4</m:t>
                </w:ins>
              </m:r>
            </m:e>
          </m:d>
        </m:oMath>
      </m:oMathPara>
    </w:p>
    <w:p w14:paraId="2E0BAA6A" w14:textId="77777777" w:rsidR="009D19A3" w:rsidRDefault="00000000">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represent point estimates of life expectancy and shape, respectively, for population </w:t>
      </w:r>
      <m:oMath>
        <m:r>
          <w:rPr>
            <w:rFonts w:ascii="Cambria Math" w:hAnsi="Cambria Math"/>
          </w:rPr>
          <m:t>i</m:t>
        </m:r>
      </m:oMath>
      <w:r>
        <w:t xml:space="preserve"> and species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represent species-specific intercepts, </w:t>
      </w:r>
      <m:oMath>
        <m:r>
          <w:rPr>
            <w:rFonts w:ascii="Cambria Math" w:hAnsi="Cambria Math"/>
          </w:rPr>
          <m:t>β</m:t>
        </m:r>
      </m:oMath>
      <w:r>
        <w:t xml:space="preserve"> is the slope of the relationship between </w:t>
      </w:r>
      <m:oMath>
        <m:r>
          <w:rPr>
            <w:rFonts w:ascii="Cambria Math" w:hAnsi="Cambria Math"/>
          </w:rPr>
          <m:t>S</m:t>
        </m:r>
      </m:oMath>
      <w:r>
        <w:t xml:space="preserve"> and </w:t>
      </w:r>
      <m:oMath>
        <m:r>
          <w:rPr>
            <w:rFonts w:ascii="Cambria Math" w:hAnsi="Cambria Math"/>
          </w:rPr>
          <m:t>L</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residual variance. To incorporate sampling uncertainty, we used a measurement error model (based on McElreath 2020, sec. 14.1.2) 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are modelled based on the means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oMath>
      <w:r>
        <w:t>) and variances (</w:t>
      </w:r>
      <m:oMath>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ij</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ij</m:t>
            </m:r>
          </m:sub>
          <m:sup>
            <m:r>
              <w:rPr>
                <w:rFonts w:ascii="Cambria Math" w:hAnsi="Cambria Math"/>
              </w:rPr>
              <m:t>2</m:t>
            </m:r>
          </m:sup>
        </m:sSubSup>
      </m:oMath>
      <w:r>
        <w:t>) of their respective sampling distributions (derived as described in the sampling-distribution section above), as in</w:t>
      </w:r>
      <w:ins w:id="462" w:author="Owen" w:date="2026-02-28T10:41:00Z" w16du:dateUtc="2026-02-28T09:41:00Z">
        <w:r>
          <w:t xml:space="preserve"> Eqs. (5), (6), and (7),</w:t>
        </w:r>
      </w:ins>
    </w:p>
    <w:p w14:paraId="10955D28" w14:textId="77777777" w:rsidR="009D19A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del w:id="463" w:author="Owen" w:date="2026-02-28T10:41:00Z" w16du:dateUtc="2026-02-28T09:41:00Z">
              <m:rPr>
                <m:sty m:val="p"/>
              </m:rPr>
              <w:rPr>
                <w:rFonts w:ascii="Cambria Math" w:hAnsi="Cambria Math"/>
              </w:rPr>
              <m:t>,</m:t>
            </w:del>
          </m:r>
          <m:r>
            <w:ins w:id="464" w:author="Owen" w:date="2026-02-28T10:41:00Z" w16du:dateUtc="2026-02-28T09:41:00Z">
              <m:rPr>
                <m:sty m:val="p"/>
              </m:rPr>
              <w:rPr>
                <w:rFonts w:ascii="Cambria Math" w:hAnsi="Cambria Math"/>
              </w:rPr>
              <m:t>,</m:t>
            </w:ins>
          </m:r>
          <m:r>
            <w:ins w:id="465" w:author="Owen" w:date="2026-02-28T10:41:00Z" w16du:dateUtc="2026-02-28T09:41:00Z">
              <w:rPr>
                <w:rFonts w:ascii="Cambria Math" w:hAnsi="Cambria Math"/>
              </w:rPr>
              <m:t>  </m:t>
            </w:ins>
          </m:r>
          <m:d>
            <m:dPr>
              <m:ctrlPr>
                <w:ins w:id="466" w:author="Owen" w:date="2026-02-28T10:41:00Z" w16du:dateUtc="2026-02-28T09:41:00Z">
                  <w:rPr>
                    <w:rFonts w:ascii="Cambria Math" w:hAnsi="Cambria Math"/>
                  </w:rPr>
                </w:ins>
              </m:ctrlPr>
            </m:dPr>
            <m:e>
              <m:r>
                <w:ins w:id="467" w:author="Owen" w:date="2026-02-28T10:41:00Z" w16du:dateUtc="2026-02-28T09:41:00Z">
                  <w:rPr>
                    <w:rFonts w:ascii="Cambria Math" w:hAnsi="Cambria Math"/>
                  </w:rPr>
                  <m:t>5</m:t>
                </w:ins>
              </m:r>
            </m:e>
          </m:d>
        </m:oMath>
      </m:oMathPara>
    </w:p>
    <w:p w14:paraId="4D23874B" w14:textId="77777777" w:rsidR="009D19A3" w:rsidRDefault="0000000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ij</m:t>
                  </m:r>
                </m:sub>
                <m:sup>
                  <m:r>
                    <w:rPr>
                      <w:rFonts w:ascii="Cambria Math" w:hAnsi="Cambria Math"/>
                    </w:rPr>
                    <m:t>2</m:t>
                  </m:r>
                </m:sup>
              </m:sSubSup>
            </m:e>
          </m:d>
          <m:r>
            <w:del w:id="468" w:author="Owen" w:date="2026-02-28T10:41:00Z" w16du:dateUtc="2026-02-28T09:41:00Z">
              <m:rPr>
                <m:sty m:val="p"/>
              </m:rPr>
              <w:rPr>
                <w:rFonts w:ascii="Cambria Math" w:hAnsi="Cambria Math"/>
              </w:rPr>
              <m:t>,</m:t>
            </w:del>
          </m:r>
          <m:r>
            <w:ins w:id="469" w:author="Owen" w:date="2026-02-28T10:41:00Z" w16du:dateUtc="2026-02-28T09:41:00Z">
              <m:rPr>
                <m:sty m:val="p"/>
              </m:rPr>
              <w:rPr>
                <w:rFonts w:ascii="Cambria Math" w:hAnsi="Cambria Math"/>
              </w:rPr>
              <m:t>,</m:t>
            </w:ins>
          </m:r>
          <m:r>
            <w:ins w:id="470" w:author="Owen" w:date="2026-02-28T10:41:00Z" w16du:dateUtc="2026-02-28T09:41:00Z">
              <w:rPr>
                <w:rFonts w:ascii="Cambria Math" w:hAnsi="Cambria Math"/>
              </w:rPr>
              <m:t>  </m:t>
            </w:ins>
          </m:r>
          <m:d>
            <m:dPr>
              <m:ctrlPr>
                <w:ins w:id="471" w:author="Owen" w:date="2026-02-28T10:41:00Z" w16du:dateUtc="2026-02-28T09:41:00Z">
                  <w:rPr>
                    <w:rFonts w:ascii="Cambria Math" w:hAnsi="Cambria Math"/>
                  </w:rPr>
                </w:ins>
              </m:ctrlPr>
            </m:dPr>
            <m:e>
              <m:r>
                <w:ins w:id="472" w:author="Owen" w:date="2026-02-28T10:41:00Z" w16du:dateUtc="2026-02-28T09:41:00Z">
                  <w:rPr>
                    <w:rFonts w:ascii="Cambria Math" w:hAnsi="Cambria Math"/>
                  </w:rPr>
                  <m:t>6</m:t>
                </w:ins>
              </m:r>
            </m:e>
          </m:d>
        </m:oMath>
      </m:oMathPara>
    </w:p>
    <w:p w14:paraId="670A3830" w14:textId="77777777" w:rsidR="009D19A3" w:rsidRPr="0071217C" w:rsidRDefault="00000000">
      <w:pPr>
        <w:pStyle w:val="FirstParagraph"/>
        <w:rPr>
          <w:lang w:val="da-DK"/>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da-DK"/>
            </w:rPr>
            <m:t>∼</m:t>
          </m:r>
          <m:r>
            <m:rPr>
              <m:nor/>
            </m:rPr>
            <w:rPr>
              <w:lang w:val="da-DK"/>
            </w:rPr>
            <m:t>Normal</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lang w:val="da-DK"/>
                </w:rPr>
                <m:t>,</m:t>
              </m:r>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lang w:val="da-DK"/>
                    </w:rPr>
                    <m:t>,</m:t>
                  </m:r>
                  <m:r>
                    <w:rPr>
                      <w:rFonts w:ascii="Cambria Math" w:hAnsi="Cambria Math"/>
                    </w:rPr>
                    <m:t>ij</m:t>
                  </m:r>
                </m:sub>
                <m:sup>
                  <m:r>
                    <w:rPr>
                      <w:rFonts w:ascii="Cambria Math" w:hAnsi="Cambria Math"/>
                      <w:lang w:val="da-DK"/>
                    </w:rPr>
                    <m:t>2</m:t>
                  </m:r>
                </m:sup>
              </m:sSubSup>
            </m:e>
          </m:d>
          <m:r>
            <w:del w:id="473" w:author="Owen" w:date="2026-02-28T10:41:00Z" w16du:dateUtc="2026-02-28T09:41:00Z">
              <m:rPr>
                <m:sty m:val="p"/>
              </m:rPr>
              <w:rPr>
                <w:rFonts w:ascii="Cambria Math" w:hAnsi="Cambria Math"/>
                <w:lang w:val="da-DK"/>
              </w:rPr>
              <m:t>.</m:t>
            </w:del>
          </m:r>
          <m:r>
            <w:ins w:id="474" w:author="Owen" w:date="2026-02-28T10:41:00Z" w16du:dateUtc="2026-02-28T09:41:00Z">
              <m:rPr>
                <m:sty m:val="p"/>
              </m:rPr>
              <w:rPr>
                <w:rFonts w:ascii="Cambria Math" w:hAnsi="Cambria Math"/>
                <w:lang w:val="da-DK"/>
              </w:rPr>
              <m:t>.</m:t>
            </w:ins>
          </m:r>
          <m:r>
            <w:ins w:id="475" w:author="Owen" w:date="2026-02-28T10:41:00Z" w16du:dateUtc="2026-02-28T09:41:00Z">
              <w:rPr>
                <w:rFonts w:ascii="Cambria Math" w:hAnsi="Cambria Math"/>
                <w:lang w:val="da-DK"/>
              </w:rPr>
              <m:t>  </m:t>
            </w:ins>
          </m:r>
          <m:d>
            <m:dPr>
              <m:ctrlPr>
                <w:ins w:id="476" w:author="Owen" w:date="2026-02-28T10:41:00Z" w16du:dateUtc="2026-02-28T09:41:00Z">
                  <w:rPr>
                    <w:rFonts w:ascii="Cambria Math" w:hAnsi="Cambria Math"/>
                  </w:rPr>
                </w:ins>
              </m:ctrlPr>
            </m:dPr>
            <m:e>
              <m:r>
                <w:ins w:id="477" w:author="Owen" w:date="2026-02-28T10:41:00Z" w16du:dateUtc="2026-02-28T09:41:00Z">
                  <w:rPr>
                    <w:rFonts w:ascii="Cambria Math" w:hAnsi="Cambria Math"/>
                    <w:lang w:val="da-DK"/>
                  </w:rPr>
                  <m:t>7</m:t>
                </w:ins>
              </m:r>
            </m:e>
          </m:d>
        </m:oMath>
      </m:oMathPara>
    </w:p>
    <w:p w14:paraId="0E1A7184" w14:textId="77777777" w:rsidR="009D19A3" w:rsidRDefault="00000000">
      <w:pPr>
        <w:pStyle w:val="FirstParagraph"/>
      </w:pPr>
      <w:r>
        <w:t xml:space="preserve">We fit the models described above using RStan (Stan Development Team 2025; Carpenter et al. 2017), with </w:t>
      </w:r>
      <w:commentRangeStart w:id="478"/>
      <w:r>
        <w:t xml:space="preserve">priors and settings as described in </w:t>
      </w:r>
      <w:del w:id="479" w:author="Owen" w:date="2026-02-28T10:41:00Z" w16du:dateUtc="2026-02-28T09:41:00Z">
        <w:r>
          <w:delText xml:space="preserve">the </w:delText>
        </w:r>
      </w:del>
      <w:r>
        <w:t xml:space="preserve">Supplementary </w:t>
      </w:r>
      <w:del w:id="480" w:author="Owen" w:date="2026-02-28T10:41:00Z" w16du:dateUtc="2026-02-28T09:41:00Z">
        <w:r>
          <w:delText>Materials</w:delText>
        </w:r>
      </w:del>
      <w:commentRangeEnd w:id="478"/>
      <w:r w:rsidR="00CB2111">
        <w:rPr>
          <w:rStyle w:val="CommentReference"/>
          <w:sz w:val="24"/>
          <w:szCs w:val="24"/>
        </w:rPr>
        <w:commentReference w:id="478"/>
      </w:r>
      <w:ins w:id="481" w:author="Owen" w:date="2026-02-28T10:41:00Z" w16du:dateUtc="2026-02-28T09:41:00Z">
        <w:r>
          <w:t>Methods section S1.4</w:t>
        </w:r>
      </w:ins>
      <w:r>
        <w:t>.</w:t>
      </w:r>
    </w:p>
    <w:p w14:paraId="278193E5" w14:textId="77777777" w:rsidR="009D19A3" w:rsidRDefault="00000000">
      <w:pPr>
        <w:pStyle w:val="BodyText"/>
      </w:pPr>
      <w:commentRangeStart w:id="482"/>
      <w:r>
        <w:lastRenderedPageBreak/>
        <w:t xml:space="preserve">In supplementary analyses, we estimated the variance components of life expectancy, shape, and other life history traits using a sampling-to-other variance ratio: the proportion of total observed variation in a demographic parameter attributable to transition-rate sampling uncertainty 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 details are given in </w:t>
      </w:r>
      <w:del w:id="483" w:author="Owen" w:date="2026-02-28T10:41:00Z" w16du:dateUtc="2026-02-28T09:41:00Z">
        <w:r>
          <w:delText xml:space="preserve">the </w:delText>
        </w:r>
      </w:del>
      <w:r>
        <w:t xml:space="preserve">Supplementary </w:t>
      </w:r>
      <w:del w:id="484" w:author="Owen" w:date="2026-02-28T10:41:00Z" w16du:dateUtc="2026-02-28T09:41:00Z">
        <w:r>
          <w:delText>Materials</w:delText>
        </w:r>
      </w:del>
      <w:ins w:id="485" w:author="Owen" w:date="2026-02-28T10:41:00Z" w16du:dateUtc="2026-02-28T09:41:00Z">
        <w:r>
          <w:t>Methods section S1.5 and Supplementary Table S3</w:t>
        </w:r>
      </w:ins>
      <w:r>
        <w:t>.</w:t>
      </w:r>
      <w:commentRangeEnd w:id="482"/>
      <w:r w:rsidR="0009620F">
        <w:rPr>
          <w:rStyle w:val="CommentReference"/>
          <w:sz w:val="24"/>
          <w:szCs w:val="24"/>
        </w:rPr>
        <w:commentReference w:id="482"/>
      </w:r>
    </w:p>
    <w:p w14:paraId="311381D9" w14:textId="77777777" w:rsidR="009D19A3" w:rsidRDefault="00000000">
      <w:pPr>
        <w:pStyle w:val="Heading3"/>
        <w:pPrChange w:id="486" w:author="Owen" w:date="2026-02-28T10:41:00Z" w16du:dateUtc="2026-02-28T09:41:00Z">
          <w:pPr>
            <w:pStyle w:val="Heading2"/>
          </w:pPr>
        </w:pPrChange>
      </w:pPr>
      <w:bookmarkStart w:id="487" w:name="Xa6846656006b1b9058ef913d8de9a898b7446a1"/>
      <w:bookmarkStart w:id="488" w:name="X225d76c27ee8e416a0695c8b196288d200854a5"/>
      <w:bookmarkEnd w:id="433"/>
      <w:bookmarkEnd w:id="434"/>
      <w:del w:id="489" w:author="Owen" w:date="2026-02-28T10:41:00Z" w16du:dateUtc="2026-02-28T09:41:00Z">
        <w:r>
          <w:delText>Case Study #</w:delText>
        </w:r>
      </w:del>
      <w:ins w:id="490" w:author="Owen" w:date="2026-02-28T10:41:00Z" w16du:dateUtc="2026-02-28T09:41:00Z">
        <w:r>
          <w:t xml:space="preserve">Analysis </w:t>
        </w:r>
      </w:ins>
      <w:r>
        <w:t>2: The impact of weather on demographic traits</w:t>
      </w:r>
    </w:p>
    <w:p w14:paraId="54692A83" w14:textId="77777777" w:rsidR="009D19A3" w:rsidRDefault="00000000">
      <w:pPr>
        <w:pStyle w:val="FirstParagraph"/>
      </w:pPr>
      <w:r>
        <w:t xml:space="preserve">We focus on a 12-year MPM time-series for </w:t>
      </w:r>
      <w:r>
        <w:rPr>
          <w:i/>
          <w:iCs/>
        </w:rPr>
        <w:t>Silene spaldingii</w:t>
      </w:r>
      <w:r>
        <w:t xml:space="preserve"> (Lesica and Crone 2007), a perennial herb found in semi-arid grasslands of western North America. </w:t>
      </w:r>
      <w:ins w:id="491" w:author="Owen" w:date="2026-02-28T10:41:00Z" w16du:dateUtc="2026-02-28T09:41:00Z">
        <w:r>
          <w:t xml:space="preserve">We selected this case because it provides a rare combination of multi-year temporal replication, recoverable transition-level sample sizes, and matched local climate covariates, making it well suited for testing uncertainty propagation in a climate-response context. </w:t>
        </w:r>
      </w:ins>
      <w:commentRangeStart w:id="492"/>
      <w:r>
        <w:t>In that study, transition rates were estimated using the methods described above</w:t>
      </w:r>
      <w:del w:id="493" w:author="Owen" w:date="2026-02-28T10:41:00Z" w16du:dateUtc="2026-02-28T09:41:00Z">
        <w:r>
          <w:delText xml:space="preserve"> (i.e. </w:delText>
        </w:r>
      </w:del>
      <w:r>
        <w:t>, as ratios of two integers</w:t>
      </w:r>
      <w:del w:id="494" w:author="Owen" w:date="2026-02-28T10:41:00Z" w16du:dateUtc="2026-02-28T09:41:00Z">
        <w:r>
          <w:delText>),</w:delText>
        </w:r>
      </w:del>
      <w:commentRangeEnd w:id="492"/>
      <w:r w:rsidR="00F901E1">
        <w:rPr>
          <w:rStyle w:val="CommentReference"/>
          <w:sz w:val="24"/>
          <w:szCs w:val="24"/>
        </w:rPr>
        <w:commentReference w:id="492"/>
      </w:r>
      <w:ins w:id="495" w:author="Owen" w:date="2026-02-28T10:41:00Z" w16du:dateUtc="2026-02-28T09:41:00Z">
        <w:r>
          <w:t xml:space="preserve"> (Eqs. (1) and (2)),</w:t>
        </w:r>
      </w:ins>
      <w:r>
        <w:t xml:space="preserve"> and the corresponding stage-specific sample sizes are reported in Ellis et al. (2012). Eight of the MPMs in the 12-year time-series were non-ergodic due to missing estimates for the “rosette” stage class (i.e. no rosettes were observed in the sample plots). </w:t>
      </w:r>
      <w:commentRangeStart w:id="496"/>
      <w:commentRangeStart w:id="497"/>
      <w:r>
        <w:t xml:space="preserve">Instead of examining variation in population growth rates (which assumes ergodicity), we focus only on the reproductive transition (hereafter ‘recruitment’, the number of seedlings in year </w:t>
      </w:r>
      <m:oMath>
        <m:r>
          <w:rPr>
            <w:rFonts w:ascii="Cambria Math" w:hAnsi="Cambria Math"/>
          </w:rPr>
          <m:t>t</m:t>
        </m:r>
      </m:oMath>
      <w:r>
        <w:t xml:space="preserve"> per reproductive plant in year </w:t>
      </w:r>
      <m:oMath>
        <m:r>
          <w:rPr>
            <w:rFonts w:ascii="Cambria Math" w:hAnsi="Cambria Math"/>
          </w:rPr>
          <m:t>t</m:t>
        </m:r>
        <m:r>
          <m:rPr>
            <m:sty m:val="p"/>
          </m:rPr>
          <w:rPr>
            <w:rFonts w:ascii="Cambria Math" w:hAnsi="Cambria Math"/>
          </w:rPr>
          <m:t>-</m:t>
        </m:r>
        <m:r>
          <w:rPr>
            <w:rFonts w:ascii="Cambria Math" w:hAnsi="Cambria Math"/>
          </w:rPr>
          <m:t>1</m:t>
        </m:r>
      </m:oMath>
      <w:r>
        <w:t xml:space="preserve">). </w:t>
      </w:r>
      <w:commentRangeEnd w:id="496"/>
      <w:r w:rsidR="00F901E1">
        <w:rPr>
          <w:rStyle w:val="CommentReference"/>
          <w:sz w:val="24"/>
          <w:szCs w:val="24"/>
        </w:rPr>
        <w:commentReference w:id="496"/>
      </w:r>
      <w:commentRangeEnd w:id="497"/>
      <w:r w:rsidR="00F901E1">
        <w:rPr>
          <w:rStyle w:val="CommentReference"/>
          <w:sz w:val="24"/>
          <w:szCs w:val="24"/>
        </w:rPr>
        <w:commentReference w:id="497"/>
      </w:r>
      <w:r>
        <w:t xml:space="preserve">We note that recruitment estimated in this way is a relatively aggregated transition whose behaviour under sampling uncertainty may differ from that of survival </w:t>
      </w:r>
      <w:r>
        <w:lastRenderedPageBreak/>
        <w:t xml:space="preserve">transitions, and that results from this </w:t>
      </w:r>
      <w:del w:id="498" w:author="Owen" w:date="2026-02-28T10:41:00Z" w16du:dateUtc="2026-02-28T09:41:00Z">
        <w:r>
          <w:delText>case study</w:delText>
        </w:r>
      </w:del>
      <w:ins w:id="499" w:author="Owen" w:date="2026-02-28T10:41:00Z" w16du:dateUtc="2026-02-28T09:41:00Z">
        <w:r>
          <w:t>analysis</w:t>
        </w:r>
      </w:ins>
      <w:r>
        <w:t xml:space="preserve"> should not be assumed to generalise to other transition types.</w:t>
      </w:r>
    </w:p>
    <w:p w14:paraId="6190C4C5" w14:textId="77777777" w:rsidR="009D19A3" w:rsidRDefault="00000000">
      <w:pPr>
        <w:pStyle w:val="BodyText"/>
      </w:pPr>
      <w:r>
        <w:t xml:space="preserve">We examined the effect of monthly </w:t>
      </w:r>
      <w:commentRangeStart w:id="500"/>
      <w:r>
        <w:t>temperature deviations</w:t>
      </w:r>
      <w:ins w:id="501" w:author="Owen" w:date="2026-02-28T10:41:00Z" w16du:dateUtc="2026-02-28T09:41:00Z">
        <w:r>
          <w:t>, derived from PRISM monthly temperature rasters extracted at the study population coordinates (Daly et al. 2008; PRISM Group, Oregon State University 2026; Supplementary Methods section S1.6),</w:t>
        </w:r>
      </w:ins>
      <w:r>
        <w:t xml:space="preserve"> on annual recruitment </w:t>
      </w:r>
      <w:commentRangeEnd w:id="500"/>
      <w:r w:rsidR="002F0FD8">
        <w:rPr>
          <w:rStyle w:val="CommentReference"/>
          <w:sz w:val="24"/>
          <w:szCs w:val="24"/>
        </w:rPr>
        <w:commentReference w:id="500"/>
      </w:r>
      <w:r>
        <w:t xml:space="preserve">using a similar approach to Teller et al. (2016), in which we model separate slope coefficients for a series of </w:t>
      </w:r>
      <m:oMath>
        <m:r>
          <w:rPr>
            <w:rFonts w:ascii="Cambria Math" w:hAnsi="Cambria Math"/>
          </w:rPr>
          <m:t>K</m:t>
        </m:r>
      </m:oMath>
      <w:r>
        <w:t xml:space="preserve"> monthly lags (i.e., going back in time from the end of a given transition interval) in a way that allows smoothing of coefficients across nearby lags. The smoothing model we use here is a Gaussian process with an exponential covariance function, as in</w:t>
      </w:r>
      <w:ins w:id="502" w:author="Owen" w:date="2026-02-28T10:41:00Z" w16du:dateUtc="2026-02-28T09:41:00Z">
        <w:r>
          <w:t xml:space="preserve"> Eq. (8),</w:t>
        </w:r>
      </w:ins>
    </w:p>
    <w:p w14:paraId="09D9A9F6" w14:textId="77777777" w:rsidR="009D19A3"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r>
            <m:rPr>
              <m:nor/>
            </m:rPr>
            <m:t>Normal</m:t>
          </m:r>
          <m: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ins w:id="503" w:author="Owen" w:date="2026-02-28T10:41:00Z" w16du:dateUtc="2026-02-28T09:41:00Z">
              <w:rPr>
                <w:rFonts w:ascii="Cambria Math" w:hAnsi="Cambria Math"/>
              </w:rPr>
              <m:t>  </m:t>
            </w:ins>
          </m:r>
          <m:d>
            <m:dPr>
              <m:ctrlPr>
                <w:ins w:id="504" w:author="Owen" w:date="2026-02-28T10:41:00Z" w16du:dateUtc="2026-02-28T09:41:00Z">
                  <w:rPr>
                    <w:rFonts w:ascii="Cambria Math" w:hAnsi="Cambria Math"/>
                  </w:rPr>
                </w:ins>
              </m:ctrlPr>
            </m:dPr>
            <m:e>
              <m:r>
                <w:ins w:id="505" w:author="Owen" w:date="2026-02-28T10:41:00Z" w16du:dateUtc="2026-02-28T09:41:00Z">
                  <w:rPr>
                    <w:rFonts w:ascii="Cambria Math" w:hAnsi="Cambria Math"/>
                  </w:rPr>
                  <m:t>8</m:t>
                </w:ins>
              </m:r>
            </m:e>
          </m:d>
        </m:oMath>
      </m:oMathPara>
    </w:p>
    <w:p w14:paraId="7E5A0786" w14:textId="77777777" w:rsidR="009D19A3" w:rsidRDefault="00000000">
      <w:pPr>
        <w:pStyle w:val="FirstParagraph"/>
      </w:pPr>
      <w:r>
        <w:t>likelihood</w:t>
      </w:r>
    </w:p>
    <w:p w14:paraId="5EDF929E" w14:textId="77777777" w:rsidR="009D19A3" w:rsidRDefault="00000000">
      <w:pPr>
        <w:pStyle w:val="BodyText"/>
      </w:pPr>
      <m:oMathPara>
        <m:oMathParaPr>
          <m:jc m:val="center"/>
        </m:oMathParaPr>
        <m:oMath>
          <m:r>
            <w:rPr>
              <w:rFonts w:ascii="Cambria Math" w:hAnsi="Cambria Math"/>
            </w:rPr>
            <m:t>b</m:t>
          </m:r>
          <m:r>
            <m:rPr>
              <m:sty m:val="p"/>
            </m:rPr>
            <w:rPr>
              <w:rFonts w:ascii="Cambria Math" w:hAnsi="Cambria Math"/>
            </w:rPr>
            <m:t>∼</m:t>
          </m:r>
          <m:r>
            <m:rPr>
              <m:nor/>
            </m:rPr>
            <m:t>MVN</m:t>
          </m:r>
          <m:d>
            <m:dPr>
              <m:ctrlPr>
                <w:del w:id="506" w:author="Owen" w:date="2026-02-28T10:41:00Z" w16du:dateUtc="2026-02-28T09:41:00Z">
                  <w:rPr>
                    <w:rFonts w:ascii="Cambria Math" w:hAnsi="Cambria Math"/>
                  </w:rPr>
                </w:del>
              </m:ctrlPr>
            </m:dPr>
            <m:e>
              <m:sSub>
                <m:sSubPr>
                  <m:ctrlPr>
                    <w:del w:id="507" w:author="Owen" w:date="2026-02-28T10:41:00Z" w16du:dateUtc="2026-02-28T09:41:00Z">
                      <w:rPr>
                        <w:rFonts w:ascii="Cambria Math" w:hAnsi="Cambria Math"/>
                      </w:rPr>
                    </w:del>
                  </m:ctrlPr>
                </m:sSubPr>
                <m:e>
                  <m:r>
                    <w:del w:id="508" w:author="Owen" w:date="2026-02-28T10:41:00Z" w16du:dateUtc="2026-02-28T09:41:00Z">
                      <w:rPr>
                        <w:rFonts w:ascii="Cambria Math" w:hAnsi="Cambria Math"/>
                      </w:rPr>
                      <m:t>μ</m:t>
                    </w:del>
                  </m:r>
                </m:e>
                <m:sub>
                  <m:r>
                    <w:del w:id="509" w:author="Owen" w:date="2026-02-28T10:41:00Z" w16du:dateUtc="2026-02-28T09:41:00Z">
                      <w:rPr>
                        <w:rFonts w:ascii="Cambria Math" w:hAnsi="Cambria Math"/>
                      </w:rPr>
                      <m:t>b</m:t>
                    </w:del>
                  </m:r>
                </m:sub>
              </m:sSub>
              <m:r>
                <w:del w:id="510" w:author="Owen" w:date="2026-02-28T10:41:00Z" w16du:dateUtc="2026-02-28T09:41:00Z">
                  <m:rPr>
                    <m:sty m:val="p"/>
                  </m:rPr>
                  <w:rPr>
                    <w:rFonts w:ascii="Cambria Math" w:hAnsi="Cambria Math"/>
                  </w:rPr>
                  <m:t>,</m:t>
                </w:del>
              </m:r>
              <m:r>
                <w:del w:id="511" w:author="Owen" w:date="2026-02-28T10:41:00Z" w16du:dateUtc="2026-02-28T09:41:00Z">
                  <w:rPr>
                    <w:rFonts w:ascii="Cambria Math" w:hAnsi="Cambria Math"/>
                  </w:rPr>
                  <m:t>Σ</m:t>
                </w:del>
              </m:r>
            </m:e>
          </m:d>
          <m:d>
            <m:dPr>
              <m:ctrlPr>
                <w:ins w:id="512" w:author="Owen" w:date="2026-02-28T10:41:00Z" w16du:dateUtc="2026-02-28T09:41:00Z">
                  <w:rPr>
                    <w:rFonts w:ascii="Cambria Math" w:hAnsi="Cambria Math"/>
                  </w:rPr>
                </w:ins>
              </m:ctrlPr>
            </m:dPr>
            <m:e>
              <m:sSub>
                <m:sSubPr>
                  <m:ctrlPr>
                    <w:ins w:id="513" w:author="Owen" w:date="2026-02-28T10:41:00Z" w16du:dateUtc="2026-02-28T09:41:00Z">
                      <w:rPr>
                        <w:rFonts w:ascii="Cambria Math" w:hAnsi="Cambria Math"/>
                      </w:rPr>
                    </w:ins>
                  </m:ctrlPr>
                </m:sSubPr>
                <m:e>
                  <m:r>
                    <w:ins w:id="514" w:author="Owen" w:date="2026-02-28T10:41:00Z" w16du:dateUtc="2026-02-28T09:41:00Z">
                      <w:rPr>
                        <w:rFonts w:ascii="Cambria Math" w:hAnsi="Cambria Math"/>
                      </w:rPr>
                      <m:t>μ</m:t>
                    </w:ins>
                  </m:r>
                </m:e>
                <m:sub>
                  <m:r>
                    <w:ins w:id="515" w:author="Owen" w:date="2026-02-28T10:41:00Z" w16du:dateUtc="2026-02-28T09:41:00Z">
                      <w:rPr>
                        <w:rFonts w:ascii="Cambria Math" w:hAnsi="Cambria Math"/>
                      </w:rPr>
                      <m:t>b</m:t>
                    </w:ins>
                  </m:r>
                </m:sub>
              </m:sSub>
              <m:r>
                <w:ins w:id="516" w:author="Owen" w:date="2026-02-28T10:41:00Z" w16du:dateUtc="2026-02-28T09:41:00Z">
                  <m:rPr>
                    <m:sty m:val="p"/>
                  </m:rPr>
                  <w:rPr>
                    <w:rFonts w:ascii="Cambria Math" w:hAnsi="Cambria Math"/>
                  </w:rPr>
                  <m:t>,</m:t>
                </w:ins>
              </m:r>
              <m:r>
                <w:ins w:id="517" w:author="Owen" w:date="2026-02-28T10:41:00Z" w16du:dateUtc="2026-02-28T09:41:00Z">
                  <m:rPr>
                    <m:sty m:val="b"/>
                  </m:rPr>
                  <w:rPr>
                    <w:rFonts w:ascii="Cambria Math" w:hAnsi="Cambria Math"/>
                  </w:rPr>
                  <m:t>K</m:t>
                </w:ins>
              </m:r>
            </m:e>
          </m:d>
          <m:r>
            <w:ins w:id="518" w:author="Owen" w:date="2026-02-28T10:41:00Z" w16du:dateUtc="2026-02-28T09:41:00Z">
              <w:rPr>
                <w:rFonts w:ascii="Cambria Math" w:hAnsi="Cambria Math"/>
              </w:rPr>
              <m:t>  </m:t>
            </w:ins>
          </m:r>
          <m:d>
            <m:dPr>
              <m:ctrlPr>
                <w:ins w:id="519" w:author="Owen" w:date="2026-02-28T10:41:00Z" w16du:dateUtc="2026-02-28T09:41:00Z">
                  <w:rPr>
                    <w:rFonts w:ascii="Cambria Math" w:hAnsi="Cambria Math"/>
                  </w:rPr>
                </w:ins>
              </m:ctrlPr>
            </m:dPr>
            <m:e>
              <m:r>
                <w:ins w:id="520" w:author="Owen" w:date="2026-02-28T10:41:00Z" w16du:dateUtc="2026-02-28T09:41:00Z">
                  <w:rPr>
                    <w:rFonts w:ascii="Cambria Math" w:hAnsi="Cambria Math"/>
                  </w:rPr>
                  <m:t>9</m:t>
                </w:ins>
              </m:r>
              <m:ctrlPr>
                <w:rPr>
                  <w:rFonts w:ascii="Cambria Math" w:hAnsi="Cambria Math"/>
                </w:rPr>
              </m:ctrlPr>
            </m:e>
          </m:d>
        </m:oMath>
      </m:oMathPara>
    </w:p>
    <w:p w14:paraId="4208A9AA" w14:textId="77777777" w:rsidR="009D19A3" w:rsidRDefault="00000000">
      <w:pPr>
        <w:pStyle w:val="FirstParagraph"/>
      </w:pPr>
      <w:r>
        <w:t>climate coefficient for each monthly lag k</w:t>
      </w:r>
    </w:p>
    <w:p w14:paraId="6161B8AC" w14:textId="77777777" w:rsidR="009D19A3" w:rsidRDefault="00000000">
      <w:pPr>
        <w:pStyle w:val="BodyText"/>
      </w:pPr>
      <m:oMathPara>
        <m:oMathParaPr>
          <m:jc m:val="center"/>
        </m:oMathParaPr>
        <m:oMath>
          <m:sSub>
            <m:sSubPr>
              <m:ctrlPr>
                <w:del w:id="521" w:author="Owen" w:date="2026-02-28T10:41:00Z" w16du:dateUtc="2026-02-28T09:41:00Z">
                  <w:rPr>
                    <w:rFonts w:ascii="Cambria Math" w:hAnsi="Cambria Math"/>
                  </w:rPr>
                </w:del>
              </m:ctrlPr>
            </m:sSubPr>
            <m:e>
              <m:r>
                <w:del w:id="522" w:author="Owen" w:date="2026-02-28T10:41:00Z" w16du:dateUtc="2026-02-28T09:41:00Z">
                  <w:rPr>
                    <w:rFonts w:ascii="Cambria Math" w:hAnsi="Cambria Math"/>
                  </w:rPr>
                  <m:t>Σ</m:t>
                </w:del>
              </m:r>
            </m:e>
            <m:sub>
              <m:r>
                <w:del w:id="523" w:author="Owen" w:date="2026-02-28T10:41:00Z" w16du:dateUtc="2026-02-28T09:41:00Z">
                  <w:rPr>
                    <w:rFonts w:ascii="Cambria Math" w:hAnsi="Cambria Math"/>
                  </w:rPr>
                  <m:t>i</m:t>
                </w:del>
              </m:r>
              <m:r>
                <w:del w:id="524" w:author="Owen" w:date="2026-02-28T10:41:00Z" w16du:dateUtc="2026-02-28T09:41:00Z">
                  <m:rPr>
                    <m:sty m:val="p"/>
                  </m:rPr>
                  <w:rPr>
                    <w:rFonts w:ascii="Cambria Math" w:hAnsi="Cambria Math"/>
                  </w:rPr>
                  <m:t>,</m:t>
                </w:del>
              </m:r>
              <m:r>
                <w:del w:id="525" w:author="Owen" w:date="2026-02-28T10:41:00Z" w16du:dateUtc="2026-02-28T09:41:00Z">
                  <w:rPr>
                    <w:rFonts w:ascii="Cambria Math" w:hAnsi="Cambria Math"/>
                  </w:rPr>
                  <m:t>j</m:t>
                </w:del>
              </m:r>
            </m:sub>
          </m:sSub>
          <m:sSub>
            <m:sSubPr>
              <m:ctrlPr>
                <w:ins w:id="526" w:author="Owen" w:date="2026-02-28T10:41:00Z" w16du:dateUtc="2026-02-28T09:41:00Z">
                  <w:rPr>
                    <w:rFonts w:ascii="Cambria Math" w:hAnsi="Cambria Math"/>
                  </w:rPr>
                </w:ins>
              </m:ctrlPr>
            </m:sSubPr>
            <m:e>
              <m:r>
                <w:ins w:id="527" w:author="Owen" w:date="2026-02-28T10:41:00Z" w16du:dateUtc="2026-02-28T09:41:00Z">
                  <w:rPr>
                    <w:rFonts w:ascii="Cambria Math" w:hAnsi="Cambria Math"/>
                  </w:rPr>
                  <m:t>K</m:t>
                </w:ins>
              </m:r>
            </m:e>
            <m:sub>
              <m:r>
                <w:ins w:id="528" w:author="Owen" w:date="2026-02-28T10:41:00Z" w16du:dateUtc="2026-02-28T09:41:00Z">
                  <w:rPr>
                    <w:rFonts w:ascii="Cambria Math" w:hAnsi="Cambria Math"/>
                  </w:rPr>
                  <m:t>i</m:t>
                </w:ins>
              </m:r>
              <m:r>
                <w:ins w:id="529" w:author="Owen" w:date="2026-02-28T10:41:00Z" w16du:dateUtc="2026-02-28T09:41:00Z">
                  <m:rPr>
                    <m:sty m:val="p"/>
                  </m:rPr>
                  <w:rPr>
                    <w:rFonts w:ascii="Cambria Math" w:hAnsi="Cambria Math"/>
                  </w:rPr>
                  <m:t>,</m:t>
                </w:ins>
              </m:r>
              <m:r>
                <w:ins w:id="530" w:author="Owen" w:date="2026-02-28T10:41:00Z" w16du:dateUtc="2026-02-28T09:41:00Z">
                  <w:rPr>
                    <w:rFonts w:ascii="Cambria Math" w:hAnsi="Cambria Math"/>
                  </w:rPr>
                  <m:t>j</m:t>
                </w:ins>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0.5 </m:t>
              </m:r>
              <m:sSup>
                <m:sSupPr>
                  <m:ctrlPr>
                    <w:rPr>
                      <w:rFonts w:ascii="Cambria Math" w:hAnsi="Cambria Math"/>
                    </w:rPr>
                  </m:ctrlPr>
                </m:sSupPr>
                <m:e>
                  <m:r>
                    <w:rPr>
                      <w:rFonts w:ascii="Cambria Math" w:hAnsi="Cambria Math"/>
                    </w:rPr>
                    <m:t>ρ</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e>
                <m:sup>
                  <m:r>
                    <w:rPr>
                      <w:rFonts w:ascii="Cambria Math" w:hAnsi="Cambria Math"/>
                    </w:rPr>
                    <m:t>2</m:t>
                  </m:r>
                </m:sup>
              </m:sSup>
            </m:e>
          </m:d>
          <m:r>
            <w:ins w:id="531" w:author="Owen" w:date="2026-02-28T10:41:00Z" w16du:dateUtc="2026-02-28T09:41:00Z">
              <w:rPr>
                <w:rFonts w:ascii="Cambria Math" w:hAnsi="Cambria Math"/>
              </w:rPr>
              <m:t>  </m:t>
            </w:ins>
          </m:r>
          <m:d>
            <m:dPr>
              <m:ctrlPr>
                <w:ins w:id="532" w:author="Owen" w:date="2026-02-28T10:41:00Z" w16du:dateUtc="2026-02-28T09:41:00Z">
                  <w:rPr>
                    <w:rFonts w:ascii="Cambria Math" w:hAnsi="Cambria Math"/>
                  </w:rPr>
                </w:ins>
              </m:ctrlPr>
            </m:dPr>
            <m:e>
              <m:r>
                <w:ins w:id="533" w:author="Owen" w:date="2026-02-28T10:41:00Z" w16du:dateUtc="2026-02-28T09:41:00Z">
                  <w:rPr>
                    <w:rFonts w:ascii="Cambria Math" w:hAnsi="Cambria Math"/>
                  </w:rPr>
                  <m:t>10</m:t>
                </w:ins>
              </m:r>
            </m:e>
          </m:d>
        </m:oMath>
      </m:oMathPara>
    </w:p>
    <w:p w14:paraId="7CF6771F" w14:textId="77777777" w:rsidR="009D19A3" w:rsidRDefault="00000000">
      <w:pPr>
        <w:pStyle w:val="FirstParagraph"/>
      </w:pPr>
      <w:r>
        <w:t>covariance matrix (row i, column j)</w:t>
      </w:r>
    </w:p>
    <w:p w14:paraId="1644DBE5" w14:textId="77777777" w:rsidR="009D19A3" w:rsidRDefault="00000000">
      <w:pPr>
        <w:pStyle w:val="BodyText"/>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annual recruitment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tk</m:t>
            </m:r>
          </m:sub>
        </m:sSub>
      </m:oMath>
      <w:r>
        <w:t xml:space="preserve"> is the temperature deviation for year </w:t>
      </w:r>
      <m:oMath>
        <m:r>
          <w:rPr>
            <w:rFonts w:ascii="Cambria Math" w:hAnsi="Cambria Math"/>
          </w:rPr>
          <m:t>t</m:t>
        </m:r>
      </m:oMath>
      <w:r>
        <w:t xml:space="preserve"> at monthly lag </w:t>
      </w:r>
      <m:oMath>
        <m:r>
          <w:rPr>
            <w:rFonts w:ascii="Cambria Math" w:hAnsi="Cambria Math"/>
          </w:rPr>
          <m:t>k</m:t>
        </m:r>
      </m:oMath>
      <w:r>
        <w:t>. Model parameters include the intercept (</w:t>
      </w:r>
      <m:oMath>
        <m:r>
          <w:rPr>
            <w:rFonts w:ascii="Cambria Math" w:hAnsi="Cambria Math"/>
          </w:rPr>
          <m:t>α</m:t>
        </m:r>
      </m:oMath>
      <w:r>
        <w:t>),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vector of monthly temperature coefficients (</w:t>
      </w:r>
      <m:oMath>
        <m:r>
          <w:rPr>
            <w:rFonts w:ascii="Cambria Math" w:hAnsi="Cambria Math"/>
          </w:rPr>
          <m:t>b</m:t>
        </m:r>
      </m:oMath>
      <w:r>
        <w:t xml:space="preserve">), mean of the distribution of </w:t>
      </w:r>
      <m:oMath>
        <m:r>
          <w:rPr>
            <w:rFonts w:ascii="Cambria Math" w:hAnsi="Cambria Math"/>
          </w:rPr>
          <m:t>b</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covariance matrix (</w:t>
      </w:r>
      <m:oMath>
        <m:r>
          <w:del w:id="534" w:author="Owen" w:date="2026-02-28T10:41:00Z" w16du:dateUtc="2026-02-28T09:41:00Z">
            <w:rPr>
              <w:rFonts w:ascii="Cambria Math" w:hAnsi="Cambria Math"/>
            </w:rPr>
            <m:t>Σ</m:t>
          </w:del>
        </m:r>
        <m:r>
          <w:ins w:id="535" w:author="Owen" w:date="2026-02-28T10:41:00Z" w16du:dateUtc="2026-02-28T09:41:00Z">
            <m:rPr>
              <m:sty m:val="b"/>
            </m:rPr>
            <w:rPr>
              <w:rFonts w:ascii="Cambria Math" w:hAnsi="Cambria Math"/>
            </w:rPr>
            <m:t>K</m:t>
          </w:ins>
        </m:r>
      </m:oMath>
      <w:r>
        <w:t xml:space="preserve">), maximum covariance for the </w:t>
      </w:r>
      <m:oMath>
        <m:r>
          <w:rPr>
            <w:rFonts w:ascii="Cambria Math" w:hAnsi="Cambria Math"/>
          </w:rPr>
          <m:t>b</m:t>
        </m:r>
      </m:oMath>
      <w:r>
        <w:t xml:space="preserve"> distribution (</w:t>
      </w:r>
      <m:oMath>
        <m:sSup>
          <m:sSupPr>
            <m:ctrlPr>
              <w:rPr>
                <w:rFonts w:ascii="Cambria Math" w:hAnsi="Cambria Math"/>
              </w:rPr>
            </m:ctrlPr>
          </m:sSupPr>
          <m:e>
            <m:r>
              <w:rPr>
                <w:rFonts w:ascii="Cambria Math" w:hAnsi="Cambria Math"/>
              </w:rPr>
              <m:t>η</m:t>
            </m:r>
          </m:e>
          <m:sup>
            <m:r>
              <w:rPr>
                <w:rFonts w:ascii="Cambria Math" w:hAnsi="Cambria Math"/>
              </w:rPr>
              <m:t>2</m:t>
            </m:r>
          </m:sup>
        </m:sSup>
      </m:oMath>
      <w:r>
        <w:t>), and the rate of decay in covariance with time (</w:t>
      </w:r>
      <m:oMath>
        <m:sSup>
          <m:sSupPr>
            <m:ctrlPr>
              <w:rPr>
                <w:rFonts w:ascii="Cambria Math" w:hAnsi="Cambria Math"/>
              </w:rPr>
            </m:ctrlPr>
          </m:sSupPr>
          <m:e>
            <m:r>
              <w:rPr>
                <w:rFonts w:ascii="Cambria Math" w:hAnsi="Cambria Math"/>
              </w:rPr>
              <m:t>ρ</m:t>
            </m:r>
          </m:e>
          <m:sup>
            <m:r>
              <w:rPr>
                <w:rFonts w:ascii="Cambria Math" w:hAnsi="Cambria Math"/>
              </w:rPr>
              <m:t>2</m:t>
            </m:r>
          </m:sup>
        </m:sSup>
      </m:oMath>
      <w:r>
        <w:t>).</w:t>
      </w:r>
    </w:p>
    <w:p w14:paraId="6AB4AECA" w14:textId="77777777" w:rsidR="009D19A3" w:rsidRDefault="00000000">
      <w:pPr>
        <w:pStyle w:val="BodyText"/>
      </w:pPr>
      <w:r>
        <w:lastRenderedPageBreak/>
        <w:t xml:space="preserve">In the model above,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represents a point estimate of annual recruitment derived from the relevant MPM. Recall that these values were initially calculated as the number of seedlings in year </w:t>
      </w:r>
      <m:oMath>
        <m:r>
          <w:rPr>
            <w:rFonts w:ascii="Cambria Math" w:hAnsi="Cambria Math"/>
          </w:rPr>
          <m:t>t</m:t>
        </m:r>
      </m:oMath>
      <w:r>
        <w:t xml:space="preserve"> divided by the number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xml:space="preserve">. </w:t>
      </w:r>
      <w:commentRangeStart w:id="536"/>
      <w:commentRangeStart w:id="537"/>
      <w:r>
        <w:t xml:space="preserve">To </w:t>
      </w:r>
      <w:del w:id="538" w:author="Owen" w:date="2026-02-28T10:41:00Z" w16du:dateUtc="2026-02-28T09:41:00Z">
        <w:r>
          <w:delText>incorporate</w:delText>
        </w:r>
      </w:del>
      <w:ins w:id="539" w:author="Owen" w:date="2026-02-28T10:41:00Z" w16du:dateUtc="2026-02-28T09:41:00Z">
        <w:r>
          <w:t>propagate</w:t>
        </w:r>
      </w:ins>
      <w:r>
        <w:t xml:space="preserve"> sampling uncertainty</w:t>
      </w:r>
      <w:del w:id="540" w:author="Owen" w:date="2026-02-28T10:41:00Z" w16du:dateUtc="2026-02-28T09:41:00Z">
        <w:r>
          <w:delText xml:space="preserve"> into our model</w:delText>
        </w:r>
      </w:del>
      <w:r>
        <w:t xml:space="preserve">, we model the raw </w:t>
      </w:r>
      <w:ins w:id="541" w:author="Owen" w:date="2026-02-28T10:41:00Z" w16du:dateUtc="2026-02-28T09:41:00Z">
        <w:r>
          <w:t xml:space="preserve">seedling </w:t>
        </w:r>
      </w:ins>
      <w:r>
        <w:t xml:space="preserve">counts </w:t>
      </w:r>
      <w:del w:id="542" w:author="Owen" w:date="2026-02-28T10:41:00Z" w16du:dateUtc="2026-02-28T09:41:00Z">
        <w:r>
          <w:delText>underlying the recruitment point estimates using</w:delText>
        </w:r>
      </w:del>
      <w:ins w:id="543" w:author="Owen" w:date="2026-02-28T10:41:00Z" w16du:dateUtc="2026-02-28T09:41:00Z">
        <w:r>
          <w:t>directly with</w:t>
        </w:r>
      </w:ins>
      <w:r>
        <w:t xml:space="preserve"> a Poisson </w:t>
      </w:r>
      <w:del w:id="544" w:author="Owen" w:date="2026-02-28T10:41:00Z" w16du:dateUtc="2026-02-28T09:41:00Z">
        <w:r>
          <w:delText>distribution</w:delText>
        </w:r>
      </w:del>
      <w:commentRangeEnd w:id="536"/>
      <w:r w:rsidR="00B01779">
        <w:rPr>
          <w:rStyle w:val="CommentReference"/>
          <w:sz w:val="24"/>
          <w:szCs w:val="24"/>
        </w:rPr>
        <w:commentReference w:id="536"/>
      </w:r>
      <w:commentRangeEnd w:id="537"/>
      <w:r w:rsidR="00820639">
        <w:rPr>
          <w:rStyle w:val="CommentReference"/>
          <w:sz w:val="24"/>
          <w:szCs w:val="24"/>
        </w:rPr>
        <w:commentReference w:id="537"/>
      </w:r>
      <w:del w:id="545" w:author="Owen" w:date="2026-02-28T10:41:00Z" w16du:dateUtc="2026-02-28T09:41:00Z">
        <w:r>
          <w:delText>,</w:delText>
        </w:r>
      </w:del>
      <w:ins w:id="546" w:author="Owen" w:date="2026-02-28T10:41:00Z" w16du:dateUtc="2026-02-28T09:41:00Z">
        <w:r>
          <w:t xml:space="preserve">likelihood (Eq. (11)) and include </w:t>
        </w:r>
      </w:ins>
      <m:oMath>
        <m:r>
          <w:ins w:id="547" w:author="Owen" w:date="2026-02-28T10:41:00Z" w16du:dateUtc="2026-02-28T09:41:00Z">
            <m:rPr>
              <m:sty m:val="p"/>
            </m:rPr>
            <w:rPr>
              <w:rFonts w:ascii="Cambria Math" w:hAnsi="Cambria Math"/>
            </w:rPr>
            <m:t>log</m:t>
          </w:ins>
        </m:r>
        <m:d>
          <m:dPr>
            <m:ctrlPr>
              <w:ins w:id="548" w:author="Owen" w:date="2026-02-28T10:41:00Z" w16du:dateUtc="2026-02-28T09:41:00Z">
                <w:rPr>
                  <w:rFonts w:ascii="Cambria Math" w:hAnsi="Cambria Math"/>
                </w:rPr>
              </w:ins>
            </m:ctrlPr>
          </m:dPr>
          <m:e>
            <m:sSub>
              <m:sSubPr>
                <m:ctrlPr>
                  <w:ins w:id="549" w:author="Owen" w:date="2026-02-28T10:41:00Z" w16du:dateUtc="2026-02-28T09:41:00Z">
                    <w:rPr>
                      <w:rFonts w:ascii="Cambria Math" w:hAnsi="Cambria Math"/>
                    </w:rPr>
                  </w:ins>
                </m:ctrlPr>
              </m:sSubPr>
              <m:e>
                <m:r>
                  <w:ins w:id="550" w:author="Owen" w:date="2026-02-28T10:41:00Z" w16du:dateUtc="2026-02-28T09:41:00Z">
                    <w:rPr>
                      <w:rFonts w:ascii="Cambria Math" w:hAnsi="Cambria Math"/>
                    </w:rPr>
                    <m:t>N</m:t>
                  </w:ins>
                </m:r>
              </m:e>
              <m:sub>
                <m:r>
                  <w:ins w:id="551" w:author="Owen" w:date="2026-02-28T10:41:00Z" w16du:dateUtc="2026-02-28T09:41:00Z">
                    <w:rPr>
                      <w:rFonts w:ascii="Cambria Math" w:hAnsi="Cambria Math"/>
                    </w:rPr>
                    <m:t>t</m:t>
                  </w:ins>
                </m:r>
                <m:r>
                  <w:ins w:id="552" w:author="Owen" w:date="2026-02-28T10:41:00Z" w16du:dateUtc="2026-02-28T09:41:00Z">
                    <m:rPr>
                      <m:sty m:val="p"/>
                    </m:rPr>
                    <w:rPr>
                      <w:rFonts w:ascii="Cambria Math" w:hAnsi="Cambria Math"/>
                    </w:rPr>
                    <m:t>-</m:t>
                  </w:ins>
                </m:r>
                <m:r>
                  <w:ins w:id="553" w:author="Owen" w:date="2026-02-28T10:41:00Z" w16du:dateUtc="2026-02-28T09:41:00Z">
                    <w:rPr>
                      <w:rFonts w:ascii="Cambria Math" w:hAnsi="Cambria Math"/>
                    </w:rPr>
                    <m:t>1</m:t>
                  </w:ins>
                </m:r>
              </m:sub>
            </m:sSub>
          </m:e>
        </m:d>
      </m:oMath>
      <w:r>
        <w:t xml:space="preserve"> as </w:t>
      </w:r>
      <w:ins w:id="554" w:author="Owen" w:date="2026-02-28T10:41:00Z" w16du:dateUtc="2026-02-28T09:41:00Z">
        <w:r>
          <w:t xml:space="preserve">an offset via the year-specific intercept model </w:t>
        </w:r>
      </w:ins>
      <w:r>
        <w:t>in</w:t>
      </w:r>
      <w:ins w:id="555" w:author="Owen" w:date="2026-02-28T10:41:00Z" w16du:dateUtc="2026-02-28T09:41:00Z">
        <w:r>
          <w:t xml:space="preserve"> Eq. (12), so expected counts scale with the number of reproductive plants sampled.</w:t>
        </w:r>
      </w:ins>
    </w:p>
    <w:commentRangeStart w:id="556"/>
    <w:p w14:paraId="30A269FA" w14:textId="77777777" w:rsidR="009D19A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e>
              </m:d>
            </m:e>
          </m:d>
          <m:r>
            <w:ins w:id="557" w:author="Owen" w:date="2026-02-28T10:41:00Z" w16du:dateUtc="2026-02-28T09:41:00Z">
              <w:rPr>
                <w:rFonts w:ascii="Cambria Math" w:hAnsi="Cambria Math"/>
              </w:rPr>
              <m:t>  </m:t>
            </w:ins>
          </m:r>
          <m:d>
            <m:dPr>
              <m:ctrlPr>
                <w:ins w:id="558" w:author="Owen" w:date="2026-02-28T10:41:00Z" w16du:dateUtc="2026-02-28T09:41:00Z">
                  <w:rPr>
                    <w:rFonts w:ascii="Cambria Math" w:hAnsi="Cambria Math"/>
                  </w:rPr>
                </w:ins>
              </m:ctrlPr>
            </m:dPr>
            <m:e>
              <m:r>
                <w:ins w:id="559" w:author="Owen" w:date="2026-02-28T10:41:00Z" w16du:dateUtc="2026-02-28T09:41:00Z">
                  <w:rPr>
                    <w:rFonts w:ascii="Cambria Math" w:hAnsi="Cambria Math"/>
                  </w:rPr>
                  <m:t>11</m:t>
                </w:ins>
              </m:r>
            </m:e>
          </m:d>
        </m:oMath>
      </m:oMathPara>
    </w:p>
    <w:p w14:paraId="137D7627" w14:textId="77777777" w:rsidR="00F76C90" w:rsidRDefault="00000000">
      <w:pPr>
        <w:pStyle w:val="FirstParagraph"/>
        <w:rPr>
          <w:del w:id="560" w:author="Owen" w:date="2026-02-28T10:41:00Z" w16du:dateUtc="2026-02-28T09:41:00Z"/>
        </w:rPr>
      </w:pPr>
      <w:del w:id="561" w:author="Owen" w:date="2026-02-28T10:41:00Z" w16du:dateUtc="2026-02-28T09:41:00Z">
        <w:r>
          <w:delText>likelihood</w:delText>
        </w:r>
      </w:del>
      <w:commentRangeEnd w:id="556"/>
      <w:r w:rsidR="002F0FD8">
        <w:rPr>
          <w:rStyle w:val="CommentReference"/>
          <w:sz w:val="24"/>
          <w:szCs w:val="24"/>
        </w:rPr>
        <w:commentReference w:id="556"/>
      </w:r>
    </w:p>
    <w:p w14:paraId="4F2A72B6" w14:textId="77777777" w:rsidR="00F76C90" w:rsidRDefault="00000000">
      <w:pPr>
        <w:pStyle w:val="BodyText"/>
        <w:rPr>
          <w:del w:id="562" w:author="Owen" w:date="2026-02-28T10:41:00Z" w16du:dateUtc="2026-02-28T09:41:00Z"/>
        </w:rPr>
      </w:pPr>
      <m:oMathPara>
        <m:oMathParaPr>
          <m:jc m:val="center"/>
        </m:oMathParaPr>
        <m:oMath>
          <m:sSub>
            <m:sSubPr>
              <m:ctrlPr>
                <w:del w:id="563" w:author="Owen" w:date="2026-02-28T10:41:00Z" w16du:dateUtc="2026-02-28T09:41:00Z">
                  <w:rPr>
                    <w:rFonts w:ascii="Cambria Math" w:hAnsi="Cambria Math"/>
                  </w:rPr>
                </w:del>
              </m:ctrlPr>
            </m:sSubPr>
            <m:e>
              <m:r>
                <w:del w:id="564" w:author="Owen" w:date="2026-02-28T10:41:00Z" w16du:dateUtc="2026-02-28T09:41:00Z">
                  <w:rPr>
                    <w:rFonts w:ascii="Cambria Math" w:hAnsi="Cambria Math"/>
                  </w:rPr>
                  <m:t>α</m:t>
                </w:del>
              </m:r>
            </m:e>
            <m:sub>
              <m:r>
                <w:del w:id="565" w:author="Owen" w:date="2026-02-28T10:41:00Z" w16du:dateUtc="2026-02-28T09:41:00Z">
                  <w:rPr>
                    <w:rFonts w:ascii="Cambria Math" w:hAnsi="Cambria Math"/>
                  </w:rPr>
                  <m:t>t</m:t>
                </w:del>
              </m:r>
            </m:sub>
          </m:sSub>
          <m:r>
            <w:del w:id="566" w:author="Owen" w:date="2026-02-28T10:41:00Z" w16du:dateUtc="2026-02-28T09:41:00Z">
              <m:rPr>
                <m:sty m:val="p"/>
              </m:rPr>
              <w:rPr>
                <w:rFonts w:ascii="Cambria Math" w:hAnsi="Cambria Math"/>
              </w:rPr>
              <m:t>∼</m:t>
            </w:del>
          </m:r>
          <m:r>
            <w:del w:id="567" w:author="Owen" w:date="2026-02-28T10:41:00Z" w16du:dateUtc="2026-02-28T09:41:00Z">
              <m:rPr>
                <m:nor/>
              </m:rPr>
              <m:t>Normal</m:t>
            </w:del>
          </m:r>
          <m:r>
            <w:del w:id="568" w:author="Owen" w:date="2026-02-28T10:41:00Z" w16du:dateUtc="2026-02-28T09:41:00Z">
              <w:rPr>
                <w:rFonts w:ascii="Cambria Math" w:hAnsi="Cambria Math"/>
              </w:rPr>
              <m:t>​</m:t>
            </w:del>
          </m:r>
          <m:d>
            <m:dPr>
              <m:ctrlPr>
                <w:del w:id="569" w:author="Owen" w:date="2026-02-28T10:41:00Z" w16du:dateUtc="2026-02-28T09:41:00Z">
                  <w:rPr>
                    <w:rFonts w:ascii="Cambria Math" w:hAnsi="Cambria Math"/>
                  </w:rPr>
                </w:del>
              </m:ctrlPr>
            </m:dPr>
            <m:e>
              <m:sSub>
                <m:sSubPr>
                  <m:ctrlPr>
                    <w:del w:id="570" w:author="Owen" w:date="2026-02-28T10:41:00Z" w16du:dateUtc="2026-02-28T09:41:00Z">
                      <w:rPr>
                        <w:rFonts w:ascii="Cambria Math" w:hAnsi="Cambria Math"/>
                      </w:rPr>
                    </w:del>
                  </m:ctrlPr>
                </m:sSubPr>
                <m:e>
                  <m:r>
                    <w:del w:id="571" w:author="Owen" w:date="2026-02-28T10:41:00Z" w16du:dateUtc="2026-02-28T09:41:00Z">
                      <w:rPr>
                        <w:rFonts w:ascii="Cambria Math" w:hAnsi="Cambria Math"/>
                      </w:rPr>
                      <m:t>μ</m:t>
                    </w:del>
                  </m:r>
                </m:e>
                <m:sub>
                  <m:r>
                    <w:del w:id="572" w:author="Owen" w:date="2026-02-28T10:41:00Z" w16du:dateUtc="2026-02-28T09:41:00Z">
                      <w:rPr>
                        <w:rFonts w:ascii="Cambria Math" w:hAnsi="Cambria Math"/>
                      </w:rPr>
                      <m:t>α</m:t>
                    </w:del>
                  </m:r>
                </m:sub>
              </m:sSub>
              <m:r>
                <w:del w:id="573" w:author="Owen" w:date="2026-02-28T10:41:00Z" w16du:dateUtc="2026-02-28T09:41:00Z">
                  <m:rPr>
                    <m:sty m:val="p"/>
                  </m:rPr>
                  <w:rPr>
                    <w:rFonts w:ascii="Cambria Math" w:hAnsi="Cambria Math"/>
                  </w:rPr>
                  <m:t>+log</m:t>
                </w:del>
              </m:r>
              <m:d>
                <m:dPr>
                  <m:ctrlPr>
                    <w:del w:id="574" w:author="Owen" w:date="2026-02-28T10:41:00Z" w16du:dateUtc="2026-02-28T09:41:00Z">
                      <w:rPr>
                        <w:rFonts w:ascii="Cambria Math" w:hAnsi="Cambria Math"/>
                      </w:rPr>
                    </w:del>
                  </m:ctrlPr>
                </m:dPr>
                <m:e>
                  <m:sSub>
                    <m:sSubPr>
                      <m:ctrlPr>
                        <w:del w:id="575" w:author="Owen" w:date="2026-02-28T10:41:00Z" w16du:dateUtc="2026-02-28T09:41:00Z">
                          <w:rPr>
                            <w:rFonts w:ascii="Cambria Math" w:hAnsi="Cambria Math"/>
                          </w:rPr>
                        </w:del>
                      </m:ctrlPr>
                    </m:sSubPr>
                    <m:e>
                      <m:r>
                        <w:del w:id="576" w:author="Owen" w:date="2026-02-28T10:41:00Z" w16du:dateUtc="2026-02-28T09:41:00Z">
                          <w:rPr>
                            <w:rFonts w:ascii="Cambria Math" w:hAnsi="Cambria Math"/>
                          </w:rPr>
                          <m:t>N</m:t>
                        </w:del>
                      </m:r>
                    </m:e>
                    <m:sub>
                      <m:r>
                        <w:del w:id="577" w:author="Owen" w:date="2026-02-28T10:41:00Z" w16du:dateUtc="2026-02-28T09:41:00Z">
                          <w:rPr>
                            <w:rFonts w:ascii="Cambria Math" w:hAnsi="Cambria Math"/>
                          </w:rPr>
                          <m:t>t</m:t>
                        </w:del>
                      </m:r>
                      <m:r>
                        <w:del w:id="578" w:author="Owen" w:date="2026-02-28T10:41:00Z" w16du:dateUtc="2026-02-28T09:41:00Z">
                          <m:rPr>
                            <m:sty m:val="p"/>
                          </m:rPr>
                          <w:rPr>
                            <w:rFonts w:ascii="Cambria Math" w:hAnsi="Cambria Math"/>
                          </w:rPr>
                          <m:t>-</m:t>
                        </w:del>
                      </m:r>
                      <m:r>
                        <w:del w:id="579" w:author="Owen" w:date="2026-02-28T10:41:00Z" w16du:dateUtc="2026-02-28T09:41:00Z">
                          <w:rPr>
                            <w:rFonts w:ascii="Cambria Math" w:hAnsi="Cambria Math"/>
                          </w:rPr>
                          <m:t>1</m:t>
                        </w:del>
                      </m:r>
                    </m:sub>
                  </m:sSub>
                </m:e>
              </m:d>
              <m:r>
                <w:del w:id="580" w:author="Owen" w:date="2026-02-28T10:41:00Z" w16du:dateUtc="2026-02-28T09:41:00Z">
                  <m:rPr>
                    <m:sty m:val="p"/>
                  </m:rPr>
                  <w:rPr>
                    <w:rFonts w:ascii="Cambria Math" w:hAnsi="Cambria Math"/>
                  </w:rPr>
                  <m:t>,</m:t>
                </w:del>
              </m:r>
              <m:sSubSup>
                <m:sSubSupPr>
                  <m:ctrlPr>
                    <w:del w:id="581" w:author="Owen" w:date="2026-02-28T10:41:00Z" w16du:dateUtc="2026-02-28T09:41:00Z">
                      <w:rPr>
                        <w:rFonts w:ascii="Cambria Math" w:hAnsi="Cambria Math"/>
                      </w:rPr>
                    </w:del>
                  </m:ctrlPr>
                </m:sSubSupPr>
                <m:e>
                  <m:r>
                    <w:del w:id="582" w:author="Owen" w:date="2026-02-28T10:41:00Z" w16du:dateUtc="2026-02-28T09:41:00Z">
                      <w:rPr>
                        <w:rFonts w:ascii="Cambria Math" w:hAnsi="Cambria Math"/>
                      </w:rPr>
                      <m:t>σ</m:t>
                    </w:del>
                  </m:r>
                </m:e>
                <m:sub>
                  <m:r>
                    <w:del w:id="583" w:author="Owen" w:date="2026-02-28T10:41:00Z" w16du:dateUtc="2026-02-28T09:41:00Z">
                      <w:rPr>
                        <w:rFonts w:ascii="Cambria Math" w:hAnsi="Cambria Math"/>
                      </w:rPr>
                      <m:t>α</m:t>
                    </w:del>
                  </m:r>
                </m:sub>
                <m:sup>
                  <m:r>
                    <w:del w:id="584" w:author="Owen" w:date="2026-02-28T10:41:00Z" w16du:dateUtc="2026-02-28T09:41:00Z">
                      <w:rPr>
                        <w:rFonts w:ascii="Cambria Math" w:hAnsi="Cambria Math"/>
                      </w:rPr>
                      <m:t>2</m:t>
                    </w:del>
                  </m:r>
                </m:sup>
              </m:sSubSup>
            </m:e>
          </m:d>
        </m:oMath>
      </m:oMathPara>
    </w:p>
    <w:p w14:paraId="61C8798E" w14:textId="77777777" w:rsidR="009D19A3" w:rsidRDefault="00000000">
      <w:pPr>
        <w:pStyle w:val="FirstParagraph"/>
      </w:pPr>
      <w:r>
        <w:t>year-specific intercepts</w:t>
      </w:r>
    </w:p>
    <w:p w14:paraId="78835D31" w14:textId="77777777" w:rsidR="00F76C90" w:rsidRDefault="00000000">
      <w:pPr>
        <w:pStyle w:val="BodyText"/>
        <w:rPr>
          <w:del w:id="585" w:author="Owen" w:date="2026-02-28T10:41:00Z" w16du:dateUtc="2026-02-28T09:41:00Z"/>
        </w:rPr>
      </w:pPr>
      <m:oMathPara>
        <m:oMathParaPr>
          <m:jc m:val="center"/>
        </m:oMathParaPr>
        <m:oMath>
          <m:r>
            <w:del w:id="586" w:author="Owen" w:date="2026-02-28T10:41:00Z" w16du:dateUtc="2026-02-28T09:41:00Z">
              <w:rPr>
                <w:rFonts w:ascii="Cambria Math" w:hAnsi="Cambria Math"/>
              </w:rPr>
              <m:t>b</m:t>
            </w:del>
          </m:r>
          <m:r>
            <w:del w:id="587" w:author="Owen" w:date="2026-02-28T10:41:00Z" w16du:dateUtc="2026-02-28T09:41:00Z">
              <m:rPr>
                <m:sty m:val="p"/>
              </m:rPr>
              <w:rPr>
                <w:rFonts w:ascii="Cambria Math" w:hAnsi="Cambria Math"/>
              </w:rPr>
              <m:t>∼</m:t>
            </w:del>
          </m:r>
          <m:r>
            <w:del w:id="588" w:author="Owen" w:date="2026-02-28T10:41:00Z" w16du:dateUtc="2026-02-28T09:41:00Z">
              <m:rPr>
                <m:nor/>
              </m:rPr>
              <m:t>MVN</m:t>
            </w:del>
          </m:r>
          <m:d>
            <m:dPr>
              <m:ctrlPr>
                <w:del w:id="589" w:author="Owen" w:date="2026-02-28T10:41:00Z" w16du:dateUtc="2026-02-28T09:41:00Z">
                  <w:rPr>
                    <w:rFonts w:ascii="Cambria Math" w:hAnsi="Cambria Math"/>
                  </w:rPr>
                </w:del>
              </m:ctrlPr>
            </m:dPr>
            <m:e>
              <m:sSub>
                <m:sSubPr>
                  <m:ctrlPr>
                    <w:del w:id="590" w:author="Owen" w:date="2026-02-28T10:41:00Z" w16du:dateUtc="2026-02-28T09:41:00Z">
                      <w:rPr>
                        <w:rFonts w:ascii="Cambria Math" w:hAnsi="Cambria Math"/>
                      </w:rPr>
                    </w:del>
                  </m:ctrlPr>
                </m:sSubPr>
                <m:e>
                  <m:r>
                    <w:del w:id="591" w:author="Owen" w:date="2026-02-28T10:41:00Z" w16du:dateUtc="2026-02-28T09:41:00Z">
                      <w:rPr>
                        <w:rFonts w:ascii="Cambria Math" w:hAnsi="Cambria Math"/>
                      </w:rPr>
                      <m:t>μ</m:t>
                    </w:del>
                  </m:r>
                </m:e>
                <m:sub>
                  <m:r>
                    <w:del w:id="592" w:author="Owen" w:date="2026-02-28T10:41:00Z" w16du:dateUtc="2026-02-28T09:41:00Z">
                      <w:rPr>
                        <w:rFonts w:ascii="Cambria Math" w:hAnsi="Cambria Math"/>
                      </w:rPr>
                      <m:t>b</m:t>
                    </w:del>
                  </m:r>
                </m:sub>
              </m:sSub>
              <m:r>
                <w:del w:id="593" w:author="Owen" w:date="2026-02-28T10:41:00Z" w16du:dateUtc="2026-02-28T09:41:00Z">
                  <m:rPr>
                    <m:sty m:val="p"/>
                  </m:rPr>
                  <w:rPr>
                    <w:rFonts w:ascii="Cambria Math" w:hAnsi="Cambria Math"/>
                  </w:rPr>
                  <m:t>,</m:t>
                </w:del>
              </m:r>
              <w:commentRangeStart w:id="594"/>
              <m:r>
                <w:del w:id="595" w:author="Owen" w:date="2026-02-28T10:41:00Z" w16du:dateUtc="2026-02-28T09:41:00Z">
                  <w:rPr>
                    <w:rFonts w:ascii="Cambria Math" w:hAnsi="Cambria Math"/>
                  </w:rPr>
                  <m:t>Σ</m:t>
                </w:del>
              </m:r>
              <w:commentRangeEnd w:id="594"/>
              <m:r>
                <w:del w:id="596" w:author="Owen" w:date="2026-02-28T10:41:00Z" w16du:dateUtc="2026-02-28T09:41:00Z">
                  <m:rPr>
                    <m:sty m:val="p"/>
                  </m:rPr>
                  <w:rPr>
                    <w:rStyle w:val="CommentReference"/>
                    <w:rFonts w:ascii="Cambria Math" w:hAnsi="Cambria Math"/>
                    <w:sz w:val="24"/>
                    <w:szCs w:val="24"/>
                  </w:rPr>
                  <w:commentReference w:id="594"/>
                </w:del>
              </m:r>
            </m:e>
          </m:d>
        </m:oMath>
      </m:oMathPara>
    </w:p>
    <w:p w14:paraId="62EC1F57" w14:textId="77777777" w:rsidR="009D19A3" w:rsidRDefault="00000000">
      <w:pPr>
        <w:pStyle w:val="BodyText"/>
        <w:rPr>
          <w:ins w:id="597" w:author="Owen" w:date="2026-02-28T10:41:00Z" w16du:dateUtc="2026-02-28T09:41:00Z"/>
        </w:rPr>
      </w:pPr>
      <m:oMathPara>
        <m:oMathParaPr>
          <m:jc m:val="center"/>
        </m:oMathParaPr>
        <m:oMath>
          <m:sSub>
            <m:sSubPr>
              <m:ctrlPr>
                <w:ins w:id="598" w:author="Owen" w:date="2026-02-28T10:41:00Z" w16du:dateUtc="2026-02-28T09:41:00Z">
                  <w:rPr>
                    <w:rFonts w:ascii="Cambria Math" w:hAnsi="Cambria Math"/>
                  </w:rPr>
                </w:ins>
              </m:ctrlPr>
            </m:sSubPr>
            <m:e>
              <m:r>
                <w:ins w:id="599" w:author="Owen" w:date="2026-02-28T10:41:00Z" w16du:dateUtc="2026-02-28T09:41:00Z">
                  <w:rPr>
                    <w:rFonts w:ascii="Cambria Math" w:hAnsi="Cambria Math"/>
                  </w:rPr>
                  <m:t>α</m:t>
                </w:ins>
              </m:r>
            </m:e>
            <m:sub>
              <m:r>
                <w:ins w:id="600" w:author="Owen" w:date="2026-02-28T10:41:00Z" w16du:dateUtc="2026-02-28T09:41:00Z">
                  <w:rPr>
                    <w:rFonts w:ascii="Cambria Math" w:hAnsi="Cambria Math"/>
                  </w:rPr>
                  <m:t>t</m:t>
                </w:ins>
              </m:r>
            </m:sub>
          </m:sSub>
          <m:r>
            <w:ins w:id="601" w:author="Owen" w:date="2026-02-28T10:41:00Z" w16du:dateUtc="2026-02-28T09:41:00Z">
              <m:rPr>
                <m:sty m:val="p"/>
              </m:rPr>
              <w:rPr>
                <w:rFonts w:ascii="Cambria Math" w:hAnsi="Cambria Math"/>
              </w:rPr>
              <m:t>∼</m:t>
            </w:ins>
          </m:r>
          <m:r>
            <w:ins w:id="602" w:author="Owen" w:date="2026-02-28T10:41:00Z" w16du:dateUtc="2026-02-28T09:41:00Z">
              <m:rPr>
                <m:nor/>
              </m:rPr>
              <m:t>Normal</m:t>
            </w:ins>
          </m:r>
          <m:r>
            <w:ins w:id="603" w:author="Owen" w:date="2026-02-28T10:41:00Z" w16du:dateUtc="2026-02-28T09:41:00Z">
              <w:rPr>
                <w:rFonts w:ascii="Cambria Math" w:hAnsi="Cambria Math"/>
              </w:rPr>
              <m:t>​</m:t>
            </w:ins>
          </m:r>
          <m:d>
            <m:dPr>
              <m:ctrlPr>
                <w:ins w:id="604" w:author="Owen" w:date="2026-02-28T10:41:00Z" w16du:dateUtc="2026-02-28T09:41:00Z">
                  <w:rPr>
                    <w:rFonts w:ascii="Cambria Math" w:hAnsi="Cambria Math"/>
                  </w:rPr>
                </w:ins>
              </m:ctrlPr>
            </m:dPr>
            <m:e>
              <m:sSub>
                <m:sSubPr>
                  <m:ctrlPr>
                    <w:ins w:id="605" w:author="Owen" w:date="2026-02-28T10:41:00Z" w16du:dateUtc="2026-02-28T09:41:00Z">
                      <w:rPr>
                        <w:rFonts w:ascii="Cambria Math" w:hAnsi="Cambria Math"/>
                      </w:rPr>
                    </w:ins>
                  </m:ctrlPr>
                </m:sSubPr>
                <m:e>
                  <m:r>
                    <w:ins w:id="606" w:author="Owen" w:date="2026-02-28T10:41:00Z" w16du:dateUtc="2026-02-28T09:41:00Z">
                      <w:rPr>
                        <w:rFonts w:ascii="Cambria Math" w:hAnsi="Cambria Math"/>
                      </w:rPr>
                      <m:t>μ</m:t>
                    </w:ins>
                  </m:r>
                </m:e>
                <m:sub>
                  <m:r>
                    <w:ins w:id="607" w:author="Owen" w:date="2026-02-28T10:41:00Z" w16du:dateUtc="2026-02-28T09:41:00Z">
                      <w:rPr>
                        <w:rFonts w:ascii="Cambria Math" w:hAnsi="Cambria Math"/>
                      </w:rPr>
                      <m:t>α</m:t>
                    </w:ins>
                  </m:r>
                </m:sub>
              </m:sSub>
              <m:r>
                <w:ins w:id="608" w:author="Owen" w:date="2026-02-28T10:41:00Z" w16du:dateUtc="2026-02-28T09:41:00Z">
                  <m:rPr>
                    <m:sty m:val="p"/>
                  </m:rPr>
                  <w:rPr>
                    <w:rFonts w:ascii="Cambria Math" w:hAnsi="Cambria Math"/>
                  </w:rPr>
                  <m:t>+log</m:t>
                </w:ins>
              </m:r>
              <m:d>
                <m:dPr>
                  <m:ctrlPr>
                    <w:ins w:id="609" w:author="Owen" w:date="2026-02-28T10:41:00Z" w16du:dateUtc="2026-02-28T09:41:00Z">
                      <w:rPr>
                        <w:rFonts w:ascii="Cambria Math" w:hAnsi="Cambria Math"/>
                      </w:rPr>
                    </w:ins>
                  </m:ctrlPr>
                </m:dPr>
                <m:e>
                  <m:sSub>
                    <m:sSubPr>
                      <m:ctrlPr>
                        <w:ins w:id="610" w:author="Owen" w:date="2026-02-28T10:41:00Z" w16du:dateUtc="2026-02-28T09:41:00Z">
                          <w:rPr>
                            <w:rFonts w:ascii="Cambria Math" w:hAnsi="Cambria Math"/>
                          </w:rPr>
                        </w:ins>
                      </m:ctrlPr>
                    </m:sSubPr>
                    <m:e>
                      <m:r>
                        <w:ins w:id="611" w:author="Owen" w:date="2026-02-28T10:41:00Z" w16du:dateUtc="2026-02-28T09:41:00Z">
                          <w:rPr>
                            <w:rFonts w:ascii="Cambria Math" w:hAnsi="Cambria Math"/>
                          </w:rPr>
                          <m:t>N</m:t>
                        </w:ins>
                      </m:r>
                    </m:e>
                    <m:sub>
                      <m:r>
                        <w:ins w:id="612" w:author="Owen" w:date="2026-02-28T10:41:00Z" w16du:dateUtc="2026-02-28T09:41:00Z">
                          <w:rPr>
                            <w:rFonts w:ascii="Cambria Math" w:hAnsi="Cambria Math"/>
                          </w:rPr>
                          <m:t>t</m:t>
                        </w:ins>
                      </m:r>
                      <m:r>
                        <w:ins w:id="613" w:author="Owen" w:date="2026-02-28T10:41:00Z" w16du:dateUtc="2026-02-28T09:41:00Z">
                          <m:rPr>
                            <m:sty m:val="p"/>
                          </m:rPr>
                          <w:rPr>
                            <w:rFonts w:ascii="Cambria Math" w:hAnsi="Cambria Math"/>
                          </w:rPr>
                          <m:t>-</m:t>
                        </w:ins>
                      </m:r>
                      <m:r>
                        <w:ins w:id="614" w:author="Owen" w:date="2026-02-28T10:41:00Z" w16du:dateUtc="2026-02-28T09:41:00Z">
                          <w:rPr>
                            <w:rFonts w:ascii="Cambria Math" w:hAnsi="Cambria Math"/>
                          </w:rPr>
                          <m:t>1</m:t>
                        </w:ins>
                      </m:r>
                    </m:sub>
                  </m:sSub>
                </m:e>
              </m:d>
              <m:r>
                <w:ins w:id="615" w:author="Owen" w:date="2026-02-28T10:41:00Z" w16du:dateUtc="2026-02-28T09:41:00Z">
                  <m:rPr>
                    <m:sty m:val="p"/>
                  </m:rPr>
                  <w:rPr>
                    <w:rFonts w:ascii="Cambria Math" w:hAnsi="Cambria Math"/>
                  </w:rPr>
                  <m:t>,</m:t>
                </w:ins>
              </m:r>
              <m:sSubSup>
                <m:sSubSupPr>
                  <m:ctrlPr>
                    <w:ins w:id="616" w:author="Owen" w:date="2026-02-28T10:41:00Z" w16du:dateUtc="2026-02-28T09:41:00Z">
                      <w:rPr>
                        <w:rFonts w:ascii="Cambria Math" w:hAnsi="Cambria Math"/>
                      </w:rPr>
                    </w:ins>
                  </m:ctrlPr>
                </m:sSubSupPr>
                <m:e>
                  <m:r>
                    <w:ins w:id="617" w:author="Owen" w:date="2026-02-28T10:41:00Z" w16du:dateUtc="2026-02-28T09:41:00Z">
                      <w:rPr>
                        <w:rFonts w:ascii="Cambria Math" w:hAnsi="Cambria Math"/>
                      </w:rPr>
                      <m:t>σ</m:t>
                    </w:ins>
                  </m:r>
                </m:e>
                <m:sub>
                  <m:r>
                    <w:ins w:id="618" w:author="Owen" w:date="2026-02-28T10:41:00Z" w16du:dateUtc="2026-02-28T09:41:00Z">
                      <w:rPr>
                        <w:rFonts w:ascii="Cambria Math" w:hAnsi="Cambria Math"/>
                      </w:rPr>
                      <m:t>α</m:t>
                    </w:ins>
                  </m:r>
                </m:sub>
                <m:sup>
                  <m:r>
                    <w:ins w:id="619" w:author="Owen" w:date="2026-02-28T10:41:00Z" w16du:dateUtc="2026-02-28T09:41:00Z">
                      <w:rPr>
                        <w:rFonts w:ascii="Cambria Math" w:hAnsi="Cambria Math"/>
                      </w:rPr>
                      <m:t>2</m:t>
                    </w:ins>
                  </m:r>
                </m:sup>
              </m:sSubSup>
            </m:e>
          </m:d>
          <m:r>
            <w:ins w:id="620" w:author="Owen" w:date="2026-02-28T10:41:00Z" w16du:dateUtc="2026-02-28T09:41:00Z">
              <w:rPr>
                <w:rFonts w:ascii="Cambria Math" w:hAnsi="Cambria Math"/>
              </w:rPr>
              <m:t>  </m:t>
            </w:ins>
          </m:r>
          <m:d>
            <m:dPr>
              <m:ctrlPr>
                <w:ins w:id="621" w:author="Owen" w:date="2026-02-28T10:41:00Z" w16du:dateUtc="2026-02-28T09:41:00Z">
                  <w:rPr>
                    <w:rFonts w:ascii="Cambria Math" w:hAnsi="Cambria Math"/>
                  </w:rPr>
                </w:ins>
              </m:ctrlPr>
            </m:dPr>
            <m:e>
              <m:r>
                <w:ins w:id="622" w:author="Owen" w:date="2026-02-28T10:41:00Z" w16du:dateUtc="2026-02-28T09:41:00Z">
                  <w:rPr>
                    <w:rFonts w:ascii="Cambria Math" w:hAnsi="Cambria Math"/>
                  </w:rPr>
                  <m:t>12</m:t>
                </w:ins>
              </m:r>
            </m:e>
          </m:d>
        </m:oMath>
      </m:oMathPara>
    </w:p>
    <w:p w14:paraId="177B35E2" w14:textId="77777777" w:rsidR="009D19A3" w:rsidRDefault="00000000">
      <w:pPr>
        <w:pStyle w:val="FirstParagraph"/>
        <w:rPr>
          <w:ins w:id="623" w:author="Owen" w:date="2026-02-28T10:41:00Z" w16du:dateUtc="2026-02-28T09:41:00Z"/>
        </w:rPr>
      </w:pPr>
      <w:ins w:id="624" w:author="Owen" w:date="2026-02-28T10:41:00Z" w16du:dateUtc="2026-02-28T09:41:00Z">
        <w:r>
          <w:t xml:space="preserve">This implies that uncertainty in per-capita recruitment declines with sample size: if </w:t>
        </w:r>
      </w:ins>
      <m:oMath>
        <m:sSub>
          <m:sSubPr>
            <m:ctrlPr>
              <w:ins w:id="625" w:author="Owen" w:date="2026-02-28T10:41:00Z" w16du:dateUtc="2026-02-28T09:41:00Z">
                <w:rPr>
                  <w:rFonts w:ascii="Cambria Math" w:hAnsi="Cambria Math"/>
                </w:rPr>
              </w:ins>
            </m:ctrlPr>
          </m:sSubPr>
          <m:e>
            <m:acc>
              <m:accPr>
                <m:ctrlPr>
                  <w:ins w:id="626" w:author="Owen" w:date="2026-02-28T10:41:00Z" w16du:dateUtc="2026-02-28T09:41:00Z">
                    <w:rPr>
                      <w:rFonts w:ascii="Cambria Math" w:hAnsi="Cambria Math"/>
                    </w:rPr>
                  </w:ins>
                </m:ctrlPr>
              </m:accPr>
              <m:e>
                <m:r>
                  <w:ins w:id="627" w:author="Owen" w:date="2026-02-28T10:41:00Z" w16du:dateUtc="2026-02-28T09:41:00Z">
                    <w:rPr>
                      <w:rFonts w:ascii="Cambria Math" w:hAnsi="Cambria Math"/>
                    </w:rPr>
                    <m:t>r</m:t>
                  </w:ins>
                </m:r>
              </m:e>
            </m:acc>
          </m:e>
          <m:sub>
            <m:r>
              <w:ins w:id="628" w:author="Owen" w:date="2026-02-28T10:41:00Z" w16du:dateUtc="2026-02-28T09:41:00Z">
                <w:rPr>
                  <w:rFonts w:ascii="Cambria Math" w:hAnsi="Cambria Math"/>
                </w:rPr>
                <m:t>t</m:t>
              </w:ins>
            </m:r>
          </m:sub>
        </m:sSub>
        <m:r>
          <w:ins w:id="629" w:author="Owen" w:date="2026-02-28T10:41:00Z" w16du:dateUtc="2026-02-28T09:41:00Z">
            <m:rPr>
              <m:sty m:val="p"/>
            </m:rPr>
            <w:rPr>
              <w:rFonts w:ascii="Cambria Math" w:hAnsi="Cambria Math"/>
            </w:rPr>
            <m:t>=</m:t>
          </w:ins>
        </m:r>
        <m:sSub>
          <m:sSubPr>
            <m:ctrlPr>
              <w:ins w:id="630" w:author="Owen" w:date="2026-02-28T10:41:00Z" w16du:dateUtc="2026-02-28T09:41:00Z">
                <w:rPr>
                  <w:rFonts w:ascii="Cambria Math" w:hAnsi="Cambria Math"/>
                </w:rPr>
              </w:ins>
            </m:ctrlPr>
          </m:sSubPr>
          <m:e>
            <m:r>
              <w:ins w:id="631" w:author="Owen" w:date="2026-02-28T10:41:00Z" w16du:dateUtc="2026-02-28T09:41:00Z">
                <w:rPr>
                  <w:rFonts w:ascii="Cambria Math" w:hAnsi="Cambria Math"/>
                </w:rPr>
                <m:t>Y</m:t>
              </w:ins>
            </m:r>
          </m:e>
          <m:sub>
            <m:r>
              <w:ins w:id="632" w:author="Owen" w:date="2026-02-28T10:41:00Z" w16du:dateUtc="2026-02-28T09:41:00Z">
                <w:rPr>
                  <w:rFonts w:ascii="Cambria Math" w:hAnsi="Cambria Math"/>
                </w:rPr>
                <m:t>t</m:t>
              </w:ins>
            </m:r>
          </m:sub>
        </m:sSub>
        <m:r>
          <w:ins w:id="633" w:author="Owen" w:date="2026-02-28T10:41:00Z" w16du:dateUtc="2026-02-28T09:41:00Z">
            <m:rPr>
              <m:sty m:val="p"/>
            </m:rPr>
            <w:rPr>
              <w:rFonts w:ascii="Cambria Math" w:hAnsi="Cambria Math"/>
            </w:rPr>
            <m:t>/</m:t>
          </w:ins>
        </m:r>
        <m:sSub>
          <m:sSubPr>
            <m:ctrlPr>
              <w:ins w:id="634" w:author="Owen" w:date="2026-02-28T10:41:00Z" w16du:dateUtc="2026-02-28T09:41:00Z">
                <w:rPr>
                  <w:rFonts w:ascii="Cambria Math" w:hAnsi="Cambria Math"/>
                </w:rPr>
              </w:ins>
            </m:ctrlPr>
          </m:sSubPr>
          <m:e>
            <m:r>
              <w:ins w:id="635" w:author="Owen" w:date="2026-02-28T10:41:00Z" w16du:dateUtc="2026-02-28T09:41:00Z">
                <w:rPr>
                  <w:rFonts w:ascii="Cambria Math" w:hAnsi="Cambria Math"/>
                </w:rPr>
                <m:t>N</m:t>
              </w:ins>
            </m:r>
          </m:e>
          <m:sub>
            <m:r>
              <w:ins w:id="636" w:author="Owen" w:date="2026-02-28T10:41:00Z" w16du:dateUtc="2026-02-28T09:41:00Z">
                <w:rPr>
                  <w:rFonts w:ascii="Cambria Math" w:hAnsi="Cambria Math"/>
                </w:rPr>
                <m:t>t</m:t>
              </w:ins>
            </m:r>
            <m:r>
              <w:ins w:id="637" w:author="Owen" w:date="2026-02-28T10:41:00Z" w16du:dateUtc="2026-02-28T09:41:00Z">
                <m:rPr>
                  <m:sty m:val="p"/>
                </m:rPr>
                <w:rPr>
                  <w:rFonts w:ascii="Cambria Math" w:hAnsi="Cambria Math"/>
                </w:rPr>
                <m:t>-</m:t>
              </w:ins>
            </m:r>
            <m:r>
              <w:ins w:id="638" w:author="Owen" w:date="2026-02-28T10:41:00Z" w16du:dateUtc="2026-02-28T09:41:00Z">
                <w:rPr>
                  <w:rFonts w:ascii="Cambria Math" w:hAnsi="Cambria Math"/>
                </w:rPr>
                <m:t>1</m:t>
              </w:ins>
            </m:r>
          </m:sub>
        </m:sSub>
      </m:oMath>
      <w:ins w:id="639" w:author="Owen" w:date="2026-02-28T10:41:00Z" w16du:dateUtc="2026-02-28T09:41:00Z">
        <w:r>
          <w:t xml:space="preserve">, then </w:t>
        </w:r>
      </w:ins>
      <m:oMath>
        <m:r>
          <w:ins w:id="640" w:author="Owen" w:date="2026-02-28T10:41:00Z" w16du:dateUtc="2026-02-28T09:41:00Z">
            <m:rPr>
              <m:sty m:val="p"/>
            </m:rPr>
            <w:rPr>
              <w:rFonts w:ascii="Cambria Math" w:hAnsi="Cambria Math"/>
            </w:rPr>
            <m:t>Var</m:t>
          </w:ins>
        </m:r>
        <m:d>
          <m:dPr>
            <m:ctrlPr>
              <w:ins w:id="641" w:author="Owen" w:date="2026-02-28T10:41:00Z" w16du:dateUtc="2026-02-28T09:41:00Z">
                <w:rPr>
                  <w:rFonts w:ascii="Cambria Math" w:hAnsi="Cambria Math"/>
                </w:rPr>
              </w:ins>
            </m:ctrlPr>
          </m:dPr>
          <m:e>
            <m:sSub>
              <m:sSubPr>
                <m:ctrlPr>
                  <w:ins w:id="642" w:author="Owen" w:date="2026-02-28T10:41:00Z" w16du:dateUtc="2026-02-28T09:41:00Z">
                    <w:rPr>
                      <w:rFonts w:ascii="Cambria Math" w:hAnsi="Cambria Math"/>
                    </w:rPr>
                  </w:ins>
                </m:ctrlPr>
              </m:sSubPr>
              <m:e>
                <m:acc>
                  <m:accPr>
                    <m:ctrlPr>
                      <w:ins w:id="643" w:author="Owen" w:date="2026-02-28T10:41:00Z" w16du:dateUtc="2026-02-28T09:41:00Z">
                        <w:rPr>
                          <w:rFonts w:ascii="Cambria Math" w:hAnsi="Cambria Math"/>
                        </w:rPr>
                      </w:ins>
                    </m:ctrlPr>
                  </m:accPr>
                  <m:e>
                    <m:r>
                      <w:ins w:id="644" w:author="Owen" w:date="2026-02-28T10:41:00Z" w16du:dateUtc="2026-02-28T09:41:00Z">
                        <w:rPr>
                          <w:rFonts w:ascii="Cambria Math" w:hAnsi="Cambria Math"/>
                        </w:rPr>
                        <m:t>r</m:t>
                      </w:ins>
                    </m:r>
                  </m:e>
                </m:acc>
              </m:e>
              <m:sub>
                <m:r>
                  <w:ins w:id="645" w:author="Owen" w:date="2026-02-28T10:41:00Z" w16du:dateUtc="2026-02-28T09:41:00Z">
                    <w:rPr>
                      <w:rFonts w:ascii="Cambria Math" w:hAnsi="Cambria Math"/>
                    </w:rPr>
                    <m:t>t</m:t>
                  </w:ins>
                </m:r>
              </m:sub>
            </m:sSub>
          </m:e>
        </m:d>
      </m:oMath>
      <w:ins w:id="646" w:author="Owen" w:date="2026-02-28T10:41:00Z" w16du:dateUtc="2026-02-28T09:41:00Z">
        <w:r>
          <w:t xml:space="preserve"> scales as </w:t>
        </w:r>
      </w:ins>
      <m:oMath>
        <m:r>
          <w:ins w:id="647" w:author="Owen" w:date="2026-02-28T10:41:00Z" w16du:dateUtc="2026-02-28T09:41:00Z">
            <w:rPr>
              <w:rFonts w:ascii="Cambria Math" w:hAnsi="Cambria Math"/>
            </w:rPr>
            <m:t>1</m:t>
          </w:ins>
        </m:r>
        <m:r>
          <w:ins w:id="648" w:author="Owen" w:date="2026-02-28T10:41:00Z" w16du:dateUtc="2026-02-28T09:41:00Z">
            <m:rPr>
              <m:sty m:val="p"/>
            </m:rPr>
            <w:rPr>
              <w:rFonts w:ascii="Cambria Math" w:hAnsi="Cambria Math"/>
            </w:rPr>
            <m:t>/</m:t>
          </w:ins>
        </m:r>
        <m:sSub>
          <m:sSubPr>
            <m:ctrlPr>
              <w:ins w:id="649" w:author="Owen" w:date="2026-02-28T10:41:00Z" w16du:dateUtc="2026-02-28T09:41:00Z">
                <w:rPr>
                  <w:rFonts w:ascii="Cambria Math" w:hAnsi="Cambria Math"/>
                </w:rPr>
              </w:ins>
            </m:ctrlPr>
          </m:sSubPr>
          <m:e>
            <m:r>
              <w:ins w:id="650" w:author="Owen" w:date="2026-02-28T10:41:00Z" w16du:dateUtc="2026-02-28T09:41:00Z">
                <w:rPr>
                  <w:rFonts w:ascii="Cambria Math" w:hAnsi="Cambria Math"/>
                </w:rPr>
                <m:t>N</m:t>
              </w:ins>
            </m:r>
          </m:e>
          <m:sub>
            <m:r>
              <w:ins w:id="651" w:author="Owen" w:date="2026-02-28T10:41:00Z" w16du:dateUtc="2026-02-28T09:41:00Z">
                <w:rPr>
                  <w:rFonts w:ascii="Cambria Math" w:hAnsi="Cambria Math"/>
                </w:rPr>
                <m:t>t</m:t>
              </w:ins>
            </m:r>
            <m:r>
              <w:ins w:id="652" w:author="Owen" w:date="2026-02-28T10:41:00Z" w16du:dateUtc="2026-02-28T09:41:00Z">
                <m:rPr>
                  <m:sty m:val="p"/>
                </m:rPr>
                <w:rPr>
                  <w:rFonts w:ascii="Cambria Math" w:hAnsi="Cambria Math"/>
                </w:rPr>
                <m:t>-</m:t>
              </w:ins>
            </m:r>
            <m:r>
              <w:ins w:id="653" w:author="Owen" w:date="2026-02-28T10:41:00Z" w16du:dateUtc="2026-02-28T09:41:00Z">
                <w:rPr>
                  <w:rFonts w:ascii="Cambria Math" w:hAnsi="Cambria Math"/>
                </w:rPr>
                <m:t>1</m:t>
              </w:ins>
            </m:r>
          </m:sub>
        </m:sSub>
      </m:oMath>
      <w:ins w:id="654" w:author="Owen" w:date="2026-02-28T10:41:00Z" w16du:dateUtc="2026-02-28T09:41:00Z">
        <w:r>
          <w:t xml:space="preserve"> for fixed underlying recruitment intensity.</w:t>
        </w:r>
      </w:ins>
    </w:p>
    <w:p w14:paraId="6CCEDA71" w14:textId="77777777" w:rsidR="009D19A3" w:rsidRDefault="00000000">
      <w:pPr>
        <w:pStyle w:val="BodyText"/>
        <w:pPrChange w:id="655" w:author="Owen" w:date="2026-02-28T10:41:00Z" w16du:dateUtc="2026-02-28T09:41:00Z">
          <w:pPr>
            <w:pStyle w:val="FirstParagraph"/>
          </w:pPr>
        </w:pPrChange>
      </w:pPr>
      <w:r>
        <w:t>climate coefficient for each monthly lag k</w:t>
      </w:r>
    </w:p>
    <w:p w14:paraId="569F1BDB" w14:textId="77777777" w:rsidR="009D19A3" w:rsidRDefault="00000000">
      <w:pPr>
        <w:pStyle w:val="BodyText"/>
        <w:rPr>
          <w:ins w:id="656" w:author="Owen" w:date="2026-02-28T10:41:00Z" w16du:dateUtc="2026-02-28T09:41:00Z"/>
        </w:rPr>
      </w:pPr>
      <m:oMathPara>
        <m:oMathParaPr>
          <m:jc m:val="center"/>
        </m:oMathParaPr>
        <m:oMath>
          <m:sSub>
            <m:sSubPr>
              <m:ctrlPr>
                <w:del w:id="657" w:author="Owen" w:date="2026-02-28T10:41:00Z" w16du:dateUtc="2026-02-28T09:41:00Z">
                  <w:rPr>
                    <w:rFonts w:ascii="Cambria Math" w:hAnsi="Cambria Math"/>
                  </w:rPr>
                </w:del>
              </m:ctrlPr>
            </m:sSubPr>
            <m:e>
              <m:r>
                <w:del w:id="658" w:author="Owen" w:date="2026-02-28T10:41:00Z" w16du:dateUtc="2026-02-28T09:41:00Z">
                  <w:rPr>
                    <w:rFonts w:ascii="Cambria Math" w:hAnsi="Cambria Math"/>
                  </w:rPr>
                  <m:t>Σ</m:t>
                </w:del>
              </m:r>
            </m:e>
            <m:sub>
              <m:r>
                <w:del w:id="659" w:author="Owen" w:date="2026-02-28T10:41:00Z" w16du:dateUtc="2026-02-28T09:41:00Z">
                  <w:rPr>
                    <w:rFonts w:ascii="Cambria Math" w:hAnsi="Cambria Math"/>
                  </w:rPr>
                  <m:t>i</m:t>
                </w:del>
              </m:r>
              <m:r>
                <w:del w:id="660" w:author="Owen" w:date="2026-02-28T10:41:00Z" w16du:dateUtc="2026-02-28T09:41:00Z">
                  <m:rPr>
                    <m:sty m:val="p"/>
                  </m:rPr>
                  <w:rPr>
                    <w:rFonts w:ascii="Cambria Math" w:hAnsi="Cambria Math"/>
                  </w:rPr>
                  <m:t>,</m:t>
                </w:del>
              </m:r>
              <m:r>
                <w:del w:id="661" w:author="Owen" w:date="2026-02-28T10:41:00Z" w16du:dateUtc="2026-02-28T09:41:00Z">
                  <w:rPr>
                    <w:rFonts w:ascii="Cambria Math" w:hAnsi="Cambria Math"/>
                  </w:rPr>
                  <m:t>j</m:t>
                </w:del>
              </m:r>
            </m:sub>
          </m:sSub>
          <m:r>
            <w:ins w:id="662" w:author="Owen" w:date="2026-02-28T10:41:00Z" w16du:dateUtc="2026-02-28T09:41:00Z">
              <w:rPr>
                <w:rFonts w:ascii="Cambria Math" w:hAnsi="Cambria Math"/>
              </w:rPr>
              <m:t>b</m:t>
            </w:ins>
          </m:r>
          <m:r>
            <w:ins w:id="663" w:author="Owen" w:date="2026-02-28T10:41:00Z" w16du:dateUtc="2026-02-28T09:41:00Z">
              <m:rPr>
                <m:sty m:val="p"/>
              </m:rPr>
              <w:rPr>
                <w:rFonts w:ascii="Cambria Math" w:hAnsi="Cambria Math"/>
              </w:rPr>
              <m:t>∼</m:t>
            </w:ins>
          </m:r>
          <m:r>
            <w:ins w:id="664" w:author="Owen" w:date="2026-02-28T10:41:00Z" w16du:dateUtc="2026-02-28T09:41:00Z">
              <m:rPr>
                <m:nor/>
              </m:rPr>
              <m:t>MVN</m:t>
            </w:ins>
          </m:r>
          <m:d>
            <m:dPr>
              <m:ctrlPr>
                <w:ins w:id="665" w:author="Owen" w:date="2026-02-28T10:41:00Z" w16du:dateUtc="2026-02-28T09:41:00Z">
                  <w:rPr>
                    <w:rFonts w:ascii="Cambria Math" w:hAnsi="Cambria Math"/>
                  </w:rPr>
                </w:ins>
              </m:ctrlPr>
            </m:dPr>
            <m:e>
              <m:sSub>
                <m:sSubPr>
                  <m:ctrlPr>
                    <w:ins w:id="666" w:author="Owen" w:date="2026-02-28T10:41:00Z" w16du:dateUtc="2026-02-28T09:41:00Z">
                      <w:rPr>
                        <w:rFonts w:ascii="Cambria Math" w:hAnsi="Cambria Math"/>
                      </w:rPr>
                    </w:ins>
                  </m:ctrlPr>
                </m:sSubPr>
                <m:e>
                  <m:r>
                    <w:ins w:id="667" w:author="Owen" w:date="2026-02-28T10:41:00Z" w16du:dateUtc="2026-02-28T09:41:00Z">
                      <w:rPr>
                        <w:rFonts w:ascii="Cambria Math" w:hAnsi="Cambria Math"/>
                      </w:rPr>
                      <m:t>μ</m:t>
                    </w:ins>
                  </m:r>
                </m:e>
                <m:sub>
                  <m:r>
                    <w:ins w:id="668" w:author="Owen" w:date="2026-02-28T10:41:00Z" w16du:dateUtc="2026-02-28T09:41:00Z">
                      <w:rPr>
                        <w:rFonts w:ascii="Cambria Math" w:hAnsi="Cambria Math"/>
                      </w:rPr>
                      <m:t>b</m:t>
                    </w:ins>
                  </m:r>
                </m:sub>
              </m:sSub>
              <m:r>
                <w:ins w:id="669" w:author="Owen" w:date="2026-02-28T10:41:00Z" w16du:dateUtc="2026-02-28T09:41:00Z">
                  <m:rPr>
                    <m:sty m:val="p"/>
                  </m:rPr>
                  <w:rPr>
                    <w:rFonts w:ascii="Cambria Math" w:hAnsi="Cambria Math"/>
                  </w:rPr>
                  <m:t>,</m:t>
                </w:ins>
              </m:r>
              <m:r>
                <w:ins w:id="670" w:author="Owen" w:date="2026-02-28T10:41:00Z" w16du:dateUtc="2026-02-28T09:41:00Z">
                  <m:rPr>
                    <m:sty m:val="b"/>
                  </m:rPr>
                  <w:rPr>
                    <w:rFonts w:ascii="Cambria Math" w:hAnsi="Cambria Math"/>
                  </w:rPr>
                  <m:t>K</m:t>
                </w:ins>
              </m:r>
            </m:e>
          </m:d>
          <m:r>
            <w:ins w:id="671" w:author="Owen" w:date="2026-02-28T10:41:00Z" w16du:dateUtc="2026-02-28T09:41:00Z">
              <w:rPr>
                <w:rFonts w:ascii="Cambria Math" w:hAnsi="Cambria Math"/>
              </w:rPr>
              <m:t>  </m:t>
            </w:ins>
          </m:r>
          <m:d>
            <m:dPr>
              <m:ctrlPr>
                <w:ins w:id="672" w:author="Owen" w:date="2026-02-28T10:41:00Z" w16du:dateUtc="2026-02-28T09:41:00Z">
                  <w:rPr>
                    <w:rFonts w:ascii="Cambria Math" w:hAnsi="Cambria Math"/>
                  </w:rPr>
                </w:ins>
              </m:ctrlPr>
            </m:dPr>
            <m:e>
              <m:r>
                <w:ins w:id="673" w:author="Owen" w:date="2026-02-28T10:41:00Z" w16du:dateUtc="2026-02-28T09:41:00Z">
                  <w:rPr>
                    <w:rFonts w:ascii="Cambria Math" w:hAnsi="Cambria Math"/>
                  </w:rPr>
                  <m:t>13</m:t>
                </w:ins>
              </m:r>
            </m:e>
          </m:d>
        </m:oMath>
      </m:oMathPara>
    </w:p>
    <w:p w14:paraId="739BBD20" w14:textId="77777777" w:rsidR="00F76C90" w:rsidRDefault="00000000">
      <w:pPr>
        <w:pStyle w:val="BodyText"/>
        <w:rPr>
          <w:del w:id="674" w:author="Owen" w:date="2026-02-28T10:41:00Z" w16du:dateUtc="2026-02-28T09:41:00Z"/>
        </w:rPr>
      </w:pPr>
      <w:moveFrom w:id="675" w:author="Owen" w:date="2026-02-28T10:41:00Z" w16du:dateUtc="2026-02-28T09:41:00Z">
        <w:moveFromRangeStart w:id="676" w:author="Owen" w:date="2026-02-28T10:41:00Z" w:name="move223167708"/>
        <m:oMathPara>
          <m:oMathParaPr>
            <m:jc m:val="center"/>
          </m:oMathParaPr>
          <m:oMath>
            <m:r>
              <m:rPr>
                <m:sty m:val="p"/>
              </m:rPr>
              <w:rPr>
                <w:rFonts w:ascii="Cambria Math" w:hAnsi="Cambria Math"/>
              </w:rPr>
              <m:t>=</m:t>
            </m:r>
            <w:moveFrom w:id="677" w:author="Owen" w:date="2026-02-28T10:41:00Z" w16du:dateUtc="2026-02-28T09:41:00Z"/>
            <m:sSup>
              <m:sSupPr>
                <m:ctrlPr>
                  <w:rPr>
                    <w:rFonts w:ascii="Cambria Math" w:hAnsi="Cambria Math"/>
                  </w:rPr>
                </m:ctrlPr>
              </m:sSupPr>
              <m:e>
                <w:moveFrom w:id="678" w:author="Owen" w:date="2026-02-28T10:41:00Z" w16du:dateUtc="2026-02-28T09:41:00Z">
                  <m:r>
                    <w:rPr>
                      <w:rFonts w:ascii="Cambria Math" w:hAnsi="Cambria Math"/>
                    </w:rPr>
                    <m:t>η</m:t>
                  </m:r>
                </w:moveFrom>
              </m:e>
              <m:sup>
                <w:moveFrom w:id="679" w:author="Owen" w:date="2026-02-28T10:41:00Z" w16du:dateUtc="2026-02-28T09:41:00Z">
                  <m:r>
                    <w:rPr>
                      <w:rFonts w:ascii="Cambria Math" w:hAnsi="Cambria Math"/>
                    </w:rPr>
                    <m:t>2</m:t>
                  </m:r>
                </w:moveFrom>
              </m:sup>
            </m:sSup>
            <w:moveFrom w:id="680" w:author="Owen" w:date="2026-02-28T10:41:00Z" w16du:dateUtc="2026-02-28T09:41:00Z">
              <m:r>
                <m:rPr>
                  <m:sty m:val="p"/>
                </m:rPr>
                <w:rPr>
                  <w:rFonts w:ascii="Cambria Math" w:hAnsi="Cambria Math"/>
                </w:rPr>
                <m:t>exp</m:t>
              </m:r>
              <m:r>
                <w:rPr>
                  <w:rFonts w:ascii="Cambria Math" w:hAnsi="Cambria Math"/>
                </w:rPr>
                <m:t>​</m:t>
              </m:r>
            </w:moveFrom>
            <m:d>
              <m:dPr>
                <m:ctrlPr>
                  <w:rPr>
                    <w:rFonts w:ascii="Cambria Math" w:hAnsi="Cambria Math"/>
                  </w:rPr>
                </m:ctrlPr>
              </m:dPr>
              <m:e>
                <w:moveFrom w:id="681" w:author="Owen" w:date="2026-02-28T10:41:00Z" w16du:dateUtc="2026-02-28T09:41:00Z">
                  <m:r>
                    <m:rPr>
                      <m:sty m:val="p"/>
                    </m:rPr>
                    <w:rPr>
                      <w:rFonts w:ascii="Cambria Math" w:hAnsi="Cambria Math"/>
                    </w:rPr>
                    <m:t>-</m:t>
                  </m:r>
                  <m:r>
                    <w:rPr>
                      <w:rFonts w:ascii="Cambria Math" w:hAnsi="Cambria Math"/>
                    </w:rPr>
                    <m:t>0.5 </m:t>
                  </m:r>
                </w:moveFrom>
                <m:sSup>
                  <m:sSupPr>
                    <m:ctrlPr>
                      <w:rPr>
                        <w:rFonts w:ascii="Cambria Math" w:hAnsi="Cambria Math"/>
                      </w:rPr>
                    </m:ctrlPr>
                  </m:sSupPr>
                  <m:e>
                    <w:moveFrom w:id="682" w:author="Owen" w:date="2026-02-28T10:41:00Z" w16du:dateUtc="2026-02-28T09:41:00Z">
                      <m:r>
                        <w:rPr>
                          <w:rFonts w:ascii="Cambria Math" w:hAnsi="Cambria Math"/>
                        </w:rPr>
                        <m:t>ρ</m:t>
                      </m:r>
                    </w:moveFrom>
                  </m:e>
                  <m:sup>
                    <w:moveFrom w:id="683" w:author="Owen" w:date="2026-02-28T10:41:00Z" w16du:dateUtc="2026-02-28T09:41:00Z">
                      <m:r>
                        <w:rPr>
                          <w:rFonts w:ascii="Cambria Math" w:hAnsi="Cambria Math"/>
                        </w:rPr>
                        <m:t>2</m:t>
                      </m:r>
                    </w:moveFrom>
                  </m:sup>
                </m:sSup>
                <w:moveFrom w:id="684" w:author="Owen" w:date="2026-02-28T10:41:00Z" w16du:dateUtc="2026-02-28T09:41:00Z"/>
                <m:sSup>
                  <m:sSupPr>
                    <m:ctrlPr>
                      <w:rPr>
                        <w:rFonts w:ascii="Cambria Math" w:hAnsi="Cambria Math"/>
                      </w:rPr>
                    </m:ctrlPr>
                  </m:sSupPr>
                  <m:e>
                    <w:moveFrom w:id="685" w:author="Owen" w:date="2026-02-28T10:41:00Z" w16du:dateUtc="2026-02-28T09:41:00Z"/>
                    <m:d>
                      <m:dPr>
                        <m:ctrlPr>
                          <w:rPr>
                            <w:rFonts w:ascii="Cambria Math" w:hAnsi="Cambria Math"/>
                          </w:rPr>
                        </m:ctrlPr>
                      </m:dPr>
                      <m:e>
                        <w:moveFrom w:id="686" w:author="Owen" w:date="2026-02-28T10:41:00Z" w16du:dateUtc="2026-02-28T09:41:00Z">
                          <m:r>
                            <w:rPr>
                              <w:rFonts w:ascii="Cambria Math" w:hAnsi="Cambria Math"/>
                            </w:rPr>
                            <m:t>j</m:t>
                          </m:r>
                          <m:r>
                            <m:rPr>
                              <m:sty m:val="p"/>
                            </m:rPr>
                            <w:rPr>
                              <w:rFonts w:ascii="Cambria Math" w:hAnsi="Cambria Math"/>
                            </w:rPr>
                            <m:t>-</m:t>
                          </m:r>
                          <m:r>
                            <w:rPr>
                              <w:rFonts w:ascii="Cambria Math" w:hAnsi="Cambria Math"/>
                            </w:rPr>
                            <m:t>i</m:t>
                          </m:r>
                        </w:moveFrom>
                      </m:e>
                    </m:d>
                    <w:moveFrom w:id="687" w:author="Owen" w:date="2026-02-28T10:41:00Z" w16du:dateUtc="2026-02-28T09:41:00Z"/>
                  </m:e>
                  <m:sup>
                    <w:moveFrom w:id="688" w:author="Owen" w:date="2026-02-28T10:41:00Z" w16du:dateUtc="2026-02-28T09:41:00Z">
                      <m:r>
                        <w:rPr>
                          <w:rFonts w:ascii="Cambria Math" w:hAnsi="Cambria Math"/>
                        </w:rPr>
                        <m:t>2</m:t>
                      </m:r>
                    </w:moveFrom>
                  </m:sup>
                </m:sSup>
                <w:moveFrom w:id="689" w:author="Owen" w:date="2026-02-28T10:41:00Z" w16du:dateUtc="2026-02-28T09:41:00Z"/>
              </m:e>
            </m:d>
          </m:oMath>
        </m:oMathPara>
        <w:moveFromRangeEnd w:id="676"/>
      </w:moveFrom>
    </w:p>
    <w:p w14:paraId="30FC95AC" w14:textId="77777777" w:rsidR="009D19A3" w:rsidRDefault="00000000">
      <w:pPr>
        <w:pStyle w:val="FirstParagraph"/>
      </w:pPr>
      <w:r>
        <w:t>covariance matrix (row i, column j)</w:t>
      </w:r>
    </w:p>
    <w:p w14:paraId="6506BDA6" w14:textId="77777777" w:rsidR="009D19A3" w:rsidRDefault="00000000">
      <w:pPr>
        <w:pStyle w:val="BodyText"/>
        <w:rPr>
          <w:ins w:id="690" w:author="Owen" w:date="2026-02-28T10:41:00Z" w16du:dateUtc="2026-02-28T09:41:00Z"/>
        </w:rPr>
      </w:pPr>
      <m:oMathPara>
        <m:oMathParaPr>
          <m:jc m:val="center"/>
        </m:oMathParaPr>
        <m:oMath>
          <m:sSub>
            <m:sSubPr>
              <m:ctrlPr>
                <w:ins w:id="691" w:author="Owen" w:date="2026-02-28T10:41:00Z" w16du:dateUtc="2026-02-28T09:41:00Z">
                  <w:rPr>
                    <w:rFonts w:ascii="Cambria Math" w:hAnsi="Cambria Math"/>
                  </w:rPr>
                </w:ins>
              </m:ctrlPr>
            </m:sSubPr>
            <m:e>
              <m:r>
                <w:ins w:id="692" w:author="Owen" w:date="2026-02-28T10:41:00Z" w16du:dateUtc="2026-02-28T09:41:00Z">
                  <w:rPr>
                    <w:rFonts w:ascii="Cambria Math" w:hAnsi="Cambria Math"/>
                  </w:rPr>
                  <m:t>K</m:t>
                </w:ins>
              </m:r>
            </m:e>
            <m:sub>
              <m:r>
                <w:ins w:id="693" w:author="Owen" w:date="2026-02-28T10:41:00Z" w16du:dateUtc="2026-02-28T09:41:00Z">
                  <w:rPr>
                    <w:rFonts w:ascii="Cambria Math" w:hAnsi="Cambria Math"/>
                  </w:rPr>
                  <m:t>i</m:t>
                </w:ins>
              </m:r>
              <m:r>
                <w:ins w:id="694" w:author="Owen" w:date="2026-02-28T10:41:00Z" w16du:dateUtc="2026-02-28T09:41:00Z">
                  <m:rPr>
                    <m:sty m:val="p"/>
                  </m:rPr>
                  <w:rPr>
                    <w:rFonts w:ascii="Cambria Math" w:hAnsi="Cambria Math"/>
                  </w:rPr>
                  <m:t>,</m:t>
                </w:ins>
              </m:r>
              <m:r>
                <w:ins w:id="695" w:author="Owen" w:date="2026-02-28T10:41:00Z" w16du:dateUtc="2026-02-28T09:41:00Z">
                  <w:rPr>
                    <w:rFonts w:ascii="Cambria Math" w:hAnsi="Cambria Math"/>
                  </w:rPr>
                  <m:t>j</m:t>
                </w:ins>
              </m:r>
            </m:sub>
          </m:sSub>
          <w:moveToRangeStart w:id="696" w:author="Owen" w:date="2026-02-28T10:41:00Z" w:name="move223167708"/>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0.5 </m:t>
              </m:r>
              <m:sSup>
                <m:sSupPr>
                  <m:ctrlPr>
                    <w:rPr>
                      <w:rFonts w:ascii="Cambria Math" w:hAnsi="Cambria Math"/>
                    </w:rPr>
                  </m:ctrlPr>
                </m:sSupPr>
                <m:e>
                  <m:r>
                    <w:rPr>
                      <w:rFonts w:ascii="Cambria Math" w:hAnsi="Cambria Math"/>
                    </w:rPr>
                    <m:t>ρ</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e>
                <m:sup>
                  <m:r>
                    <w:rPr>
                      <w:rFonts w:ascii="Cambria Math" w:hAnsi="Cambria Math"/>
                    </w:rPr>
                    <m:t>2</m:t>
                  </m:r>
                </m:sup>
              </m:sSup>
            </m:e>
          </m:d>
          <w:moveToRangeEnd w:id="696"/>
          <m:r>
            <w:ins w:id="697" w:author="Owen" w:date="2026-02-28T10:41:00Z" w16du:dateUtc="2026-02-28T09:41:00Z">
              <w:rPr>
                <w:rFonts w:ascii="Cambria Math" w:hAnsi="Cambria Math"/>
              </w:rPr>
              <m:t>  </m:t>
            </w:ins>
          </m:r>
          <m:d>
            <m:dPr>
              <m:ctrlPr>
                <w:ins w:id="698" w:author="Owen" w:date="2026-02-28T10:41:00Z" w16du:dateUtc="2026-02-28T09:41:00Z">
                  <w:rPr>
                    <w:rFonts w:ascii="Cambria Math" w:hAnsi="Cambria Math"/>
                  </w:rPr>
                </w:ins>
              </m:ctrlPr>
            </m:dPr>
            <m:e>
              <m:r>
                <w:ins w:id="699" w:author="Owen" w:date="2026-02-28T10:41:00Z" w16du:dateUtc="2026-02-28T09:41:00Z">
                  <w:rPr>
                    <w:rFonts w:ascii="Cambria Math" w:hAnsi="Cambria Math"/>
                  </w:rPr>
                  <m:t>14</m:t>
                </w:ins>
              </m:r>
            </m:e>
          </m:d>
        </m:oMath>
      </m:oMathPara>
    </w:p>
    <w:p w14:paraId="4EA68529" w14:textId="77777777" w:rsidR="009D19A3" w:rsidRDefault="00000000">
      <w:pPr>
        <w:pStyle w:val="FirstParagraph"/>
        <w:pPrChange w:id="700" w:author="Owen" w:date="2026-02-28T10:41:00Z" w16du:dateUtc="2026-02-28T09:41:00Z">
          <w:pPr>
            <w:pStyle w:val="BodyText"/>
          </w:pPr>
        </w:pPrChange>
      </w:pPr>
      <w:r>
        <w:t xml:space="preserve">where the response variable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the number of seedlings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is the sample size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The model is otherwise similar to the point estimates model, except that we use year-specific intercepts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to incorporate the Poisson offset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rather than </w:t>
      </w:r>
      <w:r>
        <w:lastRenderedPageBreak/>
        <w:t xml:space="preserve">a single model intercept as before. We fit the above-described models again using RStan, with priors and settings as described in </w:t>
      </w:r>
      <w:del w:id="701" w:author="Owen" w:date="2026-02-28T10:41:00Z" w16du:dateUtc="2026-02-28T09:41:00Z">
        <w:r>
          <w:delText xml:space="preserve">the </w:delText>
        </w:r>
      </w:del>
      <w:r>
        <w:t xml:space="preserve">Supplementary </w:t>
      </w:r>
      <w:del w:id="702" w:author="Owen" w:date="2026-02-28T10:41:00Z" w16du:dateUtc="2026-02-28T09:41:00Z">
        <w:r>
          <w:delText>Materials</w:delText>
        </w:r>
      </w:del>
      <w:ins w:id="703" w:author="Owen" w:date="2026-02-28T10:41:00Z" w16du:dateUtc="2026-02-28T09:41:00Z">
        <w:r>
          <w:t>Methods section S1.4</w:t>
        </w:r>
      </w:ins>
      <w:r>
        <w:t>.</w:t>
      </w:r>
    </w:p>
    <w:p w14:paraId="654F5966" w14:textId="77777777" w:rsidR="009D19A3" w:rsidRDefault="00000000">
      <w:pPr>
        <w:pStyle w:val="Heading1"/>
      </w:pPr>
      <w:bookmarkStart w:id="704" w:name="results"/>
      <w:bookmarkEnd w:id="72"/>
      <w:bookmarkEnd w:id="128"/>
      <w:bookmarkEnd w:id="487"/>
      <w:bookmarkEnd w:id="488"/>
      <w:r>
        <w:t>Results</w:t>
      </w:r>
    </w:p>
    <w:p w14:paraId="30258049" w14:textId="77777777" w:rsidR="009D19A3" w:rsidRDefault="00000000">
      <w:pPr>
        <w:pStyle w:val="Heading2"/>
      </w:pPr>
      <w:bookmarkStart w:id="705" w:name="Xdd6638ed7316a87858b3445bbb79e25a6ceb092"/>
      <w:bookmarkStart w:id="706" w:name="X45780009aee89a82be8802d6a315b66af571112"/>
      <w:del w:id="707" w:author="Owen" w:date="2026-02-28T10:41:00Z" w16du:dateUtc="2026-02-28T09:41:00Z">
        <w:r>
          <w:delText>Case study #</w:delText>
        </w:r>
      </w:del>
      <w:ins w:id="708" w:author="Owen" w:date="2026-02-28T10:41:00Z" w16du:dateUtc="2026-02-28T09:41:00Z">
        <w:r>
          <w:t xml:space="preserve">Analysis </w:t>
        </w:r>
      </w:ins>
      <w:r>
        <w:t>1: Comparative analysis of mortality trajectories</w:t>
      </w:r>
    </w:p>
    <w:p w14:paraId="29B74F61" w14:textId="77777777" w:rsidR="009D19A3" w:rsidRDefault="00000000">
      <w:pPr>
        <w:pStyle w:val="FirstParagraph"/>
      </w:pPr>
      <w:r>
        <w:t xml:space="preserve">For our parameters of interest, life expectancy and shape, the estimated sampling-to-other variance ratios </w:t>
      </w:r>
      <w:ins w:id="709" w:author="Owen" w:date="2026-02-28T10:41:00Z" w16du:dateUtc="2026-02-28T09:41:00Z">
        <w:r>
          <w:t xml:space="preserve">across population-level MPM entries in analysis 1 </w:t>
        </w:r>
      </w:ins>
      <w:r>
        <w:t xml:space="preserve">were </w:t>
      </w:r>
      <w:commentRangeStart w:id="710"/>
      <w:r>
        <w:t>2.00 and 3.</w:t>
      </w:r>
      <w:del w:id="711" w:author="Owen" w:date="2026-02-28T10:41:00Z" w16du:dateUtc="2026-02-28T09:41:00Z">
        <w:r>
          <w:delText>29</w:delText>
        </w:r>
      </w:del>
      <w:commentRangeEnd w:id="710"/>
      <w:r w:rsidR="00B01779">
        <w:rPr>
          <w:rStyle w:val="CommentReference"/>
          <w:sz w:val="24"/>
          <w:szCs w:val="24"/>
        </w:rPr>
        <w:commentReference w:id="710"/>
      </w:r>
      <w:ins w:id="712" w:author="Owen" w:date="2026-02-28T10:41:00Z" w16du:dateUtc="2026-02-28T09:41:00Z">
        <w:r>
          <w:t>28</w:t>
        </w:r>
      </w:ins>
      <w:r>
        <w:t xml:space="preserve">, respectively (Table 1). Point estimates of life expectancy and shape often deviated from their respective sampling distributions (Fig. 3).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w:t>
      </w:r>
      <w:del w:id="713" w:author="Owen" w:date="2026-02-28T10:41:00Z" w16du:dateUtc="2026-02-28T09:41:00Z">
        <w:r>
          <w:delText xml:space="preserve">the </w:delText>
        </w:r>
      </w:del>
      <w:r>
        <w:t xml:space="preserve">Supplementary </w:t>
      </w:r>
      <w:del w:id="714" w:author="Owen" w:date="2026-02-28T10:41:00Z" w16du:dateUtc="2026-02-28T09:41:00Z">
        <w:r>
          <w:delText>Materials</w:delText>
        </w:r>
      </w:del>
      <w:ins w:id="715" w:author="Owen" w:date="2026-02-28T10:41:00Z" w16du:dateUtc="2026-02-28T09:41:00Z">
        <w:r>
          <w:t>Figure S1 and Supplementary Figure S2</w:t>
        </w:r>
      </w:ins>
      <w:r>
        <w:t>).</w:t>
      </w:r>
    </w:p>
    <w:p w14:paraId="786D146D" w14:textId="77777777" w:rsidR="009D19A3" w:rsidRDefault="00000000">
      <w:pPr>
        <w:pStyle w:val="BodyText"/>
      </w:pPr>
      <w:r>
        <w:t>Despite the mismatch between point estimates and sampling distributions, accounting for sampling uncertainty in our test of the relationship between life expectancy and shape only moderately affected the overall result (Fig. 4). For the slope parameter β, the posterior distribution from the point estimate model was centred slightly to the left of zero (P[β &gt; 0] = 0.</w:t>
      </w:r>
      <w:del w:id="716" w:author="Owen" w:date="2026-02-28T10:41:00Z" w16du:dateUtc="2026-02-28T09:41:00Z">
        <w:r>
          <w:delText>250</w:delText>
        </w:r>
      </w:del>
      <w:ins w:id="717" w:author="Owen" w:date="2026-02-28T10:41:00Z" w16du:dateUtc="2026-02-28T09:41:00Z">
        <w:r>
          <w:t>258</w:t>
        </w:r>
      </w:ins>
      <w:r>
        <w:t>), whereas the corresponding posterior from the sampling uncertainty model was shifted somewhat to the right (P[β &gt; 0] = 0.</w:t>
      </w:r>
      <w:del w:id="718" w:author="Owen" w:date="2026-02-28T10:41:00Z" w16du:dateUtc="2026-02-28T09:41:00Z">
        <w:r>
          <w:delText>685</w:delText>
        </w:r>
      </w:del>
      <w:ins w:id="719" w:author="Owen" w:date="2026-02-28T10:41:00Z" w16du:dateUtc="2026-02-28T09:41:00Z">
        <w:r>
          <w:t>646</w:t>
        </w:r>
      </w:ins>
      <w:r>
        <w:t>), indicating stronger evidence for a positive relationship between life expectancy and shape.</w:t>
      </w:r>
    </w:p>
    <w:p w14:paraId="0BB591C9" w14:textId="77777777" w:rsidR="009D19A3" w:rsidRDefault="00000000">
      <w:pPr>
        <w:pStyle w:val="BodyText"/>
      </w:pPr>
      <w:r>
        <w:lastRenderedPageBreak/>
        <w:t xml:space="preserve">Counterintuitively, there was less posterior uncertainty in β in the sampling uncertainty model than in the point estimate model. To see why, consider that a regression slope is harder to estimate precisely when the data are very spread out, because many different slopes could fit the data reasonably well. The point estimates of shape are artificially spread out because boundary-survival estimates drive some of them to extreme values. </w:t>
      </w:r>
      <w:commentRangeStart w:id="720"/>
      <w:r>
        <w:t>When those extreme point estimates are replaced by their sampling distributions, which, as Figure 4A shows, tend to cluster much closer to zero, the data are effectively less dispersed, and the slope becomes easier to pin down.</w:t>
      </w:r>
      <w:commentRangeEnd w:id="720"/>
      <w:r w:rsidR="00B01779">
        <w:rPr>
          <w:rStyle w:val="CommentReference"/>
          <w:sz w:val="24"/>
          <w:szCs w:val="24"/>
        </w:rPr>
        <w:commentReference w:id="720"/>
      </w:r>
    </w:p>
    <w:p w14:paraId="4FA68CFB" w14:textId="77777777" w:rsidR="009D19A3" w:rsidRDefault="00000000">
      <w:pPr>
        <w:pStyle w:val="Heading2"/>
      </w:pPr>
      <w:bookmarkStart w:id="721" w:name="Xa844334e68bdd149df766f2d8c8c13e59d9ac1f"/>
      <w:bookmarkStart w:id="722" w:name="X4a02ae50c8f0b3438ed9d0c93d1ff58c2ebcf12"/>
      <w:bookmarkEnd w:id="705"/>
      <w:bookmarkEnd w:id="706"/>
      <w:del w:id="723" w:author="Owen" w:date="2026-02-28T10:41:00Z" w16du:dateUtc="2026-02-28T09:41:00Z">
        <w:r>
          <w:delText>Case Study #</w:delText>
        </w:r>
      </w:del>
      <w:ins w:id="724" w:author="Owen" w:date="2026-02-28T10:41:00Z" w16du:dateUtc="2026-02-28T09:41:00Z">
        <w:r>
          <w:t xml:space="preserve">Analysis </w:t>
        </w:r>
      </w:ins>
      <w:r>
        <w:t>2: The impact of weather on demographic traits</w:t>
      </w:r>
    </w:p>
    <w:p w14:paraId="437B6588" w14:textId="77777777" w:rsidR="009D19A3" w:rsidRDefault="00000000">
      <w:pPr>
        <w:pStyle w:val="FirstParagraph"/>
      </w:pPr>
      <w:r>
        <w:t>Despite the relatively small sample sizes underlying some recruitment estimates (the three smallest sample sizes of reproductive individuals were 8, 12, and 13, respectively), results from the point estimate model and the sampling uncertainty model were virtually identical (Fig. 5). Both</w:t>
      </w:r>
      <w:ins w:id="725" w:author="Owen" w:date="2026-02-28T10:41:00Z" w16du:dateUtc="2026-02-28T09:41:00Z">
        <w:r>
          <w:t xml:space="preserve"> models</w:t>
        </w:r>
      </w:ins>
      <w:r>
        <w:t xml:space="preserve">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w:t>
      </w:r>
      <w:del w:id="726" w:author="Owen" w:date="2026-02-28T10:41:00Z" w16du:dateUtc="2026-02-28T09:41:00Z">
        <w:r>
          <w:delText xml:space="preserve">the full model specification in the </w:delText>
        </w:r>
      </w:del>
      <w:r>
        <w:t xml:space="preserve">Supplementary </w:t>
      </w:r>
      <w:del w:id="727" w:author="Owen" w:date="2026-02-28T10:41:00Z" w16du:dateUtc="2026-02-28T09:41:00Z">
        <w:r>
          <w:delText>Materials</w:delText>
        </w:r>
      </w:del>
      <w:ins w:id="728" w:author="Owen" w:date="2026-02-28T10:41:00Z" w16du:dateUtc="2026-02-28T09:41:00Z">
        <w:r>
          <w:t>Methods section S1.6 and Supplementary Table S5</w:t>
        </w:r>
      </w:ins>
      <w:r>
        <w:t xml:space="preserve">), we again find that the point estimate model is similar to the model incorporating sampling uncertainty (Fig. 5). The estimate of the temperature coefficient </w:t>
      </w:r>
      <m:oMath>
        <m:r>
          <w:rPr>
            <w:rFonts w:ascii="Cambria Math" w:hAnsi="Cambria Math"/>
          </w:rPr>
          <m:t>β</m:t>
        </m:r>
      </m:oMath>
      <w:r>
        <w:t xml:space="preserve"> was </w:t>
      </w:r>
      <w:del w:id="729" w:author="Owen" w:date="2026-02-28T10:41:00Z" w16du:dateUtc="2026-02-28T09:41:00Z">
        <w:r>
          <w:delText>6.1</w:delText>
        </w:r>
      </w:del>
      <w:ins w:id="730" w:author="Owen" w:date="2026-02-28T10:41:00Z" w16du:dateUtc="2026-02-28T09:41:00Z">
        <w:r>
          <w:t>8.0</w:t>
        </w:r>
      </w:ins>
      <w:r>
        <w:t>% higher, and the 95% interval width for that estimate was 10.</w:t>
      </w:r>
      <w:del w:id="731" w:author="Owen" w:date="2026-02-28T10:41:00Z" w16du:dateUtc="2026-02-28T09:41:00Z">
        <w:r>
          <w:delText>5</w:delText>
        </w:r>
      </w:del>
      <w:ins w:id="732" w:author="Owen" w:date="2026-02-28T10:41:00Z" w16du:dateUtc="2026-02-28T09:41:00Z">
        <w:r>
          <w:t>9</w:t>
        </w:r>
      </w:ins>
      <w:r>
        <w:t>% higher, in the model incorporating sampling uncertainty compared with the point estimate model. A difference of this magnitude is unlikely to qualitatively change any inferences drawn from a model.</w:t>
      </w:r>
    </w:p>
    <w:p w14:paraId="6FF2DEE8" w14:textId="77777777" w:rsidR="009D19A3" w:rsidRDefault="00000000">
      <w:pPr>
        <w:pStyle w:val="Heading1"/>
      </w:pPr>
      <w:bookmarkStart w:id="733" w:name="discussion"/>
      <w:bookmarkEnd w:id="704"/>
      <w:bookmarkEnd w:id="721"/>
      <w:bookmarkEnd w:id="722"/>
      <w:r>
        <w:lastRenderedPageBreak/>
        <w:t>Discussion</w:t>
      </w:r>
    </w:p>
    <w:p w14:paraId="535E5594" w14:textId="77777777" w:rsidR="009D19A3" w:rsidRDefault="00000000">
      <w:pPr>
        <w:pStyle w:val="Heading2"/>
      </w:pPr>
      <w:bookmarkStart w:id="734" w:name="Xc4e9ecdc28d90ee6ac1ec849a27dcbf36aba354"/>
      <w:r>
        <w:t>When does transition-rate sampling uncertainty materially affect inference from published MPMs?</w:t>
      </w:r>
    </w:p>
    <w:p w14:paraId="6505ECCC" w14:textId="77777777" w:rsidR="009D19A3" w:rsidRDefault="00000000">
      <w:pPr>
        <w:pStyle w:val="FirstParagraph"/>
      </w:pPr>
      <w:r>
        <w:t>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14:paraId="2F5A4CBD" w14:textId="77777777" w:rsidR="009D19A3" w:rsidRDefault="00000000">
      <w:pPr>
        <w:pStyle w:val="BodyText"/>
      </w:pPr>
      <w:r>
        <w:t xml:space="preserve">For several commonly used integrated demographic metrics, such as population growth rate (λ), generation time, and individual growth rate, sampling uncertainty accounted for only a small fraction of the total variation observed among populations. By contrast, traits related to mortality trajectories, particularly the shape of the mortality distribution, were far more sensitive: nearly half of the total variation in shape was attributable to sampling uncertainty. In these cases, much of the apparent variation among published MPMs is not distinguishable from statistical noise. This result helps explain why incorporating sampling uncertainty shifted inference in the senescence analysis but had </w:t>
      </w:r>
      <w:r>
        <w:lastRenderedPageBreak/>
        <w:t xml:space="preserve">little effect in the climate-recruitment </w:t>
      </w:r>
      <w:del w:id="735" w:author="Owen" w:date="2026-02-28T10:41:00Z" w16du:dateUtc="2026-02-28T09:41:00Z">
        <w:r>
          <w:delText>case study</w:delText>
        </w:r>
      </w:del>
      <w:ins w:id="736" w:author="Owen" w:date="2026-02-28T10:41:00Z" w16du:dateUtc="2026-02-28T09:41:00Z">
        <w:r>
          <w:t>analysis</w:t>
        </w:r>
      </w:ins>
      <w:r>
        <w:t>, where the response variable was more directly linked to observed counts and less dependent on long-term survivorship.</w:t>
      </w:r>
    </w:p>
    <w:p w14:paraId="363EC773" w14:textId="77777777" w:rsidR="009D19A3" w:rsidRDefault="00000000">
      <w:pPr>
        <w:pStyle w:val="Heading2"/>
      </w:pPr>
      <w:bookmarkStart w:id="737" w:name="Xcc44e14f294f4d2981b95417a1e5cf8a03da4dc"/>
      <w:bookmarkEnd w:id="734"/>
      <w:r>
        <w:t>Why are some MPM-derived traits particularly sensitive to sampling uncertainty, and what are the practical implications?</w:t>
      </w:r>
    </w:p>
    <w:p w14:paraId="217669FC" w14:textId="77777777" w:rsidR="009D19A3" w:rsidRDefault="00000000">
      <w:pPr>
        <w:pStyle w:val="FirstParagraph"/>
      </w:pPr>
      <w:r>
        <w:t xml:space="preserve">The pronounced sensitivity of certain demographic traits reflects both statistical and structural features of </w:t>
      </w:r>
      <w:commentRangeStart w:id="738"/>
      <w:r>
        <w:t>stage-structured matrix models</w:t>
      </w:r>
      <w:commentRangeEnd w:id="738"/>
      <w:r w:rsidR="00820639">
        <w:rPr>
          <w:rStyle w:val="CommentReference"/>
          <w:sz w:val="24"/>
          <w:szCs w:val="24"/>
        </w:rPr>
        <w:commentReference w:id="738"/>
      </w:r>
      <w:r>
        <w:t>. Traits such as life expectancy and the shape of the mortality distribution depend on survivorship at advanced ages, which in MPMs is inferred indirectly via age-from-stage methods. These estimates are therefore particularly sensitive to uncertainty in late-stage survival and to the coarse representation of age variation inherent in many published matrices, especially when analyses are anchored at reproductive maturity.</w:t>
      </w:r>
    </w:p>
    <w:p w14:paraId="56CCAEE7" w14:textId="77777777" w:rsidR="009D19A3" w:rsidRDefault="00000000">
      <w:pPr>
        <w:pStyle w:val="BodyText"/>
      </w:pPr>
      <w:r>
        <w:t xml:space="preserve">Several features of MPM structure exacerbate this sensitivity. </w:t>
      </w:r>
      <w:del w:id="739" w:author="Owen" w:date="2026-02-28T10:41:00Z" w16du:dateUtc="2026-02-28T09:41:00Z">
        <w:r>
          <w:delText xml:space="preserve">Among the </w:delText>
        </w:r>
        <w:commentRangeStart w:id="740"/>
        <w:commentRangeStart w:id="741"/>
        <w:r>
          <w:delText xml:space="preserve">species-averaged </w:delText>
        </w:r>
        <w:commentRangeEnd w:id="740"/>
        <w:r w:rsidR="00964711">
          <w:rPr>
            <w:rStyle w:val="CommentReference"/>
            <w:sz w:val="24"/>
            <w:szCs w:val="24"/>
          </w:rPr>
          <w:commentReference w:id="740"/>
        </w:r>
        <w:commentRangeEnd w:id="741"/>
        <w:r w:rsidR="001A070E">
          <w:rPr>
            <w:rStyle w:val="CommentReference"/>
            <w:sz w:val="24"/>
            <w:szCs w:val="24"/>
          </w:rPr>
          <w:commentReference w:id="741"/>
        </w:r>
        <w:r>
          <w:delText>MPMs in COMPADRE,</w:delText>
        </w:r>
      </w:del>
      <w:ins w:id="742" w:author="Owen" w:date="2026-02-28T10:41:00Z" w16du:dateUtc="2026-02-28T09:41:00Z">
        <w:r>
          <w:t>In the species-level mean MPM set used for analysis 1 (26 species; species identities listed in Supplementary Methods section S1.8),</w:t>
        </w:r>
      </w:ins>
      <w:r>
        <w:t xml:space="preserve"> 35% include only a single reproductive stage class, providing no information on age-related variation among individuals that enter and remain in the reproductive class until death. Even among matrices with two or more reproductive stages, 28% </w:t>
      </w:r>
      <w:del w:id="743" w:author="Owen" w:date="2026-02-28T10:41:00Z" w16du:dateUtc="2026-02-28T09:41:00Z">
        <w:r>
          <w:delText>have</w:delText>
        </w:r>
      </w:del>
      <w:ins w:id="744" w:author="Owen" w:date="2026-02-28T10:41:00Z" w16du:dateUtc="2026-02-28T09:41:00Z">
        <w:r>
          <w:t>reach</w:t>
        </w:r>
      </w:ins>
      <w:r>
        <w:t xml:space="preserve"> a </w:t>
      </w:r>
      <w:del w:id="745" w:author="Owen" w:date="2026-02-28T10:41:00Z" w16du:dateUtc="2026-02-28T09:41:00Z">
        <w:r>
          <w:delText xml:space="preserve">time to </w:delText>
        </w:r>
      </w:del>
      <w:r>
        <w:t xml:space="preserve">quasi-stable distribution </w:t>
      </w:r>
      <w:del w:id="746" w:author="Owen" w:date="2026-02-28T10:41:00Z" w16du:dateUtc="2026-02-28T09:41:00Z">
        <w:r>
          <w:delText>shorter</w:delText>
        </w:r>
      </w:del>
      <w:ins w:id="747" w:author="Owen" w:date="2026-02-28T10:41:00Z" w16du:dateUtc="2026-02-28T09:41:00Z">
        <w:r>
          <w:t>in less</w:t>
        </w:r>
      </w:ins>
      <w:r>
        <w:t xml:space="preserve"> than one life expectancy, limiting reliable mortality estimates to relatively young age classes. A particularly important source of distortion arises from boundary estimates of stage-specific survival, where point estimates approach either 0% or 100%. Such estimates are common in published matrices, often arising from small sample sizes or limited temporal replication, and can systematically displace point estimates of derived traits from the centre of their sampling distributions. </w:t>
      </w:r>
      <w:commentRangeStart w:id="748"/>
      <w:del w:id="749" w:author="Owen" w:date="2026-02-28T10:41:00Z" w16du:dateUtc="2026-02-28T09:41:00Z">
        <w:r>
          <w:delText xml:space="preserve">These effects are not well captured by empirical bootstrapping, which cannot generate variation when all individuals experience the same outcome. </w:delText>
        </w:r>
        <w:commentRangeEnd w:id="748"/>
        <w:r w:rsidR="001A070E">
          <w:rPr>
            <w:rStyle w:val="CommentReference"/>
            <w:sz w:val="24"/>
            <w:szCs w:val="24"/>
          </w:rPr>
          <w:commentReference w:id="748"/>
        </w:r>
      </w:del>
      <w:r>
        <w:t>Notably, survival estimates of 100% occur in 24% of species-averaged MPMs in COMPADRE (though only 7% in COMADRE), indicating that this is not a rare edge case.</w:t>
      </w:r>
    </w:p>
    <w:p w14:paraId="055EC344" w14:textId="77777777" w:rsidR="009D19A3" w:rsidRDefault="00000000">
      <w:pPr>
        <w:pStyle w:val="Heading2"/>
      </w:pPr>
      <w:bookmarkStart w:id="750" w:name="X0adf71d4d7a20b69e30fb81dd3c4bc398b81df0"/>
      <w:bookmarkEnd w:id="737"/>
      <w:r>
        <w:lastRenderedPageBreak/>
        <w:t>Practical implications for users of compiled demographic databases</w:t>
      </w:r>
    </w:p>
    <w:p w14:paraId="1F75B809" w14:textId="77777777" w:rsidR="009D19A3" w:rsidRDefault="00000000">
      <w:pPr>
        <w:pStyle w:val="FirstParagraph"/>
      </w:pPr>
      <w:r>
        <w:t>These structural constraints have practical implications. Analyses based on highly aggregated demographic metrics, such as population growth rate, mean vital rates, or generation time, are often robust to sampling uncertainty and may not require explicit uncertainty modelling. Analyses of ageing, longevity, or mortality trajectories are considerably more sensitive and should be treated with caution unless sampling uncertainty is explicitly incorporated.</w:t>
      </w:r>
    </w:p>
    <w:p w14:paraId="0221EAD2" w14:textId="77777777" w:rsidR="009D19A3" w:rsidRDefault="00000000">
      <w:pPr>
        <w:pStyle w:val="BodyText"/>
      </w:pPr>
      <w:r>
        <w:t>Several diagnostic features can help identify analyses that are likely to be fragile:</w:t>
      </w:r>
    </w:p>
    <w:p w14:paraId="6A3A1A95" w14:textId="77777777" w:rsidR="009D19A3" w:rsidRDefault="00000000">
      <w:pPr>
        <w:pStyle w:val="Compact"/>
        <w:numPr>
          <w:ilvl w:val="0"/>
          <w:numId w:val="4"/>
        </w:numPr>
      </w:pPr>
      <w:r>
        <w:t>Stage-specific survival estimates equal or close to 1 or 0</w:t>
      </w:r>
    </w:p>
    <w:p w14:paraId="521AAAFC" w14:textId="77777777" w:rsidR="009D19A3" w:rsidRDefault="00000000">
      <w:pPr>
        <w:pStyle w:val="Compact"/>
        <w:numPr>
          <w:ilvl w:val="0"/>
          <w:numId w:val="4"/>
        </w:numPr>
      </w:pPr>
      <w:r>
        <w:t xml:space="preserve">Very small sample sizes underlying </w:t>
      </w:r>
      <w:commentRangeStart w:id="751"/>
      <w:r>
        <w:t>key transitions</w:t>
      </w:r>
      <w:commentRangeEnd w:id="751"/>
      <w:r w:rsidR="001A070E">
        <w:rPr>
          <w:rStyle w:val="CommentReference"/>
          <w:sz w:val="24"/>
          <w:szCs w:val="24"/>
        </w:rPr>
        <w:commentReference w:id="751"/>
      </w:r>
      <w:ins w:id="752" w:author="Owen" w:date="2026-02-28T10:41:00Z" w16du:dateUtc="2026-02-28T09:41:00Z">
        <w:r>
          <w:t xml:space="preserve"> (matrix elements with strong influence on the focal derived quantity.)</w:t>
        </w:r>
      </w:ins>
    </w:p>
    <w:p w14:paraId="641E62C1" w14:textId="77777777" w:rsidR="009D19A3" w:rsidRDefault="00000000">
      <w:pPr>
        <w:pStyle w:val="Compact"/>
        <w:numPr>
          <w:ilvl w:val="0"/>
          <w:numId w:val="4"/>
        </w:numPr>
      </w:pPr>
      <w:r>
        <w:t>Matrices with only a single reproductive stage class</w:t>
      </w:r>
    </w:p>
    <w:p w14:paraId="7CBF84D0" w14:textId="77777777" w:rsidR="009D19A3" w:rsidRDefault="00000000">
      <w:pPr>
        <w:pStyle w:val="Compact"/>
        <w:numPr>
          <w:ilvl w:val="0"/>
          <w:numId w:val="4"/>
        </w:numPr>
      </w:pPr>
      <w:r>
        <w:t>Time to quasi-stable distribution that is short relative to estimated life expectancy</w:t>
      </w:r>
    </w:p>
    <w:p w14:paraId="5A5725AF" w14:textId="77777777" w:rsidR="009D19A3" w:rsidRDefault="00000000">
      <w:pPr>
        <w:pStyle w:val="FirstParagraph"/>
      </w:pPr>
      <w:r>
        <w:t xml:space="preserve">When one or more of these features are present, point estimates derived from MPMs may be biased or overconfident, even </w:t>
      </w:r>
      <w:del w:id="753" w:author="Owen" w:date="2026-02-28T10:41:00Z" w16du:dateUtc="2026-02-28T09:41:00Z">
        <w:r>
          <w:delText>when</w:delText>
        </w:r>
      </w:del>
      <w:ins w:id="754" w:author="Owen" w:date="2026-02-28T10:41:00Z" w16du:dateUtc="2026-02-28T09:41:00Z">
        <w:r>
          <w:t>if</w:t>
        </w:r>
      </w:ins>
      <w:r>
        <w:t xml:space="preserve"> they appear precise. Importantly, the absence of a detectable effect of sampling uncertainty in some analyses, such as our climate</w:t>
      </w:r>
      <w:del w:id="755" w:author="Owen" w:date="2026-02-28T10:41:00Z" w16du:dateUtc="2026-02-28T09:41:00Z">
        <w:r>
          <w:delText>–</w:delText>
        </w:r>
      </w:del>
      <w:ins w:id="756" w:author="Owen" w:date="2026-02-28T10:41:00Z" w16du:dateUtc="2026-02-28T09:41:00Z">
        <w:r>
          <w:t>-</w:t>
        </w:r>
      </w:ins>
      <w:r>
        <w:t xml:space="preserve">recruitment </w:t>
      </w:r>
      <w:del w:id="757" w:author="Owen" w:date="2026-02-28T10:41:00Z" w16du:dateUtc="2026-02-28T09:41:00Z">
        <w:r>
          <w:delText>case study</w:delText>
        </w:r>
      </w:del>
      <w:ins w:id="758" w:author="Owen" w:date="2026-02-28T10:41:00Z" w16du:dateUtc="2026-02-28T09:41:00Z">
        <w:r>
          <w:t>analysis</w:t>
        </w:r>
      </w:ins>
      <w:r>
        <w:t>, should not be taken as evidence that uncertainty propagation is unnecessary. Rather, it underscores the need for a trait- and context-specific assessment of robustness.</w:t>
      </w:r>
    </w:p>
    <w:p w14:paraId="5C4D89A8" w14:textId="77777777" w:rsidR="009D19A3" w:rsidRDefault="00000000">
      <w:pPr>
        <w:pStyle w:val="Heading2"/>
      </w:pPr>
      <w:bookmarkStart w:id="759" w:name="X5fdc7baf4020c1b023796c87a5028343841c135"/>
      <w:bookmarkEnd w:id="750"/>
      <w:r>
        <w:t>Sampling uncertainty versus demographic stochasticity</w:t>
      </w:r>
    </w:p>
    <w:p w14:paraId="25A6DF21" w14:textId="77777777" w:rsidR="009D19A3" w:rsidRDefault="00000000">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t>
      </w:r>
      <w:r>
        <w:lastRenderedPageBreak/>
        <w:t>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p w14:paraId="0DCABA73" w14:textId="77777777" w:rsidR="009D19A3" w:rsidRDefault="00000000">
      <w:pPr>
        <w:pStyle w:val="Heading2"/>
      </w:pPr>
      <w:bookmarkStart w:id="760" w:name="X3d7c66beb63a3fc1b0330934550b7cb901681b0"/>
      <w:bookmarkEnd w:id="759"/>
      <w:r>
        <w:t>Data limitations and reporting considerations</w:t>
      </w:r>
    </w:p>
    <w:p w14:paraId="355F8FDD" w14:textId="77777777" w:rsidR="009D19A3" w:rsidRDefault="00000000">
      <w:pPr>
        <w:pStyle w:val="FirstParagraph"/>
      </w:pPr>
      <w:r>
        <w:t xml:space="preserve">Incorporating transition-rate sampling uncertainty into analyses of published MPMs remains challenging, primarily because the data </w:t>
      </w:r>
      <w:del w:id="761" w:author="Owen" w:date="2026-02-28T10:41:00Z" w16du:dateUtc="2026-02-28T09:41:00Z">
        <w:r>
          <w:delText>needed</w:delText>
        </w:r>
      </w:del>
      <w:ins w:id="762" w:author="Owen" w:date="2026-02-28T10:41:00Z" w16du:dateUtc="2026-02-28T09:41:00Z">
        <w:r>
          <w:t>required</w:t>
        </w:r>
      </w:ins>
      <w:r>
        <w:t xml:space="preserve"> to reconstruct sampling distributions are rarely reported. Of the 91 source publications we initially targeted, only a small subset provided sufficient information to model uncertainty in survival or reproductive transitions. Improved reporting of transition-specific sample sizes or standard errors, particularly on the scale of the linear predictor, would greatly enhance future researchers’ ability to assess robustness and propagate uncertainty where necessary (see </w:t>
      </w:r>
      <w:del w:id="763" w:author="Owen" w:date="2026-02-28T10:41:00Z" w16du:dateUtc="2026-02-28T09:41:00Z">
        <w:r>
          <w:delText xml:space="preserve">the </w:delText>
        </w:r>
      </w:del>
      <w:r>
        <w:t xml:space="preserve">Supplementary </w:t>
      </w:r>
      <w:del w:id="764" w:author="Owen" w:date="2026-02-28T10:41:00Z" w16du:dateUtc="2026-02-28T09:41:00Z">
        <w:r>
          <w:delText>Materials</w:delText>
        </w:r>
      </w:del>
      <w:ins w:id="765" w:author="Owen" w:date="2026-02-28T10:41:00Z" w16du:dateUtc="2026-02-28T09:41:00Z">
        <w:r>
          <w:t>Methods section S1.7</w:t>
        </w:r>
      </w:ins>
      <w:r>
        <w:t xml:space="preserve">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p w14:paraId="2E1EF311" w14:textId="77777777" w:rsidR="009D19A3" w:rsidRDefault="00000000">
      <w:pPr>
        <w:pStyle w:val="Heading2"/>
      </w:pPr>
      <w:bookmarkStart w:id="766" w:name="conclusions"/>
      <w:bookmarkEnd w:id="760"/>
      <w:r>
        <w:t>Conclusions</w:t>
      </w:r>
    </w:p>
    <w:p w14:paraId="745FAE96" w14:textId="77777777" w:rsidR="009D19A3" w:rsidRDefault="00000000">
      <w:pPr>
        <w:pStyle w:val="FirstParagraph"/>
      </w:pPr>
      <w:r>
        <w:t xml:space="preserve">Our analyses show that the consequences of transition-rate sampling uncertainty in published matrix population models are highly trait-dependent. For many commonly used integrated demographic </w:t>
      </w:r>
      <w:r>
        <w:lastRenderedPageBreak/>
        <w:t xml:space="preserve">metrics, such as population growth rate and generation time, sampling uncertainty accounted for only a small fraction of total variation, suggesting that inference from published MPMs is often robust for these traits. By contrast, parameters related to mortality trajectories, including life expectancy and, especially, the shape of the mortality distribution, were substantially more sensitive to sampling uncertainty. In these cases, a large proportion of apparent variation among published matrices is </w:t>
      </w:r>
      <w:del w:id="767" w:author="Owen" w:date="2026-02-28T10:41:00Z" w16du:dateUtc="2026-02-28T09:41:00Z">
        <w:r>
          <w:delText>not distinguishable</w:delText>
        </w:r>
      </w:del>
      <w:ins w:id="768" w:author="Owen" w:date="2026-02-28T10:41:00Z" w16du:dateUtc="2026-02-28T09:41:00Z">
        <w:r>
          <w:t>indistinguishable</w:t>
        </w:r>
      </w:ins>
      <w:r>
        <w:t xml:space="preserve"> from statistical noise, and point estimates can be systematically biased by boundary estimates of stage-specific survival.</w:t>
      </w:r>
    </w:p>
    <w:p w14:paraId="15B9A169" w14:textId="77777777" w:rsidR="009D19A3" w:rsidRDefault="00000000">
      <w:pPr>
        <w:pStyle w:val="BodyText"/>
      </w:pPr>
      <w:r>
        <w:t>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14:paraId="0D7208CC" w14:textId="77777777" w:rsidR="009D19A3" w:rsidRDefault="00000000">
      <w:pPr>
        <w:pStyle w:val="BodyText"/>
      </w:pPr>
      <w:r>
        <w:t>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p w14:paraId="6AC830CE" w14:textId="77777777" w:rsidR="009D19A3" w:rsidRDefault="00000000">
      <w:pPr>
        <w:pStyle w:val="Heading1"/>
      </w:pPr>
      <w:bookmarkStart w:id="769" w:name="acknowledgements"/>
      <w:bookmarkEnd w:id="733"/>
      <w:bookmarkEnd w:id="766"/>
      <w:r>
        <w:lastRenderedPageBreak/>
        <w:t>Acknowledgements</w:t>
      </w:r>
    </w:p>
    <w:p w14:paraId="1D053F9B" w14:textId="77777777" w:rsidR="009D19A3" w:rsidRDefault="00000000">
      <w:pPr>
        <w:pStyle w:val="FirstParagraph"/>
      </w:pPr>
      <w:r>
        <w:t xml:space="preserve">We are indebted to the COMPADRE data digitisation team and management committee for their work in developing the COMPADRE Plant Matrix Database. We thank the original study authors who shared additional sample-size information and supporting materials, which enabled </w:t>
      </w:r>
      <w:ins w:id="770" w:author="Owen" w:date="2026-02-28T10:41:00Z" w16du:dateUtc="2026-02-28T09:41:00Z">
        <w:r>
          <w:t xml:space="preserve">the </w:t>
        </w:r>
      </w:ins>
      <w:r>
        <w:t>inclusion of those matrices in our analyses.</w:t>
      </w:r>
      <w:ins w:id="771" w:author="Owen" w:date="2026-02-28T10:41:00Z" w16du:dateUtc="2026-02-28T09:41:00Z">
        <w:r>
          <w:t xml:space="preserve"> We are especially grateful to Patrick Barks for substantial preparatory work and early analytical contributions to this project.</w:t>
        </w:r>
      </w:ins>
      <w:r>
        <w:t xml:space="preserve"> This work was supported by a grant from the Independent Research Fund Denmark (grant 6108-00467B).</w:t>
      </w:r>
    </w:p>
    <w:p w14:paraId="6D65DF05" w14:textId="77777777" w:rsidR="009D19A3" w:rsidRDefault="00000000">
      <w:pPr>
        <w:pStyle w:val="Heading1"/>
      </w:pPr>
      <w:bookmarkStart w:id="772" w:name="data-availability"/>
      <w:bookmarkEnd w:id="769"/>
      <w:r>
        <w:t>Data availability</w:t>
      </w:r>
    </w:p>
    <w:p w14:paraId="7829A81E" w14:textId="77777777" w:rsidR="009D19A3" w:rsidRDefault="00000000">
      <w:pPr>
        <w:pStyle w:val="FirstParagraph"/>
      </w:pPr>
      <w:r>
        <w:t>Data and code required to reproduce our analyses are archived on Zenodo ([DOI to be added upon deposition]).</w:t>
      </w:r>
    </w:p>
    <w:p w14:paraId="712376EA" w14:textId="77777777" w:rsidR="009D19A3" w:rsidRDefault="00000000">
      <w:pPr>
        <w:pStyle w:val="Heading1"/>
        <w:rPr>
          <w:ins w:id="773" w:author="Owen" w:date="2026-02-28T10:41:00Z" w16du:dateUtc="2026-02-28T09:41:00Z"/>
        </w:rPr>
      </w:pPr>
      <w:bookmarkStart w:id="774" w:name="supplementary-materials"/>
      <w:bookmarkEnd w:id="772"/>
      <w:ins w:id="775" w:author="Owen" w:date="2026-02-28T10:41:00Z" w16du:dateUtc="2026-02-28T09:41:00Z">
        <w:r>
          <w:t>Supplementary Materials</w:t>
        </w:r>
      </w:ins>
    </w:p>
    <w:p w14:paraId="7895DE20" w14:textId="77777777" w:rsidR="009D19A3" w:rsidRDefault="00000000">
      <w:pPr>
        <w:pStyle w:val="FirstParagraph"/>
        <w:rPr>
          <w:ins w:id="776" w:author="Owen" w:date="2026-02-28T10:41:00Z" w16du:dateUtc="2026-02-28T09:41:00Z"/>
        </w:rPr>
      </w:pPr>
      <w:ins w:id="777" w:author="Owen" w:date="2026-02-28T10:41:00Z" w16du:dateUtc="2026-02-28T09:41:00Z">
        <w:r>
          <w:t>The supplementary materials include the following items:</w:t>
        </w:r>
      </w:ins>
    </w:p>
    <w:p w14:paraId="287759DA" w14:textId="77777777" w:rsidR="009D19A3" w:rsidRDefault="00000000">
      <w:pPr>
        <w:pStyle w:val="Compact"/>
        <w:numPr>
          <w:ilvl w:val="0"/>
          <w:numId w:val="5"/>
        </w:numPr>
        <w:rPr>
          <w:ins w:id="778" w:author="Owen" w:date="2026-02-28T10:41:00Z" w16du:dateUtc="2026-02-28T09:41:00Z"/>
        </w:rPr>
      </w:pPr>
      <w:ins w:id="779" w:author="Owen" w:date="2026-02-28T10:41:00Z" w16du:dateUtc="2026-02-28T09:41:00Z">
        <w:r>
          <w:rPr>
            <w:b/>
            <w:bCs/>
          </w:rPr>
          <w:t>Supplementary Methods S1.1</w:t>
        </w:r>
        <w:r>
          <w:t>: Sampling-distribution workflow used for each MPM.</w:t>
        </w:r>
      </w:ins>
    </w:p>
    <w:p w14:paraId="05BECD27" w14:textId="77777777" w:rsidR="009D19A3" w:rsidRDefault="00000000">
      <w:pPr>
        <w:pStyle w:val="Compact"/>
        <w:numPr>
          <w:ilvl w:val="0"/>
          <w:numId w:val="5"/>
        </w:numPr>
        <w:rPr>
          <w:ins w:id="780" w:author="Owen" w:date="2026-02-28T10:41:00Z" w16du:dateUtc="2026-02-28T09:41:00Z"/>
        </w:rPr>
      </w:pPr>
      <w:ins w:id="781" w:author="Owen" w:date="2026-02-28T10:41:00Z" w16du:dateUtc="2026-02-28T09:41:00Z">
        <w:r>
          <w:rPr>
            <w:b/>
            <w:bCs/>
          </w:rPr>
          <w:t>Supplementary Methods S1.2</w:t>
        </w:r>
        <w:r>
          <w:t>: Age-from-stage derivation, truncation, and shape metric.</w:t>
        </w:r>
      </w:ins>
    </w:p>
    <w:p w14:paraId="03D0F330" w14:textId="77777777" w:rsidR="009D19A3" w:rsidRDefault="00000000">
      <w:pPr>
        <w:pStyle w:val="Compact"/>
        <w:numPr>
          <w:ilvl w:val="0"/>
          <w:numId w:val="5"/>
        </w:numPr>
        <w:rPr>
          <w:ins w:id="782" w:author="Owen" w:date="2026-02-28T10:41:00Z" w16du:dateUtc="2026-02-28T09:41:00Z"/>
        </w:rPr>
      </w:pPr>
      <w:ins w:id="783" w:author="Owen" w:date="2026-02-28T10:41:00Z" w16du:dateUtc="2026-02-28T09:41:00Z">
        <w:r>
          <w:rPr>
            <w:b/>
            <w:bCs/>
          </w:rPr>
          <w:t>Supplementary Methods S1.3</w:t>
        </w:r>
        <w:r>
          <w:t>: Pooled and mean MPM handling.</w:t>
        </w:r>
      </w:ins>
    </w:p>
    <w:p w14:paraId="020E3DC0" w14:textId="77777777" w:rsidR="009D19A3" w:rsidRDefault="00000000">
      <w:pPr>
        <w:pStyle w:val="Compact"/>
        <w:numPr>
          <w:ilvl w:val="0"/>
          <w:numId w:val="5"/>
        </w:numPr>
        <w:rPr>
          <w:ins w:id="784" w:author="Owen" w:date="2026-02-28T10:41:00Z" w16du:dateUtc="2026-02-28T09:41:00Z"/>
        </w:rPr>
      </w:pPr>
      <w:ins w:id="785" w:author="Owen" w:date="2026-02-28T10:41:00Z" w16du:dateUtc="2026-02-28T09:41:00Z">
        <w:r>
          <w:rPr>
            <w:b/>
            <w:bCs/>
          </w:rPr>
          <w:t>Supplementary Methods S1.4</w:t>
        </w:r>
        <w:r>
          <w:t>: Bayesian model priors and fitting settings.</w:t>
        </w:r>
      </w:ins>
    </w:p>
    <w:p w14:paraId="7763A2E6" w14:textId="77777777" w:rsidR="009D19A3" w:rsidRDefault="00000000">
      <w:pPr>
        <w:pStyle w:val="Compact"/>
        <w:numPr>
          <w:ilvl w:val="0"/>
          <w:numId w:val="5"/>
        </w:numPr>
        <w:rPr>
          <w:ins w:id="786" w:author="Owen" w:date="2026-02-28T10:41:00Z" w16du:dateUtc="2026-02-28T09:41:00Z"/>
        </w:rPr>
      </w:pPr>
      <w:ins w:id="787" w:author="Owen" w:date="2026-02-28T10:41:00Z" w16du:dateUtc="2026-02-28T09:41:00Z">
        <w:r>
          <w:rPr>
            <w:b/>
            <w:bCs/>
          </w:rPr>
          <w:t>Supplementary Methods S1.5</w:t>
        </w:r>
        <w:r>
          <w:t>: Variance-component summary (sampling-to-other ratio).</w:t>
        </w:r>
      </w:ins>
    </w:p>
    <w:p w14:paraId="446D3B95" w14:textId="77777777" w:rsidR="009D19A3" w:rsidRDefault="00000000">
      <w:pPr>
        <w:pStyle w:val="Compact"/>
        <w:numPr>
          <w:ilvl w:val="0"/>
          <w:numId w:val="5"/>
        </w:numPr>
        <w:rPr>
          <w:ins w:id="788" w:author="Owen" w:date="2026-02-28T10:41:00Z" w16du:dateUtc="2026-02-28T09:41:00Z"/>
        </w:rPr>
      </w:pPr>
      <w:ins w:id="789" w:author="Owen" w:date="2026-02-28T10:41:00Z" w16du:dateUtc="2026-02-28T09:41:00Z">
        <w:r>
          <w:rPr>
            <w:b/>
            <w:bCs/>
          </w:rPr>
          <w:t>Supplementary Methods S1.6</w:t>
        </w:r>
        <w:r>
          <w:t>: Simplified spring-temperature model (analysis 2).</w:t>
        </w:r>
      </w:ins>
    </w:p>
    <w:p w14:paraId="2D938E6F" w14:textId="77777777" w:rsidR="009D19A3" w:rsidRDefault="00000000">
      <w:pPr>
        <w:pStyle w:val="Compact"/>
        <w:numPr>
          <w:ilvl w:val="0"/>
          <w:numId w:val="5"/>
        </w:numPr>
        <w:rPr>
          <w:ins w:id="790" w:author="Owen" w:date="2026-02-28T10:41:00Z" w16du:dateUtc="2026-02-28T09:41:00Z"/>
        </w:rPr>
      </w:pPr>
      <w:ins w:id="791" w:author="Owen" w:date="2026-02-28T10:41:00Z" w16du:dateUtc="2026-02-28T09:41:00Z">
        <w:r>
          <w:rPr>
            <w:b/>
            <w:bCs/>
          </w:rPr>
          <w:t>Supplementary Methods S1.7</w:t>
        </w:r>
        <w:r>
          <w:t>: Reporting recommendations for future MPM studies.</w:t>
        </w:r>
      </w:ins>
    </w:p>
    <w:p w14:paraId="10CC00DC" w14:textId="77777777" w:rsidR="009D19A3" w:rsidRDefault="00000000">
      <w:pPr>
        <w:pStyle w:val="Compact"/>
        <w:numPr>
          <w:ilvl w:val="0"/>
          <w:numId w:val="5"/>
        </w:numPr>
        <w:rPr>
          <w:ins w:id="792" w:author="Owen" w:date="2026-02-28T10:41:00Z" w16du:dateUtc="2026-02-28T09:41:00Z"/>
        </w:rPr>
      </w:pPr>
      <w:ins w:id="793" w:author="Owen" w:date="2026-02-28T10:41:00Z" w16du:dateUtc="2026-02-28T09:41:00Z">
        <w:r>
          <w:rPr>
            <w:b/>
            <w:bCs/>
          </w:rPr>
          <w:t>Supplementary Methods S1.8</w:t>
        </w:r>
        <w:r>
          <w:t>: Species identities in analysis 1.</w:t>
        </w:r>
      </w:ins>
    </w:p>
    <w:p w14:paraId="7D49A4CD" w14:textId="77777777" w:rsidR="009D19A3" w:rsidRDefault="00000000">
      <w:pPr>
        <w:pStyle w:val="Compact"/>
        <w:numPr>
          <w:ilvl w:val="0"/>
          <w:numId w:val="5"/>
        </w:numPr>
        <w:rPr>
          <w:ins w:id="794" w:author="Owen" w:date="2026-02-28T10:41:00Z" w16du:dateUtc="2026-02-28T09:41:00Z"/>
        </w:rPr>
      </w:pPr>
      <w:ins w:id="795" w:author="Owen" w:date="2026-02-28T10:41:00Z" w16du:dateUtc="2026-02-28T09:41:00Z">
        <w:r>
          <w:rPr>
            <w:b/>
            <w:bCs/>
          </w:rPr>
          <w:lastRenderedPageBreak/>
          <w:t>Table S1</w:t>
        </w:r>
        <w:r>
          <w:t xml:space="preserve">: Single-MPM derived-parameter summary for the focal </w:t>
        </w:r>
        <w:r>
          <w:rPr>
            <w:i/>
            <w:iCs/>
          </w:rPr>
          <w:t>Agrimonia eupatoria</w:t>
        </w:r>
        <w:r>
          <w:t xml:space="preserve"> example.</w:t>
        </w:r>
      </w:ins>
    </w:p>
    <w:p w14:paraId="0D44451C" w14:textId="77777777" w:rsidR="009D19A3" w:rsidRDefault="00000000">
      <w:pPr>
        <w:pStyle w:val="Compact"/>
        <w:numPr>
          <w:ilvl w:val="0"/>
          <w:numId w:val="5"/>
        </w:numPr>
        <w:rPr>
          <w:ins w:id="796" w:author="Owen" w:date="2026-02-28T10:41:00Z" w16du:dateUtc="2026-02-28T09:41:00Z"/>
        </w:rPr>
      </w:pPr>
      <w:ins w:id="797" w:author="Owen" w:date="2026-02-28T10:41:00Z" w16du:dateUtc="2026-02-28T09:41:00Z">
        <w:r>
          <w:rPr>
            <w:b/>
            <w:bCs/>
          </w:rPr>
          <w:t>Table S2</w:t>
        </w:r>
        <w:r>
          <w:t xml:space="preserve">: Mean-MPM derived-parameter summary for the focal </w:t>
        </w:r>
        <w:r>
          <w:rPr>
            <w:i/>
            <w:iCs/>
          </w:rPr>
          <w:t>Agrimonia eupatoria</w:t>
        </w:r>
        <w:r>
          <w:t xml:space="preserve"> example (population B).</w:t>
        </w:r>
      </w:ins>
    </w:p>
    <w:p w14:paraId="0F1C0796" w14:textId="77777777" w:rsidR="009D19A3" w:rsidRDefault="00000000">
      <w:pPr>
        <w:pStyle w:val="Compact"/>
        <w:numPr>
          <w:ilvl w:val="0"/>
          <w:numId w:val="5"/>
        </w:numPr>
        <w:rPr>
          <w:ins w:id="798" w:author="Owen" w:date="2026-02-28T10:41:00Z" w16du:dateUtc="2026-02-28T09:41:00Z"/>
        </w:rPr>
      </w:pPr>
      <w:ins w:id="799" w:author="Owen" w:date="2026-02-28T10:41:00Z" w16du:dateUtc="2026-02-28T09:41:00Z">
        <w:r>
          <w:rPr>
            <w:b/>
            <w:bCs/>
          </w:rPr>
          <w:t>Table S3</w:t>
        </w:r>
        <w:r>
          <w:t>: Analysis 1 posterior summary for the slope parameter (β) in the life expectancy-shape model.</w:t>
        </w:r>
      </w:ins>
    </w:p>
    <w:p w14:paraId="415BB2C0" w14:textId="77777777" w:rsidR="009D19A3" w:rsidRDefault="00000000">
      <w:pPr>
        <w:pStyle w:val="Compact"/>
        <w:numPr>
          <w:ilvl w:val="0"/>
          <w:numId w:val="5"/>
        </w:numPr>
        <w:rPr>
          <w:ins w:id="800" w:author="Owen" w:date="2026-02-28T10:41:00Z" w16du:dateUtc="2026-02-28T09:41:00Z"/>
        </w:rPr>
      </w:pPr>
      <w:ins w:id="801" w:author="Owen" w:date="2026-02-28T10:41:00Z" w16du:dateUtc="2026-02-28T09:41:00Z">
        <w:r>
          <w:rPr>
            <w:b/>
            <w:bCs/>
          </w:rPr>
          <w:t>Table S4</w:t>
        </w:r>
        <w:r>
          <w:t>: Analysis 2 Gaussian-process regression coefficients (monthly lags) for recruitment responses to temperature anomalies.</w:t>
        </w:r>
      </w:ins>
    </w:p>
    <w:p w14:paraId="75E53E7F" w14:textId="77777777" w:rsidR="009D19A3" w:rsidRDefault="00000000">
      <w:pPr>
        <w:pStyle w:val="Compact"/>
        <w:numPr>
          <w:ilvl w:val="0"/>
          <w:numId w:val="5"/>
        </w:numPr>
        <w:rPr>
          <w:ins w:id="802" w:author="Owen" w:date="2026-02-28T10:41:00Z" w16du:dateUtc="2026-02-28T09:41:00Z"/>
        </w:rPr>
      </w:pPr>
      <w:ins w:id="803" w:author="Owen" w:date="2026-02-28T10:41:00Z" w16du:dateUtc="2026-02-28T09:41:00Z">
        <w:r>
          <w:rPr>
            <w:b/>
            <w:bCs/>
          </w:rPr>
          <w:t>Table S5</w:t>
        </w:r>
        <w:r>
          <w:t>: Analysis 2 posterior summary for the spring-temperature coefficient.</w:t>
        </w:r>
      </w:ins>
    </w:p>
    <w:p w14:paraId="769B8AAA" w14:textId="77777777" w:rsidR="009D19A3" w:rsidRDefault="00000000">
      <w:pPr>
        <w:pStyle w:val="Compact"/>
        <w:numPr>
          <w:ilvl w:val="0"/>
          <w:numId w:val="5"/>
        </w:numPr>
        <w:rPr>
          <w:ins w:id="804" w:author="Owen" w:date="2026-02-28T10:41:00Z" w16du:dateUtc="2026-02-28T09:41:00Z"/>
        </w:rPr>
      </w:pPr>
      <w:ins w:id="805" w:author="Owen" w:date="2026-02-28T10:41:00Z" w16du:dateUtc="2026-02-28T09:41:00Z">
        <w:r>
          <w:rPr>
            <w:b/>
            <w:bCs/>
          </w:rPr>
          <w:t>Table S6</w:t>
        </w:r>
        <w:r>
          <w:t>: Primary studies represented in the analysis subset, as identified in COMPADRE.</w:t>
        </w:r>
      </w:ins>
    </w:p>
    <w:p w14:paraId="4823979D" w14:textId="77777777" w:rsidR="009D19A3" w:rsidRDefault="00000000">
      <w:pPr>
        <w:pStyle w:val="Compact"/>
        <w:numPr>
          <w:ilvl w:val="0"/>
          <w:numId w:val="5"/>
        </w:numPr>
        <w:rPr>
          <w:ins w:id="806" w:author="Owen" w:date="2026-02-28T10:41:00Z" w16du:dateUtc="2026-02-28T09:41:00Z"/>
        </w:rPr>
      </w:pPr>
      <w:ins w:id="807" w:author="Owen" w:date="2026-02-28T10:41:00Z" w16du:dateUtc="2026-02-28T09:41:00Z">
        <w:r>
          <w:rPr>
            <w:b/>
            <w:bCs/>
          </w:rPr>
          <w:t>Figure S1</w:t>
        </w:r>
        <w:r>
          <w:t>: Boundary-estimate diagnostic.</w:t>
        </w:r>
      </w:ins>
    </w:p>
    <w:p w14:paraId="187C459E" w14:textId="77777777" w:rsidR="009D19A3" w:rsidRDefault="00000000">
      <w:pPr>
        <w:pStyle w:val="Compact"/>
        <w:numPr>
          <w:ilvl w:val="0"/>
          <w:numId w:val="5"/>
        </w:numPr>
        <w:rPr>
          <w:ins w:id="808" w:author="Owen" w:date="2026-02-28T10:41:00Z" w16du:dateUtc="2026-02-28T09:41:00Z"/>
        </w:rPr>
      </w:pPr>
      <w:ins w:id="809" w:author="Owen" w:date="2026-02-28T10:41:00Z" w16du:dateUtc="2026-02-28T09:41:00Z">
        <w:r>
          <w:rPr>
            <w:b/>
            <w:bCs/>
          </w:rPr>
          <w:t>Figure S2</w:t>
        </w:r>
        <w:r>
          <w:t>: Illustration of survivorship trajectories under boundary survival transitions.</w:t>
        </w:r>
      </w:ins>
    </w:p>
    <w:p w14:paraId="7287813B" w14:textId="77777777" w:rsidR="009D19A3" w:rsidRDefault="00000000">
      <w:r>
        <w:br w:type="page"/>
      </w:r>
    </w:p>
    <w:p w14:paraId="5375B589" w14:textId="77777777" w:rsidR="009D19A3" w:rsidRDefault="00000000">
      <w:pPr>
        <w:pStyle w:val="Heading1"/>
      </w:pPr>
      <w:bookmarkStart w:id="810" w:name="references"/>
      <w:bookmarkEnd w:id="774"/>
      <w:r>
        <w:lastRenderedPageBreak/>
        <w:t>References</w:t>
      </w:r>
    </w:p>
    <w:p w14:paraId="65C22168" w14:textId="77777777" w:rsidR="009D19A3" w:rsidRDefault="00000000">
      <w:pPr>
        <w:pStyle w:val="FirstParagraph"/>
      </w:pPr>
      <w:r>
        <w:t xml:space="preserve">Adler, P. B., Salguero-Gómez, R., Compagnoni, A., Hsu, J. S., Ray-Mukherjee, J., Mbeau-Ache, C., and Franco, M. (2014) Functional traits explain variation in plant life history strategies. </w:t>
      </w:r>
      <w:r>
        <w:rPr>
          <w:i/>
          <w:iCs/>
        </w:rPr>
        <w:t>Proceedings of the National Academy of Sciences</w:t>
      </w:r>
      <w:r>
        <w:t>, 111, 740-745.</w:t>
      </w:r>
    </w:p>
    <w:p w14:paraId="63888E69" w14:textId="77777777" w:rsidR="009D19A3" w:rsidRDefault="00000000">
      <w:pPr>
        <w:pStyle w:val="BodyText"/>
      </w:pPr>
      <w:r>
        <w:t xml:space="preserve">Bailey, R. T. (1997) Estimation from zero-failure data. </w:t>
      </w:r>
      <w:r>
        <w:rPr>
          <w:i/>
          <w:iCs/>
        </w:rPr>
        <w:t>Risk Analysis</w:t>
      </w:r>
      <w:r>
        <w:t>, 17, 375-380.</w:t>
      </w:r>
    </w:p>
    <w:p w14:paraId="08CC471C" w14:textId="77777777" w:rsidR="009D19A3" w:rsidRDefault="00000000">
      <w:pPr>
        <w:pStyle w:val="BodyText"/>
      </w:pPr>
      <w:r>
        <w:t xml:space="preserve">Baudisch, A. (2011) The pace and shape of ageing. </w:t>
      </w:r>
      <w:r>
        <w:rPr>
          <w:i/>
          <w:iCs/>
        </w:rPr>
        <w:t>Methods in Ecology and Evolution</w:t>
      </w:r>
      <w:r>
        <w:t>, 2, 375-382.</w:t>
      </w:r>
    </w:p>
    <w:p w14:paraId="1FD0C568" w14:textId="77777777" w:rsidR="009D19A3" w:rsidRDefault="00000000">
      <w:pPr>
        <w:pStyle w:val="BodyText"/>
      </w:pPr>
      <w:r>
        <w:t xml:space="preserve">Baudisch, A., Salguero-Gómez, R., Jones, O. R., Wrycza, T., Mbeau-Ache, C., Franco, M., and Colchero, F. (2013) The pace and shape of senescence in angiosperms. </w:t>
      </w:r>
      <w:r>
        <w:rPr>
          <w:i/>
          <w:iCs/>
        </w:rPr>
        <w:t>Journal of Ecology</w:t>
      </w:r>
      <w:r>
        <w:t>, 101, 596-606.</w:t>
      </w:r>
    </w:p>
    <w:p w14:paraId="2731DE28" w14:textId="77777777" w:rsidR="009D19A3" w:rsidRDefault="00000000">
      <w:pPr>
        <w:pStyle w:val="BodyText"/>
      </w:pPr>
      <w:r>
        <w:t xml:space="preserve">Biggs, R., Carpenter, S. R., and Brock, W. A. (2009) Spurious certainty: how ignoring measurement error and environmental heterogeneity may contribute to environmental controversies. </w:t>
      </w:r>
      <w:r>
        <w:rPr>
          <w:i/>
          <w:iCs/>
        </w:rPr>
        <w:t>BioScience</w:t>
      </w:r>
      <w:r>
        <w:t>, 59, 65-76.</w:t>
      </w:r>
    </w:p>
    <w:p w14:paraId="3F2460ED" w14:textId="77777777" w:rsidR="009D19A3" w:rsidRDefault="00000000">
      <w:pPr>
        <w:pStyle w:val="BodyText"/>
      </w:pPr>
      <w:r>
        <w:t>Caswell, H. (2001) Matrix population models: construction, analysis, and interpretation, 2nd ed. Sinauer, Sunderland, MA.</w:t>
      </w:r>
    </w:p>
    <w:p w14:paraId="71A72702" w14:textId="77777777" w:rsidR="009D19A3" w:rsidRDefault="00000000">
      <w:pPr>
        <w:pStyle w:val="BodyText"/>
      </w:pPr>
      <w:r>
        <w:t xml:space="preserve">Cochran, M. E., and Ellner, S. (1992) Simple Methods for Calculating Age-Based Life History Parameters for Stage-Structured Populations. </w:t>
      </w:r>
      <w:r>
        <w:rPr>
          <w:i/>
          <w:iCs/>
        </w:rPr>
        <w:t>Ecological Monographs</w:t>
      </w:r>
      <w:r>
        <w:t>, 62, 345-364.</w:t>
      </w:r>
    </w:p>
    <w:p w14:paraId="3490596F" w14:textId="77777777" w:rsidR="009D19A3" w:rsidRDefault="00000000">
      <w:pPr>
        <w:pStyle w:val="BodyText"/>
      </w:pPr>
      <w:r>
        <w:t xml:space="preserve">Coutts, S. R., Salguero-Gómez, R., Csergő, A. M., and Buckley, Y. M. (2016) Extrapolating demography with climate, proximity and phylogeny: approach with caution. </w:t>
      </w:r>
      <w:r>
        <w:rPr>
          <w:i/>
          <w:iCs/>
        </w:rPr>
        <w:t>Ecology Letters</w:t>
      </w:r>
      <w:r>
        <w:t>, 19, 1429-1438.</w:t>
      </w:r>
    </w:p>
    <w:p w14:paraId="20C3CBC5" w14:textId="77777777" w:rsidR="009D19A3" w:rsidRDefault="00000000">
      <w:pPr>
        <w:pStyle w:val="BodyText"/>
      </w:pPr>
      <w:r>
        <w:lastRenderedPageBreak/>
        <w:t xml:space="preserve">Csergő, A. M., Salguero-Gómez, R., Broennimann, O., Coutts, S. R., Guisan, A., Angert, A. L., Welk, E., Stott, I., Enquist, B. J., McGill, B., Svenning, J. C., Violle, C., and Buckley, Y. M. (2017) Less favourable climates constrain demographic strategies in plants. </w:t>
      </w:r>
      <w:r>
        <w:rPr>
          <w:i/>
          <w:iCs/>
        </w:rPr>
        <w:t>Ecology Letters</w:t>
      </w:r>
      <w:r>
        <w:t>, 20, 969-980.</w:t>
      </w:r>
    </w:p>
    <w:p w14:paraId="126D133F" w14:textId="77777777" w:rsidR="009D19A3" w:rsidRDefault="00000000">
      <w:pPr>
        <w:pStyle w:val="BodyText"/>
        <w:rPr>
          <w:ins w:id="811" w:author="Owen" w:date="2026-02-28T10:41:00Z" w16du:dateUtc="2026-02-28T09:41:00Z"/>
        </w:rPr>
      </w:pPr>
      <w:ins w:id="812" w:author="Owen" w:date="2026-02-28T10:41:00Z" w16du:dateUtc="2026-02-28T09:41:00Z">
        <w:r>
          <w:t xml:space="preserve">Daly, C., Halbleib, M., Smith, J. I., Gibson, W. P., Doggett, M. K., Taylor, G. H., Curtis, J., and Pasteris, P. A. (2008) Physiographically sensitive mapping of climatological temperature and precipitation across the conterminous United States. </w:t>
        </w:r>
        <w:r>
          <w:rPr>
            <w:i/>
            <w:iCs/>
          </w:rPr>
          <w:t>International Journal of Climatology</w:t>
        </w:r>
        <w:r>
          <w:t xml:space="preserve">, 28, 2031-2064. </w:t>
        </w:r>
        <w:r>
          <w:fldChar w:fldCharType="begin"/>
        </w:r>
        <w:r>
          <w:instrText>HYPERLINK "https://doi.org/10.1002/joc.1688" \h</w:instrText>
        </w:r>
        <w:r>
          <w:fldChar w:fldCharType="separate"/>
        </w:r>
        <w:r>
          <w:rPr>
            <w:rStyle w:val="Hyperlink"/>
          </w:rPr>
          <w:t>https://doi.org/10.1002/joc.1688</w:t>
        </w:r>
        <w:r>
          <w:fldChar w:fldCharType="end"/>
        </w:r>
      </w:ins>
    </w:p>
    <w:p w14:paraId="7D8800B8" w14:textId="77777777" w:rsidR="009D19A3" w:rsidRDefault="00000000">
      <w:pPr>
        <w:pStyle w:val="BodyText"/>
      </w:pPr>
      <w:r>
        <w:t xml:space="preserve">de Magalhães, J. P., and Costa, J. (2009) A database of vertebrate longevity records and their relation to other life-history traits. </w:t>
      </w:r>
      <w:r>
        <w:rPr>
          <w:i/>
          <w:iCs/>
        </w:rPr>
        <w:t>Journal of Evolutionary Biology</w:t>
      </w:r>
      <w:r>
        <w:t>, 22, 1770-1774.</w:t>
      </w:r>
    </w:p>
    <w:p w14:paraId="659092D2" w14:textId="77777777" w:rsidR="009D19A3" w:rsidRDefault="00000000">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 </w:t>
      </w:r>
      <w:r>
        <w:rPr>
          <w:i/>
          <w:iCs/>
        </w:rPr>
        <w:t>Ecology</w:t>
      </w:r>
      <w:r>
        <w:t>, 93, 951-951.</w:t>
      </w:r>
    </w:p>
    <w:p w14:paraId="765D656B" w14:textId="77777777" w:rsidR="009D19A3" w:rsidRDefault="00000000">
      <w:pPr>
        <w:pStyle w:val="BodyText"/>
      </w:pPr>
      <w:r>
        <w:t xml:space="preserve">Franco, M., and Silvertown, J. (1996) Life history variation in plants: an exploration of the fast-slow continuum hypothesis. </w:t>
      </w:r>
      <w:r>
        <w:rPr>
          <w:i/>
          <w:iCs/>
        </w:rPr>
        <w:t>Philosophical Transactions of the Royal Society of London B</w:t>
      </w:r>
      <w:r>
        <w:t>, 351, 1341-1348.</w:t>
      </w:r>
    </w:p>
    <w:p w14:paraId="78089F9F" w14:textId="77777777" w:rsidR="009D19A3" w:rsidRDefault="00000000">
      <w:pPr>
        <w:pStyle w:val="BodyText"/>
      </w:pPr>
      <w:r>
        <w:t xml:space="preserve">Fristoe, T. S., Iwaniuk, A. N., and Botero, C. A. (2017) Big brains stabilize populations and facilitate colonization of variable habitats in birds. </w:t>
      </w:r>
      <w:r>
        <w:rPr>
          <w:i/>
          <w:iCs/>
        </w:rPr>
        <w:t>Nature Ecology &amp; Evolution</w:t>
      </w:r>
      <w:r>
        <w:t>, 1, 1706.</w:t>
      </w:r>
    </w:p>
    <w:p w14:paraId="7DE08A39" w14:textId="77777777" w:rsidR="009D19A3" w:rsidRDefault="00000000">
      <w:pPr>
        <w:pStyle w:val="BodyText"/>
      </w:pPr>
      <w:r>
        <w:t xml:space="preserve">Garratt, M., Gaillard, J.-M., Brooks, R. C., and Lemaître, J.-F. (2013) Diversification of the eutherian placenta is associated with changes in the pace of life. </w:t>
      </w:r>
      <w:r>
        <w:rPr>
          <w:i/>
          <w:iCs/>
        </w:rPr>
        <w:t>Proceedings of the National Academy of Sciences</w:t>
      </w:r>
      <w:r>
        <w:t>, 110, 7760-7765.</w:t>
      </w:r>
    </w:p>
    <w:p w14:paraId="2A23A977" w14:textId="77777777" w:rsidR="009D19A3" w:rsidRDefault="00000000">
      <w:pPr>
        <w:pStyle w:val="BodyText"/>
      </w:pPr>
      <w:r>
        <w:lastRenderedPageBreak/>
        <w:t xml:space="preserve">Healy, K., Guillerme, T., Finlay, S., Kane, A., Kelly, S. B. A., McClean, D., Kelly, D. J., Donohue, I., Jackson, A. L., and Cooper, N. (2014) Ecology and mode-of-life explain lifespan variation in birds and mammals. </w:t>
      </w:r>
      <w:r>
        <w:rPr>
          <w:i/>
          <w:iCs/>
        </w:rPr>
        <w:t>Proceedings of the Royal Society B: Biological Sciences</w:t>
      </w:r>
      <w:r>
        <w:t>, 281, 20140298.</w:t>
      </w:r>
    </w:p>
    <w:p w14:paraId="3528FE57" w14:textId="77777777" w:rsidR="009D19A3" w:rsidRDefault="00000000">
      <w:pPr>
        <w:pStyle w:val="BodyText"/>
      </w:pPr>
      <w:r>
        <w:t xml:space="preserve">Healy, K., Ezard, T. H. G., Jones, O. R., Salguero-Gómez, R., and Buckley, Y. M. (2019) Animal life history is shaped by the pace of life and the distribution of age-specific mortality and reproduction. </w:t>
      </w:r>
      <w:r>
        <w:rPr>
          <w:i/>
          <w:iCs/>
        </w:rPr>
        <w:t>Nature Ecology &amp; Evolution</w:t>
      </w:r>
      <w:r>
        <w:t xml:space="preserve">, 3, 1217-1224. </w:t>
      </w:r>
      <w:hyperlink r:id="rId10">
        <w:r>
          <w:rPr>
            <w:rStyle w:val="Hyperlink"/>
          </w:rPr>
          <w:t>https://doi.org/10.1038/s41559-019-0938-7</w:t>
        </w:r>
      </w:hyperlink>
    </w:p>
    <w:p w14:paraId="00B22DB8" w14:textId="77777777" w:rsidR="009D19A3" w:rsidRDefault="00000000">
      <w:pPr>
        <w:pStyle w:val="BodyText"/>
      </w:pPr>
      <w:r>
        <w:t xml:space="preserve">Horvitz, C. C., and Tuljapurkar, S. (2008) Stage dynamics, period survival, and mortality plateaus. </w:t>
      </w:r>
      <w:r>
        <w:rPr>
          <w:i/>
          <w:iCs/>
        </w:rPr>
        <w:t>The American Naturalist</w:t>
      </w:r>
      <w:r>
        <w:t>, 172, 203-215.</w:t>
      </w:r>
    </w:p>
    <w:p w14:paraId="4E90A4B7" w14:textId="77777777" w:rsidR="009D19A3" w:rsidRDefault="00000000">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 </w:t>
      </w:r>
      <w:r>
        <w:rPr>
          <w:i/>
          <w:iCs/>
        </w:rPr>
        <w:t>Ecology</w:t>
      </w:r>
      <w:r>
        <w:t>, 90, 2648-2648.</w:t>
      </w:r>
    </w:p>
    <w:p w14:paraId="1E0BD527" w14:textId="77777777" w:rsidR="009D19A3" w:rsidRDefault="00000000">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 </w:t>
      </w:r>
      <w:r>
        <w:rPr>
          <w:i/>
          <w:iCs/>
        </w:rPr>
        <w:t>Nature</w:t>
      </w:r>
      <w:r>
        <w:t>, 505, 169-173.</w:t>
      </w:r>
    </w:p>
    <w:p w14:paraId="46FD01D9" w14:textId="77777777" w:rsidR="009D19A3" w:rsidRDefault="00000000">
      <w:pPr>
        <w:pStyle w:val="BodyText"/>
      </w:pPr>
      <w:r>
        <w:t xml:space="preserve">Kendall, B. E. (1998) Estimating the magnitude of environmental stochasticity in survivorship data. </w:t>
      </w:r>
      <w:r>
        <w:rPr>
          <w:i/>
          <w:iCs/>
        </w:rPr>
        <w:t>Ecological Applications</w:t>
      </w:r>
      <w:r>
        <w:t>, 8, 184-193.</w:t>
      </w:r>
    </w:p>
    <w:p w14:paraId="733CC303" w14:textId="77777777" w:rsidR="009D19A3" w:rsidRDefault="00000000">
      <w:pPr>
        <w:pStyle w:val="BodyText"/>
      </w:pPr>
      <w:r>
        <w:t xml:space="preserve">Kendall, B. E., and Fox, G. A. (2002) Variation among individuals and reduced demographic stochasticity. </w:t>
      </w:r>
      <w:r>
        <w:rPr>
          <w:i/>
          <w:iCs/>
        </w:rPr>
        <w:t>Conservation Biology</w:t>
      </w:r>
      <w:r>
        <w:t>, 16, 109-116.</w:t>
      </w:r>
    </w:p>
    <w:p w14:paraId="7D123A7B" w14:textId="77777777" w:rsidR="009D19A3" w:rsidRDefault="00000000">
      <w:pPr>
        <w:pStyle w:val="BodyText"/>
      </w:pPr>
      <w:r>
        <w:lastRenderedPageBreak/>
        <w:t xml:space="preserve">Kiviniemi, K. (2002) Population dynamics of </w:t>
      </w:r>
      <w:r>
        <w:rPr>
          <w:i/>
          <w:iCs/>
        </w:rPr>
        <w:t>Agrimonia eupatoria</w:t>
      </w:r>
      <w:r>
        <w:t xml:space="preserve"> and </w:t>
      </w:r>
      <w:r>
        <w:rPr>
          <w:i/>
          <w:iCs/>
        </w:rPr>
        <w:t>Geum rivale</w:t>
      </w:r>
      <w:r>
        <w:t xml:space="preserve">, two perennial grassland species. </w:t>
      </w:r>
      <w:r>
        <w:rPr>
          <w:i/>
          <w:iCs/>
        </w:rPr>
        <w:t>Plant Ecology</w:t>
      </w:r>
      <w:r>
        <w:t>, 159, 153-169.</w:t>
      </w:r>
    </w:p>
    <w:p w14:paraId="3F5A6C35" w14:textId="77777777" w:rsidR="009D19A3" w:rsidRDefault="00000000">
      <w:pPr>
        <w:pStyle w:val="BodyText"/>
      </w:pPr>
      <w:r>
        <w:t xml:space="preserve">Lesica, P., and Crone, E. E. (2007) Causes and consequences of prolonged dormancy for an iteroparous geophyte, </w:t>
      </w:r>
      <w:r>
        <w:rPr>
          <w:i/>
          <w:iCs/>
        </w:rPr>
        <w:t>Silene spaldingii</w:t>
      </w:r>
      <w:r>
        <w:t xml:space="preserve">. </w:t>
      </w:r>
      <w:r>
        <w:rPr>
          <w:i/>
          <w:iCs/>
        </w:rPr>
        <w:t>Journal of Ecology</w:t>
      </w:r>
      <w:r>
        <w:t>, 95, 1360-1369.</w:t>
      </w:r>
    </w:p>
    <w:p w14:paraId="0AF5F9E9" w14:textId="77777777" w:rsidR="009D19A3" w:rsidRDefault="00000000">
      <w:pPr>
        <w:pStyle w:val="BodyText"/>
      </w:pPr>
      <w:r>
        <w:t xml:space="preserve">McDonald, J. L., Franco, M., Townley, S., Ezard, T. H., Jelbert, K., and Hodgson, D. J. (2017) Divergent demographic strategies of plants in variable environments. </w:t>
      </w:r>
      <w:r>
        <w:rPr>
          <w:i/>
          <w:iCs/>
        </w:rPr>
        <w:t>Nature Ecology &amp; Evolution</w:t>
      </w:r>
      <w:r>
        <w:t>, 1, 0029.</w:t>
      </w:r>
    </w:p>
    <w:p w14:paraId="19810C28" w14:textId="77777777" w:rsidR="009D19A3" w:rsidRDefault="00000000">
      <w:pPr>
        <w:pStyle w:val="BodyText"/>
      </w:pPr>
      <w:r>
        <w:t>McElreath, R. (2020) Statistical rethinking: A Bayesian course with examples in R and Stan, 2nd ed. Chapman and Hall/CRC.</w:t>
      </w:r>
    </w:p>
    <w:p w14:paraId="06BC09F7" w14:textId="77777777" w:rsidR="009D19A3" w:rsidRDefault="00000000">
      <w:pPr>
        <w:pStyle w:val="BodyText"/>
      </w:pPr>
      <w:r>
        <w:t xml:space="preserve">McGowan, C. P., Runge, M. C., and Larson, M. A. (2011). Incorporating parametric uncertainty into population viability analysis models. </w:t>
      </w:r>
      <w:r>
        <w:rPr>
          <w:i/>
          <w:iCs/>
        </w:rPr>
        <w:t>Biological Conservation</w:t>
      </w:r>
      <w:r>
        <w:t>, 144, 1400-1408.</w:t>
      </w:r>
    </w:p>
    <w:p w14:paraId="76D6FB61" w14:textId="77777777" w:rsidR="009D19A3" w:rsidRDefault="00000000">
      <w:pPr>
        <w:pStyle w:val="BodyText"/>
      </w:pPr>
      <w:r>
        <w:t xml:space="preserve">Myhrvold, N. P., Baldridge, E., Chan, B., Sivam, D., Freeman, D. L., &amp; Ernest, S. M. (2015) An amniote life-history database to perform comparative analyses with birds, mammals, and reptiles. </w:t>
      </w:r>
      <w:r>
        <w:rPr>
          <w:i/>
          <w:iCs/>
        </w:rPr>
        <w:t>Ecology</w:t>
      </w:r>
      <w:r>
        <w:t>, 96, 3109-3109.</w:t>
      </w:r>
    </w:p>
    <w:p w14:paraId="3076B05A" w14:textId="77777777" w:rsidR="009D19A3" w:rsidRDefault="00000000">
      <w:pPr>
        <w:pStyle w:val="BodyText"/>
        <w:rPr>
          <w:ins w:id="813" w:author="Owen" w:date="2026-02-28T10:41:00Z" w16du:dateUtc="2026-02-28T09:41:00Z"/>
        </w:rPr>
      </w:pPr>
      <w:ins w:id="814" w:author="Owen" w:date="2026-02-28T10:41:00Z" w16du:dateUtc="2026-02-28T09:41:00Z">
        <w:r>
          <w:t xml:space="preserve">PRISM Group, Oregon State University (2026) PRISM Climate Data. </w:t>
        </w:r>
        <w:r>
          <w:fldChar w:fldCharType="begin"/>
        </w:r>
        <w:r>
          <w:instrText>HYPERLINK "https://prism.oregonstate.edu" \h</w:instrText>
        </w:r>
        <w:r>
          <w:fldChar w:fldCharType="separate"/>
        </w:r>
        <w:r>
          <w:rPr>
            <w:rStyle w:val="Hyperlink"/>
          </w:rPr>
          <w:t>https://prism.oregonstate.edu</w:t>
        </w:r>
        <w:r>
          <w:fldChar w:fldCharType="end"/>
        </w:r>
        <w:r>
          <w:t>. Data created 04 Feb 2026, accessed 28 Feb 2026.</w:t>
        </w:r>
      </w:ins>
    </w:p>
    <w:p w14:paraId="545826C4" w14:textId="77777777" w:rsidR="009D19A3" w:rsidRDefault="00000000">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w:t>
      </w:r>
      <w:r>
        <w:lastRenderedPageBreak/>
        <w:t xml:space="preserve">G. M., Franco, M., and Vaupel, J. W. (2015) The COMPADRE Plant Matrix Database: an open online repository for plant demography. </w:t>
      </w:r>
      <w:r>
        <w:rPr>
          <w:i/>
          <w:iCs/>
        </w:rPr>
        <w:t>Journal of Ecology</w:t>
      </w:r>
      <w:r>
        <w:t>, 103, 202-218.</w:t>
      </w:r>
    </w:p>
    <w:p w14:paraId="54D3FE46" w14:textId="77777777" w:rsidR="009D19A3" w:rsidRDefault="00000000">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 </w:t>
      </w:r>
      <w:r>
        <w:rPr>
          <w:i/>
          <w:iCs/>
        </w:rPr>
        <w:t>Journal of Animal Ecology</w:t>
      </w:r>
      <w:r>
        <w:t>, 85, 371-384.</w:t>
      </w:r>
    </w:p>
    <w:p w14:paraId="63CEB1CC" w14:textId="77777777" w:rsidR="009D19A3" w:rsidRDefault="00000000">
      <w:pPr>
        <w:pStyle w:val="BodyText"/>
      </w:pPr>
      <w:r>
        <w:t xml:space="preserve">Salguero-Gómez, R., Jones, O. R., Jongejans, E., Blomberg, S. P., Hodgson, D. J., Mbeau-Ache, C., Zuidema, P. A., de Kroon, H., and Buckley, Y. M. (2016b) Fast–slow continuum and reproductive strategies structure plant life-history variation worldwide. </w:t>
      </w:r>
      <w:r>
        <w:rPr>
          <w:i/>
          <w:iCs/>
        </w:rPr>
        <w:t>Proceedings of the National Academy of Sciences</w:t>
      </w:r>
      <w:r>
        <w:t>, 113, 230-235.</w:t>
      </w:r>
    </w:p>
    <w:p w14:paraId="0B87CE4E" w14:textId="77777777" w:rsidR="009D19A3" w:rsidRDefault="00000000">
      <w:pPr>
        <w:pStyle w:val="BodyText"/>
      </w:pPr>
      <w:r>
        <w:t xml:space="preserve">Baudisch, A., and Stott, I. (2019) A pace and shape perspective on fertility. </w:t>
      </w:r>
      <w:r>
        <w:rPr>
          <w:i/>
          <w:iCs/>
        </w:rPr>
        <w:t>Methods in Ecology and Evolution</w:t>
      </w:r>
      <w:r>
        <w:t>, 10, 1941-1951.</w:t>
      </w:r>
    </w:p>
    <w:p w14:paraId="74024F17" w14:textId="77777777" w:rsidR="009D19A3" w:rsidRDefault="00000000">
      <w:pPr>
        <w:pStyle w:val="BodyText"/>
      </w:pPr>
      <w:r>
        <w:t xml:space="preserve">Carpenter, B., Gelman, A., Hoffman, M. D., Lee, D., Goodrich, B., Betancourt, M., Brubaker, M., Guo, J., Li, P., and Riddell, A. (2017) Stan: A probabilistic programming language. </w:t>
      </w:r>
      <w:r>
        <w:rPr>
          <w:i/>
          <w:iCs/>
        </w:rPr>
        <w:t>Journal of Statistical Software</w:t>
      </w:r>
      <w:r>
        <w:t>, 76, 1-32.</w:t>
      </w:r>
    </w:p>
    <w:p w14:paraId="17A10D82" w14:textId="77777777" w:rsidR="009D19A3" w:rsidRDefault="00000000">
      <w:pPr>
        <w:pStyle w:val="BodyText"/>
      </w:pPr>
      <w:r>
        <w:t xml:space="preserve">Simmonds, E. G., &amp; Jones, O. R. (2024). Uncertainty propagation in matrix population models: Gaps, importance and guidelines. </w:t>
      </w:r>
      <w:r>
        <w:rPr>
          <w:i/>
          <w:iCs/>
        </w:rPr>
        <w:t>Methods in Ecology and Evolution</w:t>
      </w:r>
      <w:r>
        <w:t xml:space="preserve">, 15, 427–438. </w:t>
      </w:r>
      <w:hyperlink r:id="rId11">
        <w:r>
          <w:rPr>
            <w:rStyle w:val="Hyperlink"/>
          </w:rPr>
          <w:t>https://doi.org/10.1111/2041-210X.14276</w:t>
        </w:r>
      </w:hyperlink>
    </w:p>
    <w:p w14:paraId="188FFA23" w14:textId="77777777" w:rsidR="009D19A3" w:rsidRDefault="00000000">
      <w:pPr>
        <w:pStyle w:val="BodyText"/>
      </w:pPr>
      <w:r>
        <w:t xml:space="preserve">Stan Development Team. (2025) RStan: the R interface to Stan. R package version 2.32.7. </w:t>
      </w:r>
      <w:hyperlink r:id="rId12">
        <w:r>
          <w:rPr>
            <w:rStyle w:val="Hyperlink"/>
          </w:rPr>
          <w:t>https://mc-stan.org/</w:t>
        </w:r>
      </w:hyperlink>
    </w:p>
    <w:p w14:paraId="667BD63F" w14:textId="77777777" w:rsidR="009D19A3" w:rsidRDefault="00000000">
      <w:pPr>
        <w:pStyle w:val="BodyText"/>
      </w:pPr>
      <w:r>
        <w:lastRenderedPageBreak/>
        <w:t xml:space="preserve">Teller, B. J., Adler, P. B., Edwards, C. B., Hooker, G., and Ellner, S. P. (2016) Linking demography with drivers: climate and competition. </w:t>
      </w:r>
      <w:r>
        <w:rPr>
          <w:i/>
          <w:iCs/>
        </w:rPr>
        <w:t>Methods in Ecology and Evolution</w:t>
      </w:r>
      <w:r>
        <w:t>, 7, 171-183.</w:t>
      </w:r>
    </w:p>
    <w:p w14:paraId="37D71E4E" w14:textId="77777777" w:rsidR="009D19A3" w:rsidRDefault="00000000">
      <w:pPr>
        <w:pStyle w:val="BodyText"/>
      </w:pPr>
      <w:r>
        <w:t xml:space="preserve">Wrycza, T. F., Missov, T. I., and Baudisch, A. (2015) Quantifying the shape of aging. </w:t>
      </w:r>
      <w:r>
        <w:rPr>
          <w:i/>
          <w:iCs/>
        </w:rPr>
        <w:t>PloS ONE</w:t>
      </w:r>
      <w:r>
        <w:t>, 10, e0119163.</w:t>
      </w:r>
    </w:p>
    <w:p w14:paraId="52B273FF" w14:textId="77777777" w:rsidR="009D19A3" w:rsidRDefault="00000000">
      <w:r>
        <w:br w:type="page"/>
      </w:r>
    </w:p>
    <w:p w14:paraId="2318D96D" w14:textId="77777777" w:rsidR="009D19A3" w:rsidRDefault="00000000">
      <w:pPr>
        <w:pStyle w:val="Heading1"/>
      </w:pPr>
      <w:bookmarkStart w:id="815" w:name="tables"/>
      <w:bookmarkEnd w:id="810"/>
      <w:r>
        <w:lastRenderedPageBreak/>
        <w:t>Tables</w:t>
      </w:r>
    </w:p>
    <w:p w14:paraId="0B59F1A2" w14:textId="77777777" w:rsidR="009D19A3" w:rsidRDefault="00000000">
      <w:pPr>
        <w:pStyle w:val="TableCaption"/>
      </w:pPr>
      <w:bookmarkStart w:id="816" w:name="tab:table-case1-var"/>
      <w:bookmarkEnd w:id="816"/>
      <w:r>
        <w:t xml:space="preserve">Table 1: Sampling-to-other variance ratios for key demographic parameters in </w:t>
      </w:r>
      <w:del w:id="817" w:author="Owen" w:date="2026-02-28T10:41:00Z" w16du:dateUtc="2026-02-28T09:41:00Z">
        <w:r>
          <w:delText>case study</w:delText>
        </w:r>
      </w:del>
      <w:ins w:id="818" w:author="Owen" w:date="2026-02-28T10:41:00Z" w16du:dateUtc="2026-02-28T09:41:00Z">
        <w:r>
          <w:t>analysis</w:t>
        </w:r>
      </w:ins>
      <w:r>
        <w:t xml:space="preserve"> 1. Ratios greater than 1 indicate that variance attributable to transition-rate sampling uncertainty exceeds residual biological variance </w:t>
      </w:r>
      <w:del w:id="819" w:author="Owen" w:date="2026-02-28T10:41:00Z" w16du:dateUtc="2026-02-28T09:41:00Z">
        <w:r>
          <w:delText xml:space="preserve">among </w:delText>
        </w:r>
        <w:commentRangeStart w:id="820"/>
        <w:r>
          <w:delText>populations/species</w:delText>
        </w:r>
        <w:commentRangeEnd w:id="820"/>
        <w:r w:rsidR="00B01779">
          <w:rPr>
            <w:rStyle w:val="CommentReference"/>
            <w:sz w:val="24"/>
            <w:szCs w:val="24"/>
          </w:rPr>
          <w:commentReference w:id="820"/>
        </w:r>
        <w:r>
          <w:delText>.</w:delText>
        </w:r>
      </w:del>
      <w:ins w:id="821" w:author="Owen" w:date="2026-02-28T10:41:00Z" w16du:dateUtc="2026-02-28T09:41:00Z">
        <w:r>
          <w:t>across population-level entries (including both among-population and among-species variation).</w:t>
        </w:r>
      </w:ins>
      <w:r>
        <w:t xml:space="preserve"> The table shows that this ratio is highest for shape, intermediate for life expectancy, and lowest for log population growth rate.</w:t>
      </w:r>
    </w:p>
    <w:tbl>
      <w:tblPr>
        <w:tblW w:w="0" w:type="auto"/>
        <w:jc w:val="center"/>
        <w:tblLayout w:type="fixed"/>
        <w:tblLook w:val="0420" w:firstRow="1" w:lastRow="0" w:firstColumn="0" w:lastColumn="0" w:noHBand="0" w:noVBand="1"/>
        <w:tblPrChange w:id="822" w:author="Owen" w:date="2026-02-28T10:41:00Z" w16du:dateUtc="2026-02-28T09:41:00Z">
          <w:tblPr>
            <w:tblW w:w="0" w:type="auto"/>
            <w:jc w:val="center"/>
            <w:tblLayout w:type="fixed"/>
            <w:tblLook w:val="0420" w:firstRow="1" w:lastRow="0" w:firstColumn="0" w:lastColumn="0" w:noHBand="0" w:noVBand="1"/>
          </w:tblPr>
        </w:tblPrChange>
      </w:tblPr>
      <w:tblGrid>
        <w:gridCol w:w="3431"/>
        <w:gridCol w:w="3272"/>
        <w:tblGridChange w:id="823">
          <w:tblGrid>
            <w:gridCol w:w="3016"/>
            <w:gridCol w:w="415"/>
            <w:gridCol w:w="2857"/>
            <w:gridCol w:w="415"/>
          </w:tblGrid>
        </w:tblGridChange>
      </w:tblGrid>
      <w:tr w:rsidR="009D19A3" w14:paraId="0EE42EE6" w14:textId="77777777">
        <w:trPr>
          <w:tblHeader/>
          <w:jc w:val="center"/>
          <w:trPrChange w:id="824" w:author="Owen" w:date="2026-02-28T10:41:00Z" w16du:dateUtc="2026-02-28T09:41:00Z">
            <w:trPr>
              <w:gridAfter w:val="0"/>
              <w:tblHeader/>
              <w:jc w:val="center"/>
            </w:trPr>
          </w:trPrChange>
        </w:trPr>
        <w:tc>
          <w:tcPr>
            <w:tcW w:w="34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25" w:author="Owen" w:date="2026-02-28T10:41:00Z" w16du:dateUtc="2026-02-28T09:41:00Z">
              <w:tcPr>
                <w:tcW w:w="3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4978ED3"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32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26" w:author="Owen" w:date="2026-02-28T10:41:00Z" w16du:dateUtc="2026-02-28T09:41:00Z">
              <w:tcPr>
                <w:tcW w:w="327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54EE642"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Sampling:other variance ratio</w:t>
            </w:r>
          </w:p>
        </w:tc>
      </w:tr>
      <w:tr w:rsidR="009D19A3" w14:paraId="4C10106A" w14:textId="77777777">
        <w:trPr>
          <w:jc w:val="center"/>
          <w:trPrChange w:id="827" w:author="Owen" w:date="2026-02-28T10:41:00Z" w16du:dateUtc="2026-02-28T09:41:00Z">
            <w:trPr>
              <w:gridAfter w:val="0"/>
              <w:jc w:val="center"/>
            </w:trPr>
          </w:trPrChange>
        </w:trPr>
        <w:tc>
          <w:tcPr>
            <w:tcW w:w="34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28" w:author="Owen" w:date="2026-02-28T10:41:00Z" w16du:dateUtc="2026-02-28T09:41:00Z">
              <w:tcPr>
                <w:tcW w:w="30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2E7D484"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Shape</w:t>
            </w:r>
          </w:p>
        </w:tc>
        <w:tc>
          <w:tcPr>
            <w:tcW w:w="32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29" w:author="Owen" w:date="2026-02-28T10:41:00Z" w16du:dateUtc="2026-02-28T09:41:00Z">
              <w:tcPr>
                <w:tcW w:w="327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2D0B72C"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del w:id="830" w:author="Owen" w:date="2026-02-28T10:41:00Z" w16du:dateUtc="2026-02-28T09:41:00Z">
              <w:r>
                <w:rPr>
                  <w:rFonts w:ascii="Helvetica" w:eastAsia="Helvetica" w:hAnsi="Helvetica" w:cs="Helvetica"/>
                  <w:color w:val="000000"/>
                  <w:sz w:val="22"/>
                  <w:szCs w:val="22"/>
                </w:rPr>
                <w:delText>29</w:delText>
              </w:r>
            </w:del>
            <w:ins w:id="831" w:author="Owen" w:date="2026-02-28T10:41:00Z" w16du:dateUtc="2026-02-28T09:41:00Z">
              <w:r>
                <w:rPr>
                  <w:rFonts w:ascii="Helvetica" w:eastAsia="Helvetica" w:hAnsi="Helvetica" w:cs="Helvetica"/>
                  <w:color w:val="000000"/>
                  <w:sz w:val="22"/>
                  <w:szCs w:val="22"/>
                </w:rPr>
                <w:t>28</w:t>
              </w:r>
            </w:ins>
          </w:p>
        </w:tc>
      </w:tr>
      <w:tr w:rsidR="009D19A3" w14:paraId="78038408" w14:textId="77777777">
        <w:trPr>
          <w:jc w:val="center"/>
          <w:trPrChange w:id="832" w:author="Owen" w:date="2026-02-28T10:41:00Z" w16du:dateUtc="2026-02-28T09:41:00Z">
            <w:trPr>
              <w:gridAfter w:val="0"/>
              <w:jc w:val="center"/>
            </w:trPr>
          </w:trPrChange>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3" w:author="Owen" w:date="2026-02-28T10:41:00Z" w16du:dateUtc="2026-02-28T09:41:00Z">
              <w:tcPr>
                <w:tcW w:w="3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F528EE6"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4" w:author="Owen" w:date="2026-02-28T10:41:00Z" w16du:dateUtc="2026-02-28T09:41: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D40BF9B"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2.00</w:t>
            </w:r>
          </w:p>
        </w:tc>
      </w:tr>
      <w:tr w:rsidR="009D19A3" w14:paraId="16EC2239" w14:textId="77777777">
        <w:trPr>
          <w:jc w:val="center"/>
          <w:trPrChange w:id="835" w:author="Owen" w:date="2026-02-28T10:41:00Z" w16du:dateUtc="2026-02-28T09:41:00Z">
            <w:trPr>
              <w:gridAfter w:val="0"/>
              <w:jc w:val="center"/>
            </w:trPr>
          </w:trPrChange>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6" w:author="Owen" w:date="2026-02-28T10:41:00Z" w16du:dateUtc="2026-02-28T09:41:00Z">
              <w:tcPr>
                <w:tcW w:w="3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ED283C"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Log population growth rate</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7" w:author="Owen" w:date="2026-02-28T10:41:00Z" w16du:dateUtc="2026-02-28T09:41: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2D4CE7"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w:t>
            </w:r>
          </w:p>
        </w:tc>
      </w:tr>
      <w:tr w:rsidR="009D19A3" w14:paraId="15A7A587" w14:textId="77777777">
        <w:trPr>
          <w:jc w:val="center"/>
          <w:trPrChange w:id="838" w:author="Owen" w:date="2026-02-28T10:41:00Z" w16du:dateUtc="2026-02-28T09:41:00Z">
            <w:trPr>
              <w:gridAfter w:val="0"/>
              <w:jc w:val="center"/>
            </w:trPr>
          </w:trPrChange>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9" w:author="Owen" w:date="2026-02-28T10:41:00Z" w16du:dateUtc="2026-02-28T09:41:00Z">
              <w:tcPr>
                <w:tcW w:w="3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BE9922F"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del w:id="840" w:author="Owen" w:date="2026-02-28T10:41:00Z" w16du:dateUtc="2026-02-28T09:41:00Z">
              <w:r>
                <w:rPr>
                  <w:rFonts w:ascii="Helvetica" w:eastAsia="Helvetica" w:hAnsi="Helvetica" w:cs="Helvetica"/>
                  <w:color w:val="000000"/>
                  <w:sz w:val="22"/>
                  <w:szCs w:val="22"/>
                </w:rPr>
                <w:delText>damp</w:delText>
              </w:r>
            </w:del>
            <w:ins w:id="841" w:author="Owen" w:date="2026-02-28T10:41:00Z" w16du:dateUtc="2026-02-28T09:41:00Z">
              <w:r>
                <w:rPr>
                  <w:rFonts w:ascii="Helvetica" w:eastAsia="Helvetica" w:hAnsi="Helvetica" w:cs="Helvetica"/>
                  <w:color w:val="000000"/>
                  <w:sz w:val="22"/>
                  <w:szCs w:val="22"/>
                </w:rPr>
                <w:t>Damping ratio</w:t>
              </w:r>
            </w:ins>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42" w:author="Owen" w:date="2026-02-28T10:41:00Z" w16du:dateUtc="2026-02-28T09:41: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A9A1F18"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del w:id="843" w:author="Owen" w:date="2026-02-28T10:41:00Z" w16du:dateUtc="2026-02-28T09:41:00Z">
              <w:r>
                <w:rPr>
                  <w:rFonts w:ascii="Helvetica" w:eastAsia="Helvetica" w:hAnsi="Helvetica" w:cs="Helvetica"/>
                  <w:color w:val="000000"/>
                  <w:sz w:val="22"/>
                  <w:szCs w:val="22"/>
                </w:rPr>
                <w:delText>07</w:delText>
              </w:r>
            </w:del>
            <w:ins w:id="844" w:author="Owen" w:date="2026-02-28T10:41:00Z" w16du:dateUtc="2026-02-28T09:41:00Z">
              <w:r>
                <w:rPr>
                  <w:rFonts w:ascii="Helvetica" w:eastAsia="Helvetica" w:hAnsi="Helvetica" w:cs="Helvetica"/>
                  <w:color w:val="000000"/>
                  <w:sz w:val="22"/>
                  <w:szCs w:val="22"/>
                </w:rPr>
                <w:t>06</w:t>
              </w:r>
            </w:ins>
          </w:p>
        </w:tc>
      </w:tr>
      <w:tr w:rsidR="009D19A3" w14:paraId="5F5D7400" w14:textId="77777777">
        <w:trPr>
          <w:jc w:val="center"/>
          <w:trPrChange w:id="845" w:author="Owen" w:date="2026-02-28T10:41:00Z" w16du:dateUtc="2026-02-28T09:41:00Z">
            <w:trPr>
              <w:gridAfter w:val="0"/>
              <w:jc w:val="center"/>
            </w:trPr>
          </w:trPrChange>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46" w:author="Owen" w:date="2026-02-28T10:41:00Z" w16du:dateUtc="2026-02-28T09:41:00Z">
              <w:tcPr>
                <w:tcW w:w="3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85DC4C"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del w:id="847" w:author="Owen" w:date="2026-02-28T10:41:00Z" w16du:dateUtc="2026-02-28T09:41:00Z">
              <w:r>
                <w:rPr>
                  <w:rFonts w:ascii="Helvetica" w:eastAsia="Helvetica" w:hAnsi="Helvetica" w:cs="Helvetica"/>
                  <w:color w:val="000000"/>
                  <w:sz w:val="22"/>
                  <w:szCs w:val="22"/>
                </w:rPr>
                <w:delText>gen</w:delText>
              </w:r>
            </w:del>
            <w:ins w:id="848" w:author="Owen" w:date="2026-02-28T10:41:00Z" w16du:dateUtc="2026-02-28T09:41:00Z">
              <w:r>
                <w:rPr>
                  <w:rFonts w:ascii="Helvetica" w:eastAsia="Helvetica" w:hAnsi="Helvetica" w:cs="Helvetica"/>
                  <w:color w:val="000000"/>
                  <w:sz w:val="22"/>
                  <w:szCs w:val="22"/>
                </w:rPr>
                <w:t>Generation time</w:t>
              </w:r>
            </w:ins>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49" w:author="Owen" w:date="2026-02-28T10:41:00Z" w16du:dateUtc="2026-02-28T09:41: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61288D"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1.62</w:t>
            </w:r>
          </w:p>
        </w:tc>
      </w:tr>
      <w:tr w:rsidR="009D19A3" w14:paraId="70AA5227" w14:textId="77777777">
        <w:trPr>
          <w:jc w:val="center"/>
          <w:trPrChange w:id="850" w:author="Owen" w:date="2026-02-28T10:41:00Z" w16du:dateUtc="2026-02-28T09:41:00Z">
            <w:trPr>
              <w:gridAfter w:val="0"/>
              <w:jc w:val="center"/>
            </w:trPr>
          </w:trPrChange>
        </w:trPr>
        <w:tc>
          <w:tcPr>
            <w:tcW w:w="34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51" w:author="Owen" w:date="2026-02-28T10:41:00Z" w16du:dateUtc="2026-02-28T09:41:00Z">
              <w:tcPr>
                <w:tcW w:w="3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F38087B"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commentRangeStart w:id="852"/>
            <w:del w:id="853" w:author="Owen" w:date="2026-02-28T10:41:00Z" w16du:dateUtc="2026-02-28T09:41:00Z">
              <w:r>
                <w:rPr>
                  <w:rFonts w:ascii="Helvetica" w:eastAsia="Helvetica" w:hAnsi="Helvetica" w:cs="Helvetica"/>
                  <w:color w:val="000000"/>
                  <w:sz w:val="22"/>
                  <w:szCs w:val="22"/>
                </w:rPr>
                <w:delText>pmature</w:delText>
              </w:r>
              <w:commentRangeEnd w:id="852"/>
              <w:r w:rsidR="00B01779">
                <w:rPr>
                  <w:rStyle w:val="CommentReference"/>
                  <w:rFonts w:ascii="Helvetica" w:eastAsia="Helvetica" w:hAnsi="Helvetica" w:cs="Helvetica"/>
                  <w:color w:val="000000"/>
                  <w:sz w:val="22"/>
                  <w:szCs w:val="22"/>
                </w:rPr>
                <w:commentReference w:id="852"/>
              </w:r>
            </w:del>
            <w:ins w:id="854" w:author="Owen" w:date="2026-02-28T10:41:00Z" w16du:dateUtc="2026-02-28T09:41:00Z">
              <w:r>
                <w:rPr>
                  <w:rFonts w:ascii="Helvetica" w:eastAsia="Helvetica" w:hAnsi="Helvetica" w:cs="Helvetica"/>
                  <w:color w:val="000000"/>
                  <w:sz w:val="22"/>
                  <w:szCs w:val="22"/>
                </w:rPr>
                <w:t>Probability of reaching maturity</w:t>
              </w:r>
            </w:ins>
          </w:p>
        </w:tc>
        <w:tc>
          <w:tcPr>
            <w:tcW w:w="32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55" w:author="Owen" w:date="2026-02-28T10:41:00Z" w16du:dateUtc="2026-02-28T09:41:00Z">
              <w:tcPr>
                <w:tcW w:w="3272"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3AA206A" w14:textId="77777777" w:rsidR="009D19A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del w:id="856" w:author="Owen" w:date="2026-02-28T10:41:00Z" w16du:dateUtc="2026-02-28T09:41:00Z">
              <w:r>
                <w:rPr>
                  <w:rFonts w:ascii="Helvetica" w:eastAsia="Helvetica" w:hAnsi="Helvetica" w:cs="Helvetica"/>
                  <w:color w:val="000000"/>
                  <w:sz w:val="22"/>
                  <w:szCs w:val="22"/>
                </w:rPr>
                <w:delText>59</w:delText>
              </w:r>
            </w:del>
            <w:ins w:id="857" w:author="Owen" w:date="2026-02-28T10:41:00Z" w16du:dateUtc="2026-02-28T09:41:00Z">
              <w:r>
                <w:rPr>
                  <w:rFonts w:ascii="Helvetica" w:eastAsia="Helvetica" w:hAnsi="Helvetica" w:cs="Helvetica"/>
                  <w:color w:val="000000"/>
                  <w:sz w:val="22"/>
                  <w:szCs w:val="22"/>
                </w:rPr>
                <w:t>58</w:t>
              </w:r>
            </w:ins>
          </w:p>
        </w:tc>
      </w:tr>
    </w:tbl>
    <w:p w14:paraId="511EA597" w14:textId="77777777" w:rsidR="009D19A3" w:rsidRDefault="00000000">
      <w:r>
        <w:br w:type="page"/>
      </w:r>
    </w:p>
    <w:p w14:paraId="1FC382A0" w14:textId="77777777" w:rsidR="009D19A3" w:rsidRDefault="00000000">
      <w:pPr>
        <w:pStyle w:val="Heading1"/>
      </w:pPr>
      <w:bookmarkStart w:id="858" w:name="figures"/>
      <w:bookmarkEnd w:id="815"/>
      <w:r>
        <w:lastRenderedPageBreak/>
        <w:t>Figures</w:t>
      </w:r>
    </w:p>
    <w:p w14:paraId="4EFF494D" w14:textId="77777777" w:rsidR="00F76C90" w:rsidRDefault="00000000">
      <w:pPr>
        <w:pStyle w:val="CaptionedFigure"/>
        <w:rPr>
          <w:del w:id="859" w:author="Owen" w:date="2026-02-28T10:41:00Z" w16du:dateUtc="2026-02-28T09:41:00Z"/>
        </w:rPr>
      </w:pPr>
      <w:del w:id="860" w:author="Owen" w:date="2026-02-28T10:41:00Z" w16du:dateUtc="2026-02-28T09:41:00Z">
        <w:r>
          <w:rPr>
            <w:noProof/>
          </w:rPr>
          <w:drawing>
            <wp:inline distT="0" distB="0" distL="0" distR="0" wp14:anchorId="413B19D8" wp14:editId="135B4FB5">
              <wp:extent cx="5943600" cy="1981199"/>
              <wp:effectExtent l="0" t="0" r="0" b="0"/>
              <wp:docPr id="52" name="Picture" descr="Figure 1: Sampling distributions of transition rates for the focal single-MPM example (Agrimonia eupatoria, population B). Point estimates are compared with bootstrap-based uncertainty distributions derived from observed transition counts, showing that several matrix elements are weakly estimated from finite samples."/>
              <wp:cNvGraphicFramePr/>
              <a:graphic xmlns:a="http://schemas.openxmlformats.org/drawingml/2006/main">
                <a:graphicData uri="http://schemas.openxmlformats.org/drawingml/2006/picture">
                  <pic:pic xmlns:pic="http://schemas.openxmlformats.org/drawingml/2006/picture">
                    <pic:nvPicPr>
                      <pic:cNvPr id="53" name="Picture" descr="../../figures/fig1_top.png"/>
                      <pic:cNvPicPr>
                        <a:picLocks noChangeAspect="1" noChangeArrowheads="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del>
    </w:p>
    <w:p w14:paraId="2A76F5C4" w14:textId="77777777" w:rsidR="009D19A3" w:rsidRDefault="00000000">
      <w:pPr>
        <w:pStyle w:val="CaptionedFigure"/>
        <w:rPr>
          <w:ins w:id="861" w:author="Owen" w:date="2026-02-28T10:41:00Z" w16du:dateUtc="2026-02-28T09:41:00Z"/>
        </w:rPr>
      </w:pPr>
      <w:ins w:id="862" w:author="Owen" w:date="2026-02-28T10:41:00Z" w16du:dateUtc="2026-02-28T09:41:00Z">
        <w:r>
          <w:rPr>
            <w:noProof/>
          </w:rPr>
          <w:drawing>
            <wp:inline distT="0" distB="0" distL="0" distR="0" wp14:anchorId="37F4524F" wp14:editId="33067F7C">
              <wp:extent cx="5943600" cy="1980267"/>
              <wp:effectExtent l="0" t="0" r="0" b="0"/>
              <wp:docPr id="57" name="Picture" descr="Figure 1: Sampling distributions of transition rates for the focal single-MPM example (Agrimonia eupatoria, population B), showing transition rates as reported in COMPADRE (A), the underlying transition counts used for estimation (B), and bootstrap-based sampling distributions (C). Together, these panels show that several matrix elements are weakly estimated from finite samples."/>
              <wp:cNvGraphicFramePr/>
              <a:graphic xmlns:a="http://schemas.openxmlformats.org/drawingml/2006/main">
                <a:graphicData uri="http://schemas.openxmlformats.org/drawingml/2006/picture">
                  <pic:pic xmlns:pic="http://schemas.openxmlformats.org/drawingml/2006/picture">
                    <pic:nvPicPr>
                      <pic:cNvPr id="58" name="Picture" descr="../../figures/Figure_1_transition_rates_single_mpm.png"/>
                      <pic:cNvPicPr>
                        <a:picLocks noChangeAspect="1" noChangeArrowheads="1"/>
                      </pic:cNvPicPr>
                    </pic:nvPicPr>
                    <pic:blipFill>
                      <a:blip r:embed="rId14"/>
                      <a:stretch>
                        <a:fillRect/>
                      </a:stretch>
                    </pic:blipFill>
                    <pic:spPr bwMode="auto">
                      <a:xfrm>
                        <a:off x="0" y="0"/>
                        <a:ext cx="5943600" cy="1980267"/>
                      </a:xfrm>
                      <a:prstGeom prst="rect">
                        <a:avLst/>
                      </a:prstGeom>
                      <a:noFill/>
                      <a:ln w="9525">
                        <a:noFill/>
                        <a:headEnd/>
                        <a:tailEnd/>
                      </a:ln>
                    </pic:spPr>
                  </pic:pic>
                </a:graphicData>
              </a:graphic>
            </wp:inline>
          </w:drawing>
        </w:r>
      </w:ins>
    </w:p>
    <w:p w14:paraId="30BF182D" w14:textId="77777777" w:rsidR="009D19A3" w:rsidRDefault="00000000">
      <w:pPr>
        <w:pStyle w:val="ImageCaption"/>
      </w:pPr>
      <w:bookmarkStart w:id="863" w:name="fig:fig-main-1a"/>
      <w:bookmarkEnd w:id="863"/>
      <w:r>
        <w:t>Figure 1: Sampling distributions of transition rates for the focal single-MPM example (</w:t>
      </w:r>
      <w:r>
        <w:rPr>
          <w:iCs/>
        </w:rPr>
        <w:t>Agrimonia eupatoria</w:t>
      </w:r>
      <w:r>
        <w:t>, population B</w:t>
      </w:r>
      <w:del w:id="864" w:author="Owen" w:date="2026-02-28T10:41:00Z" w16du:dateUtc="2026-02-28T09:41:00Z">
        <w:r>
          <w:delText xml:space="preserve">). </w:delText>
        </w:r>
        <w:commentRangeStart w:id="865"/>
        <w:r>
          <w:delText>Point estimates are compared with</w:delText>
        </w:r>
      </w:del>
      <w:ins w:id="866" w:author="Owen" w:date="2026-02-28T10:41:00Z" w16du:dateUtc="2026-02-28T09:41:00Z">
        <w:r>
          <w:t>), showing transition rates as reported in COMPADRE (A), the underlying transition counts used for estimation (B), and</w:t>
        </w:r>
      </w:ins>
      <w:r>
        <w:t xml:space="preserve"> bootstrap-based </w:t>
      </w:r>
      <w:del w:id="867" w:author="Owen" w:date="2026-02-28T10:41:00Z" w16du:dateUtc="2026-02-28T09:41:00Z">
        <w:r>
          <w:delText>uncertainty</w:delText>
        </w:r>
      </w:del>
      <w:ins w:id="868" w:author="Owen" w:date="2026-02-28T10:41:00Z" w16du:dateUtc="2026-02-28T09:41:00Z">
        <w:r>
          <w:t>sampling</w:t>
        </w:r>
      </w:ins>
      <w:r>
        <w:t xml:space="preserve"> distributions </w:t>
      </w:r>
      <w:del w:id="869" w:author="Owen" w:date="2026-02-28T10:41:00Z" w16du:dateUtc="2026-02-28T09:41:00Z">
        <w:r>
          <w:delText>derived from observed transition counts, showing</w:delText>
        </w:r>
      </w:del>
      <w:ins w:id="870" w:author="Owen" w:date="2026-02-28T10:41:00Z" w16du:dateUtc="2026-02-28T09:41:00Z">
        <w:r>
          <w:t>(C). Together, these panels show</w:t>
        </w:r>
      </w:ins>
      <w:r>
        <w:t xml:space="preserve"> that several matrix elements are weakly estimated from finite samples.</w:t>
      </w:r>
      <w:commentRangeEnd w:id="865"/>
      <w:r w:rsidR="001A070E">
        <w:rPr>
          <w:rStyle w:val="CommentReference"/>
          <w:sz w:val="24"/>
          <w:szCs w:val="24"/>
        </w:rPr>
        <w:commentReference w:id="865"/>
      </w:r>
    </w:p>
    <w:p w14:paraId="2E0F4420" w14:textId="77777777" w:rsidR="009D19A3" w:rsidRDefault="00000000">
      <w:r>
        <w:br w:type="page"/>
      </w:r>
    </w:p>
    <w:p w14:paraId="1BA00B18" w14:textId="77777777" w:rsidR="00F76C90" w:rsidRDefault="00000000">
      <w:pPr>
        <w:pStyle w:val="CaptionedFigure"/>
        <w:rPr>
          <w:del w:id="871" w:author="Owen" w:date="2026-02-28T10:41:00Z" w16du:dateUtc="2026-02-28T09:41:00Z"/>
        </w:rPr>
      </w:pPr>
      <w:del w:id="872" w:author="Owen" w:date="2026-02-28T10:41:00Z" w16du:dateUtc="2026-02-28T09:41:00Z">
        <w:r>
          <w:rPr>
            <w:noProof/>
          </w:rPr>
          <w:lastRenderedPageBreak/>
          <w:drawing>
            <wp:inline distT="0" distB="0" distL="0" distR="0" wp14:anchorId="310D9D3C" wp14:editId="7255CF66">
              <wp:extent cx="5943600" cy="2447364"/>
              <wp:effectExtent l="0" t="0" r="0" b="0"/>
              <wp:docPr id="56" name="Picture" descr="Figure 2: Sampling distributions of demographic quantities derived from the focal single MPM. Uncertainty in transition rates propagates to substantial uncertainty in derived parameters, with the largest spread in quantities that depend on long-term survivorship and reproduction."/>
              <wp:cNvGraphicFramePr/>
              <a:graphic xmlns:a="http://schemas.openxmlformats.org/drawingml/2006/main">
                <a:graphicData uri="http://schemas.openxmlformats.org/drawingml/2006/picture">
                  <pic:pic xmlns:pic="http://schemas.openxmlformats.org/drawingml/2006/picture">
                    <pic:nvPicPr>
                      <pic:cNvPr id="57" name="Picture" descr="../../figures/fig1_bottom.png"/>
                      <pic:cNvPicPr>
                        <a:picLocks noChangeAspect="1" noChangeArrowheads="1"/>
                      </pic:cNvPicPr>
                    </pic:nvPicPr>
                    <pic:blipFill>
                      <a:blip r:embed="rId15"/>
                      <a:stretch>
                        <a:fillRect/>
                      </a:stretch>
                    </pic:blipFill>
                    <pic:spPr bwMode="auto">
                      <a:xfrm>
                        <a:off x="0" y="0"/>
                        <a:ext cx="5943600" cy="2447364"/>
                      </a:xfrm>
                      <a:prstGeom prst="rect">
                        <a:avLst/>
                      </a:prstGeom>
                      <a:noFill/>
                      <a:ln w="9525">
                        <a:noFill/>
                        <a:headEnd/>
                        <a:tailEnd/>
                      </a:ln>
                    </pic:spPr>
                  </pic:pic>
                </a:graphicData>
              </a:graphic>
            </wp:inline>
          </w:drawing>
        </w:r>
      </w:del>
    </w:p>
    <w:p w14:paraId="1AB547EF" w14:textId="77777777" w:rsidR="009D19A3" w:rsidRDefault="00000000">
      <w:pPr>
        <w:pStyle w:val="CaptionedFigure"/>
        <w:rPr>
          <w:ins w:id="873" w:author="Owen" w:date="2026-02-28T10:41:00Z" w16du:dateUtc="2026-02-28T09:41:00Z"/>
        </w:rPr>
      </w:pPr>
      <w:ins w:id="874" w:author="Owen" w:date="2026-02-28T10:41:00Z" w16du:dateUtc="2026-02-28T09:41:00Z">
        <w:r>
          <w:rPr>
            <w:noProof/>
          </w:rPr>
          <w:drawing>
            <wp:inline distT="0" distB="0" distL="0" distR="0" wp14:anchorId="1B558946" wp14:editId="3B7FF202">
              <wp:extent cx="5943600" cy="2444567"/>
              <wp:effectExtent l="0" t="0" r="0" b="0"/>
              <wp:docPr id="61" name="Picture" descr="Figure 2: Sampling distributions of demographic quantities derived from the focal single MPM, including population growth rate (λ), damping ratio (ρ), generation time (T), and life expectancy (l₀). Uncertainty in transition rates propagates to substantial uncertainty in these derived parameters, with the largest spread in quantities that depend on long-term survivorship and reproduction."/>
              <wp:cNvGraphicFramePr/>
              <a:graphic xmlns:a="http://schemas.openxmlformats.org/drawingml/2006/main">
                <a:graphicData uri="http://schemas.openxmlformats.org/drawingml/2006/picture">
                  <pic:pic xmlns:pic="http://schemas.openxmlformats.org/drawingml/2006/picture">
                    <pic:nvPicPr>
                      <pic:cNvPr id="62" name="Picture" descr="../../figures/Figure_2_derived_parameters_single_mpm.png"/>
                      <pic:cNvPicPr>
                        <a:picLocks noChangeAspect="1" noChangeArrowheads="1"/>
                      </pic:cNvPicPr>
                    </pic:nvPicPr>
                    <pic:blipFill>
                      <a:blip r:embed="rId16"/>
                      <a:stretch>
                        <a:fillRect/>
                      </a:stretch>
                    </pic:blipFill>
                    <pic:spPr bwMode="auto">
                      <a:xfrm>
                        <a:off x="0" y="0"/>
                        <a:ext cx="5943600" cy="2444567"/>
                      </a:xfrm>
                      <a:prstGeom prst="rect">
                        <a:avLst/>
                      </a:prstGeom>
                      <a:noFill/>
                      <a:ln w="9525">
                        <a:noFill/>
                        <a:headEnd/>
                        <a:tailEnd/>
                      </a:ln>
                    </pic:spPr>
                  </pic:pic>
                </a:graphicData>
              </a:graphic>
            </wp:inline>
          </w:drawing>
        </w:r>
      </w:ins>
    </w:p>
    <w:p w14:paraId="37955A2A" w14:textId="77777777" w:rsidR="009D19A3" w:rsidRDefault="00000000">
      <w:pPr>
        <w:pStyle w:val="ImageCaption"/>
      </w:pPr>
      <w:bookmarkStart w:id="875" w:name="fig:fig-main-1b"/>
      <w:bookmarkEnd w:id="875"/>
      <w:r>
        <w:t>Figure 2: Sampling distributions of demographic quantities derived from the focal single MPM</w:t>
      </w:r>
      <w:del w:id="876" w:author="Owen" w:date="2026-02-28T10:41:00Z" w16du:dateUtc="2026-02-28T09:41:00Z">
        <w:r>
          <w:delText>.</w:delText>
        </w:r>
      </w:del>
      <w:ins w:id="877" w:author="Owen" w:date="2026-02-28T10:41:00Z" w16du:dateUtc="2026-02-28T09:41:00Z">
        <w:r>
          <w:t>, including population growth rate (λ), damping ratio (ρ), generation time (T), and life expectancy (l₀).</w:t>
        </w:r>
      </w:ins>
      <w:r>
        <w:t xml:space="preserve"> Uncertainty in transition rates propagates to substantial uncertainty in</w:t>
      </w:r>
      <w:ins w:id="878" w:author="Owen" w:date="2026-02-28T10:41:00Z" w16du:dateUtc="2026-02-28T09:41:00Z">
        <w:r>
          <w:t xml:space="preserve"> these</w:t>
        </w:r>
      </w:ins>
      <w:r>
        <w:t xml:space="preserve"> derived parameters, with the largest spread in quantities that depend on long-term survivorship and reproduction.</w:t>
      </w:r>
    </w:p>
    <w:p w14:paraId="77B0DBE4" w14:textId="77777777" w:rsidR="009D19A3" w:rsidRDefault="00000000">
      <w:r>
        <w:br w:type="page"/>
      </w:r>
    </w:p>
    <w:p w14:paraId="66D9DAA1" w14:textId="77777777" w:rsidR="00F76C90" w:rsidRDefault="00000000">
      <w:pPr>
        <w:pStyle w:val="CaptionedFigure"/>
        <w:rPr>
          <w:del w:id="879" w:author="Owen" w:date="2026-02-28T10:41:00Z" w16du:dateUtc="2026-02-28T09:41:00Z"/>
        </w:rPr>
      </w:pPr>
      <w:del w:id="880" w:author="Owen" w:date="2026-02-28T10:41:00Z" w16du:dateUtc="2026-02-28T09:41:00Z">
        <w:r>
          <w:rPr>
            <w:noProof/>
          </w:rPr>
          <w:lastRenderedPageBreak/>
          <w:drawing>
            <wp:inline distT="0" distB="0" distL="0" distR="0" wp14:anchorId="61027CA1" wp14:editId="37742101">
              <wp:extent cx="5046020" cy="6880936"/>
              <wp:effectExtent l="0" t="0" r="0" b="0"/>
              <wp:docPr id="60" name="Picture" descr="Figure 3: Case study 1 comparison of point estimates versus sampling-distribution summaries for population-level life expectancy and shape. Distributions are shown for estimates derived directly from matrix point estimates and for uncertainty-aware summaries, showing systematic shifts and shrinkage in extreme values when sampling uncertainty is propagated."/>
              <wp:cNvGraphicFramePr/>
              <a:graphic xmlns:a="http://schemas.openxmlformats.org/drawingml/2006/main">
                <a:graphicData uri="http://schemas.openxmlformats.org/drawingml/2006/picture">
                  <pic:pic xmlns:pic="http://schemas.openxmlformats.org/drawingml/2006/picture">
                    <pic:nvPicPr>
                      <pic:cNvPr id="61" name="Picture" descr="../../figures/fig2_shape_l0_distributions.png"/>
                      <pic:cNvPicPr>
                        <a:picLocks noChangeAspect="1" noChangeArrowheads="1"/>
                      </pic:cNvPicPr>
                    </pic:nvPicPr>
                    <pic:blipFill>
                      <a:blip r:embed="rId17"/>
                      <a:stretch>
                        <a:fillRect/>
                      </a:stretch>
                    </pic:blipFill>
                    <pic:spPr bwMode="auto">
                      <a:xfrm>
                        <a:off x="0" y="0"/>
                        <a:ext cx="5046020" cy="6880936"/>
                      </a:xfrm>
                      <a:prstGeom prst="rect">
                        <a:avLst/>
                      </a:prstGeom>
                      <a:noFill/>
                      <a:ln w="9525">
                        <a:noFill/>
                        <a:headEnd/>
                        <a:tailEnd/>
                      </a:ln>
                    </pic:spPr>
                  </pic:pic>
                </a:graphicData>
              </a:graphic>
            </wp:inline>
          </w:drawing>
        </w:r>
      </w:del>
    </w:p>
    <w:p w14:paraId="56F0A37A" w14:textId="77777777" w:rsidR="009D19A3" w:rsidRDefault="00000000">
      <w:pPr>
        <w:pStyle w:val="CaptionedFigure"/>
        <w:rPr>
          <w:ins w:id="881" w:author="Owen" w:date="2026-02-28T10:41:00Z" w16du:dateUtc="2026-02-28T09:41:00Z"/>
        </w:rPr>
      </w:pPr>
      <w:ins w:id="882" w:author="Owen" w:date="2026-02-28T10:41:00Z" w16du:dateUtc="2026-02-28T09:41:00Z">
        <w:r>
          <w:rPr>
            <w:noProof/>
          </w:rPr>
          <w:drawing>
            <wp:inline distT="0" distB="0" distL="0" distR="0" wp14:anchorId="36741DAE" wp14:editId="1FA365B8">
              <wp:extent cx="3247802" cy="4440497"/>
              <wp:effectExtent l="0" t="0" r="0" b="0"/>
              <wp:docPr id="65" name="Picture" descr="Figure 3: Analysis 1 comparison of point estimates versus sampling-distribution summaries for population-level life expectancy and shape. Panel A shows mortality-trajectory shape, and Panel B shows mature life expectancy. In each panel, distributions are shown for estimates derived directly from matrix point estimates and for uncertainty-aware summaries, showing systematic shifts and shrinkage in extreme values when sampling uncertainty is propagated."/>
              <wp:cNvGraphicFramePr/>
              <a:graphic xmlns:a="http://schemas.openxmlformats.org/drawingml/2006/main">
                <a:graphicData uri="http://schemas.openxmlformats.org/drawingml/2006/picture">
                  <pic:pic xmlns:pic="http://schemas.openxmlformats.org/drawingml/2006/picture">
                    <pic:nvPicPr>
                      <pic:cNvPr id="66" name="Picture" descr="../../figures/Figure_3_analysis1_point_vs_sampling_distributions.png"/>
                      <pic:cNvPicPr>
                        <a:picLocks noChangeAspect="1" noChangeArrowheads="1"/>
                      </pic:cNvPicPr>
                    </pic:nvPicPr>
                    <pic:blipFill>
                      <a:blip r:embed="rId18"/>
                      <a:stretch>
                        <a:fillRect/>
                      </a:stretch>
                    </pic:blipFill>
                    <pic:spPr bwMode="auto">
                      <a:xfrm>
                        <a:off x="0" y="0"/>
                        <a:ext cx="3247802" cy="4440497"/>
                      </a:xfrm>
                      <a:prstGeom prst="rect">
                        <a:avLst/>
                      </a:prstGeom>
                      <a:noFill/>
                      <a:ln w="9525">
                        <a:noFill/>
                        <a:headEnd/>
                        <a:tailEnd/>
                      </a:ln>
                    </pic:spPr>
                  </pic:pic>
                </a:graphicData>
              </a:graphic>
            </wp:inline>
          </w:drawing>
        </w:r>
      </w:ins>
    </w:p>
    <w:p w14:paraId="68BC5D81" w14:textId="77777777" w:rsidR="009D19A3" w:rsidRDefault="00000000">
      <w:pPr>
        <w:pStyle w:val="ImageCaption"/>
      </w:pPr>
      <w:bookmarkStart w:id="883" w:name="fig:fig-main-2"/>
      <w:bookmarkEnd w:id="883"/>
      <w:r>
        <w:t xml:space="preserve">Figure 3: </w:t>
      </w:r>
      <w:del w:id="884" w:author="Owen" w:date="2026-02-28T10:41:00Z" w16du:dateUtc="2026-02-28T09:41:00Z">
        <w:r>
          <w:delText>Case study</w:delText>
        </w:r>
      </w:del>
      <w:ins w:id="885" w:author="Owen" w:date="2026-02-28T10:41:00Z" w16du:dateUtc="2026-02-28T09:41:00Z">
        <w:r>
          <w:t>Analysis</w:t>
        </w:r>
      </w:ins>
      <w:r>
        <w:t xml:space="preserve"> 1 comparison of point estimates versus sampling-distribution summaries for population-level life expectancy and shape. </w:t>
      </w:r>
      <w:del w:id="886" w:author="Owen" w:date="2026-02-28T10:41:00Z" w16du:dateUtc="2026-02-28T09:41:00Z">
        <w:r>
          <w:delText>Distributions</w:delText>
        </w:r>
      </w:del>
      <w:ins w:id="887" w:author="Owen" w:date="2026-02-28T10:41:00Z" w16du:dateUtc="2026-02-28T09:41:00Z">
        <w:r>
          <w:t>Panel A shows mortality-trajectory shape, and Panel B shows mature life expectancy. In each panel, distributions</w:t>
        </w:r>
      </w:ins>
      <w:r>
        <w:t xml:space="preserve"> are shown for estimates derived directly from matrix point estimates and for uncertainty-aware summaries, showing systematic shifts and shrinkage in extreme values when sampling uncertainty is propagated.</w:t>
      </w:r>
    </w:p>
    <w:p w14:paraId="1D5C0411" w14:textId="77777777" w:rsidR="009D19A3" w:rsidRDefault="00000000">
      <w:r>
        <w:br w:type="page"/>
      </w:r>
    </w:p>
    <w:p w14:paraId="6C88A936" w14:textId="77777777" w:rsidR="00F76C90" w:rsidRDefault="00000000">
      <w:pPr>
        <w:pStyle w:val="CaptionedFigure"/>
        <w:rPr>
          <w:del w:id="888" w:author="Owen" w:date="2026-02-28T10:41:00Z" w16du:dateUtc="2026-02-28T09:41:00Z"/>
        </w:rPr>
      </w:pPr>
      <w:del w:id="889" w:author="Owen" w:date="2026-02-28T10:41:00Z" w16du:dateUtc="2026-02-28T09:41:00Z">
        <w:r>
          <w:rPr>
            <w:noProof/>
          </w:rPr>
          <w:lastRenderedPageBreak/>
          <w:drawing>
            <wp:inline distT="0" distB="0" distL="0" distR="0" wp14:anchorId="7D22E825" wp14:editId="3F30C9E7">
              <wp:extent cx="5943600" cy="2936837"/>
              <wp:effectExtent l="0" t="0" r="0" b="0"/>
              <wp:docPr id="64" name="Picture" descr="Figure 4: Case study 1 relationship between life expectancy and shape under models with and without uncertainty propagation. Panel A shows data support after replacing point estimates with sampling-distribution summaries; panel B shows posterior distributions for the slope parameter (β). This figure shows that accounting for sampling uncertainty shifts posterior support towards a positive association."/>
              <wp:cNvGraphicFramePr/>
              <a:graphic xmlns:a="http://schemas.openxmlformats.org/drawingml/2006/main">
                <a:graphicData uri="http://schemas.openxmlformats.org/drawingml/2006/picture">
                  <pic:pic xmlns:pic="http://schemas.openxmlformats.org/drawingml/2006/picture">
                    <pic:nvPicPr>
                      <pic:cNvPr id="65" name="Picture" descr="../../figures/fig3_shape_l0_regression.png"/>
                      <pic:cNvPicPr>
                        <a:picLocks noChangeAspect="1" noChangeArrowheads="1"/>
                      </pic:cNvPicPr>
                    </pic:nvPicPr>
                    <pic:blipFill>
                      <a:blip r:embed="rId19"/>
                      <a:stretch>
                        <a:fillRect/>
                      </a:stretch>
                    </pic:blipFill>
                    <pic:spPr bwMode="auto">
                      <a:xfrm>
                        <a:off x="0" y="0"/>
                        <a:ext cx="5943600" cy="2936837"/>
                      </a:xfrm>
                      <a:prstGeom prst="rect">
                        <a:avLst/>
                      </a:prstGeom>
                      <a:noFill/>
                      <a:ln w="9525">
                        <a:noFill/>
                        <a:headEnd/>
                        <a:tailEnd/>
                      </a:ln>
                    </pic:spPr>
                  </pic:pic>
                </a:graphicData>
              </a:graphic>
            </wp:inline>
          </w:drawing>
        </w:r>
      </w:del>
    </w:p>
    <w:p w14:paraId="6E14D0B9" w14:textId="77777777" w:rsidR="009D19A3" w:rsidRDefault="00000000">
      <w:pPr>
        <w:pStyle w:val="CaptionedFigure"/>
        <w:rPr>
          <w:ins w:id="890" w:author="Owen" w:date="2026-02-28T10:41:00Z" w16du:dateUtc="2026-02-28T09:41:00Z"/>
        </w:rPr>
      </w:pPr>
      <w:ins w:id="891" w:author="Owen" w:date="2026-02-28T10:41:00Z" w16du:dateUtc="2026-02-28T09:41:00Z">
        <w:r>
          <w:rPr>
            <w:noProof/>
          </w:rPr>
          <w:drawing>
            <wp:inline distT="0" distB="0" distL="0" distR="0" wp14:anchorId="5A81FE96" wp14:editId="4810A9EB">
              <wp:extent cx="5943600" cy="2939634"/>
              <wp:effectExtent l="0" t="0" r="0" b="0"/>
              <wp:docPr id="69" name="Picture" descr="Figure 4: Analysis 1 relationship between life expectancy and shape under models with and without sampling uncertainty propagation. In panel A, solid points show the point-estimate model. In the uncertainty-aware model, faint solid points show those same point estimates for reference, while crosses are centred on sampling-distribution medians with horizontal and vertical bars showing 95% intervals. The displacement between faint points and crosses indicates that propagated sampling distributions can shift central tendency away from plug-in point estimates, consistent with the offsets between dashed lines and density peaks in Figure 3. Panel B shows posterior distributions for the slope parameter (β). This figure shows that accounting for sampling uncertainty shifts posterior support towards a positive association."/>
              <wp:cNvGraphicFramePr/>
              <a:graphic xmlns:a="http://schemas.openxmlformats.org/drawingml/2006/main">
                <a:graphicData uri="http://schemas.openxmlformats.org/drawingml/2006/picture">
                  <pic:pic xmlns:pic="http://schemas.openxmlformats.org/drawingml/2006/picture">
                    <pic:nvPicPr>
                      <pic:cNvPr id="70" name="Picture" descr="../../figures/Figure_4_analysis1_life_expectancy_shape_relationship.png"/>
                      <pic:cNvPicPr>
                        <a:picLocks noChangeAspect="1" noChangeArrowheads="1"/>
                      </pic:cNvPicPr>
                    </pic:nvPicPr>
                    <pic:blipFill>
                      <a:blip r:embed="rId20"/>
                      <a:stretch>
                        <a:fillRect/>
                      </a:stretch>
                    </pic:blipFill>
                    <pic:spPr bwMode="auto">
                      <a:xfrm>
                        <a:off x="0" y="0"/>
                        <a:ext cx="5943600" cy="2939634"/>
                      </a:xfrm>
                      <a:prstGeom prst="rect">
                        <a:avLst/>
                      </a:prstGeom>
                      <a:noFill/>
                      <a:ln w="9525">
                        <a:noFill/>
                        <a:headEnd/>
                        <a:tailEnd/>
                      </a:ln>
                    </pic:spPr>
                  </pic:pic>
                </a:graphicData>
              </a:graphic>
            </wp:inline>
          </w:drawing>
        </w:r>
      </w:ins>
    </w:p>
    <w:p w14:paraId="2F982D2A" w14:textId="77777777" w:rsidR="009D19A3" w:rsidRDefault="00000000">
      <w:pPr>
        <w:pStyle w:val="ImageCaption"/>
      </w:pPr>
      <w:bookmarkStart w:id="892" w:name="fig:fig-main-3"/>
      <w:bookmarkEnd w:id="892"/>
      <w:r>
        <w:t xml:space="preserve">Figure 4: </w:t>
      </w:r>
      <w:del w:id="893" w:author="Owen" w:date="2026-02-28T10:41:00Z" w16du:dateUtc="2026-02-28T09:41:00Z">
        <w:r>
          <w:delText>Case study</w:delText>
        </w:r>
      </w:del>
      <w:ins w:id="894" w:author="Owen" w:date="2026-02-28T10:41:00Z" w16du:dateUtc="2026-02-28T09:41:00Z">
        <w:r>
          <w:t>Analysis</w:t>
        </w:r>
      </w:ins>
      <w:r>
        <w:t xml:space="preserve"> 1 relationship between life expectancy and shape under models with and without sampling uncertainty propagation. </w:t>
      </w:r>
      <w:commentRangeStart w:id="895"/>
      <w:del w:id="896" w:author="Owen" w:date="2026-02-28T10:41:00Z" w16du:dateUtc="2026-02-28T09:41:00Z">
        <w:r>
          <w:delText>Panel A</w:delText>
        </w:r>
        <w:commentRangeEnd w:id="895"/>
        <w:r w:rsidR="00612E62">
          <w:rPr>
            <w:rStyle w:val="CommentReference"/>
            <w:sz w:val="24"/>
            <w:szCs w:val="24"/>
          </w:rPr>
          <w:commentReference w:id="895"/>
        </w:r>
        <w:r>
          <w:delText xml:space="preserve"> shows data support after replacing point estimates with sampling-distribution summaries</w:delText>
        </w:r>
        <w:r w:rsidR="00612E62">
          <w:delText>.</w:delText>
        </w:r>
      </w:del>
      <w:ins w:id="897" w:author="Owen" w:date="2026-02-28T10:41:00Z" w16du:dateUtc="2026-02-28T09:41:00Z">
        <w:r>
          <w:t>In panel A, solid points show the point-estimate model. In the uncertainty-aware model, faint solid points show those same point estimates for reference, while crosses are centred on sampling-distribution medians with horizontal and vertical bars showing 95% intervals. The displacement between faint points and crosses indicates that propagated sampling distributions can shift central tendency away from plug-in point estimates, consistent with the offsets between dashed lines and density peaks in Figure 3.</w:t>
        </w:r>
      </w:ins>
      <w:r>
        <w:t xml:space="preserve"> Panel B shows posterior distributions for the slope parameter (β). This figure shows that accounting for sampling uncertainty shifts posterior support towards a positive association.</w:t>
      </w:r>
    </w:p>
    <w:p w14:paraId="7C096392" w14:textId="77777777" w:rsidR="009D19A3" w:rsidRDefault="00000000">
      <w:r>
        <w:br w:type="page"/>
      </w:r>
    </w:p>
    <w:p w14:paraId="37559696" w14:textId="77777777" w:rsidR="00F76C90" w:rsidRDefault="00000000">
      <w:pPr>
        <w:pStyle w:val="CaptionedFigure"/>
        <w:rPr>
          <w:del w:id="898" w:author="Owen" w:date="2026-02-28T10:41:00Z" w16du:dateUtc="2026-02-28T09:41:00Z"/>
        </w:rPr>
      </w:pPr>
      <w:commentRangeStart w:id="899"/>
      <w:del w:id="900" w:author="Owen" w:date="2026-02-28T10:41:00Z" w16du:dateUtc="2026-02-28T09:41:00Z">
        <w:r>
          <w:rPr>
            <w:noProof/>
          </w:rPr>
          <w:lastRenderedPageBreak/>
          <w:drawing>
            <wp:inline distT="0" distB="0" distL="0" distR="0" wp14:anchorId="4DBE8380" wp14:editId="20C7A483">
              <wp:extent cx="5734113" cy="4128561"/>
              <wp:effectExtent l="0" t="0" r="0" b="0"/>
              <wp:docPr id="68" name="Picture" descr="Figure 5: Case study 2 climate effects on recruitment in Silene spaldingii. Monthly-lag and spring-temperature models are shown for both point-estimate and uncertainty-aware formulations; posterior coefficient estimates and interval widths are similar across formulations, showing limited sensitivity of this analysis to transition-rate sampling uncertainty."/>
              <wp:cNvGraphicFramePr/>
              <a:graphic xmlns:a="http://schemas.openxmlformats.org/drawingml/2006/main">
                <a:graphicData uri="http://schemas.openxmlformats.org/drawingml/2006/picture">
                  <pic:pic xmlns:pic="http://schemas.openxmlformats.org/drawingml/2006/picture">
                    <pic:nvPicPr>
                      <pic:cNvPr id="69" name="Picture" descr="../../figures/clim.png"/>
                      <pic:cNvPicPr>
                        <a:picLocks noChangeAspect="1" noChangeArrowheads="1"/>
                      </pic:cNvPicPr>
                    </pic:nvPicPr>
                    <pic:blipFill>
                      <a:blip r:embed="rId21"/>
                      <a:stretch>
                        <a:fillRect/>
                      </a:stretch>
                    </pic:blipFill>
                    <pic:spPr bwMode="auto">
                      <a:xfrm>
                        <a:off x="0" y="0"/>
                        <a:ext cx="5734113" cy="4128561"/>
                      </a:xfrm>
                      <a:prstGeom prst="rect">
                        <a:avLst/>
                      </a:prstGeom>
                      <a:noFill/>
                      <a:ln w="9525">
                        <a:noFill/>
                        <a:headEnd/>
                        <a:tailEnd/>
                      </a:ln>
                    </pic:spPr>
                  </pic:pic>
                </a:graphicData>
              </a:graphic>
            </wp:inline>
          </w:drawing>
        </w:r>
        <w:commentRangeEnd w:id="899"/>
        <w:r w:rsidR="007D66B3">
          <w:rPr>
            <w:rStyle w:val="CommentReference"/>
            <w:sz w:val="24"/>
            <w:szCs w:val="24"/>
          </w:rPr>
          <w:commentReference w:id="899"/>
        </w:r>
      </w:del>
    </w:p>
    <w:p w14:paraId="0F3DC48A" w14:textId="77777777" w:rsidR="009D19A3" w:rsidRDefault="00000000">
      <w:pPr>
        <w:pStyle w:val="CaptionedFigure"/>
        <w:rPr>
          <w:ins w:id="901" w:author="Owen" w:date="2026-02-28T10:41:00Z" w16du:dateUtc="2026-02-28T09:41:00Z"/>
        </w:rPr>
      </w:pPr>
      <w:ins w:id="902" w:author="Owen" w:date="2026-02-28T10:41:00Z" w16du:dateUtc="2026-02-28T09:41:00Z">
        <w:r>
          <w:rPr>
            <w:noProof/>
          </w:rPr>
          <w:drawing>
            <wp:inline distT="0" distB="0" distL="0" distR="0" wp14:anchorId="425365A7" wp14:editId="146F83DF">
              <wp:extent cx="3247802" cy="4694327"/>
              <wp:effectExtent l="0" t="0" r="0" b="0"/>
              <wp:docPr id="73" name="Picture" descr="Figure 5: Analysis 2 climate effects on recruitment in Silene spaldingii. Monthly-lag and spring-temperature models are shown for both point-estimate and uncertainty-aware formulations; posterior coefficient estimates and interval widths are similar across formulations, showing limited sensitivity of this analysis to transition-rate sampling uncertainty."/>
              <wp:cNvGraphicFramePr/>
              <a:graphic xmlns:a="http://schemas.openxmlformats.org/drawingml/2006/main">
                <a:graphicData uri="http://schemas.openxmlformats.org/drawingml/2006/picture">
                  <pic:pic xmlns:pic="http://schemas.openxmlformats.org/drawingml/2006/picture">
                    <pic:nvPicPr>
                      <pic:cNvPr id="74" name="Picture" descr="../../figures/Figure_5_analysis2_climate_effects_recruitment.png"/>
                      <pic:cNvPicPr>
                        <a:picLocks noChangeAspect="1" noChangeArrowheads="1"/>
                      </pic:cNvPicPr>
                    </pic:nvPicPr>
                    <pic:blipFill>
                      <a:blip r:embed="rId22"/>
                      <a:stretch>
                        <a:fillRect/>
                      </a:stretch>
                    </pic:blipFill>
                    <pic:spPr bwMode="auto">
                      <a:xfrm>
                        <a:off x="0" y="0"/>
                        <a:ext cx="3247802" cy="4694327"/>
                      </a:xfrm>
                      <a:prstGeom prst="rect">
                        <a:avLst/>
                      </a:prstGeom>
                      <a:noFill/>
                      <a:ln w="9525">
                        <a:noFill/>
                        <a:headEnd/>
                        <a:tailEnd/>
                      </a:ln>
                    </pic:spPr>
                  </pic:pic>
                </a:graphicData>
              </a:graphic>
            </wp:inline>
          </w:drawing>
        </w:r>
      </w:ins>
    </w:p>
    <w:p w14:paraId="4FA99635" w14:textId="77777777" w:rsidR="009D19A3" w:rsidRDefault="00000000">
      <w:pPr>
        <w:pStyle w:val="ImageCaption"/>
      </w:pPr>
      <w:bookmarkStart w:id="903" w:name="fig:fig-main-4"/>
      <w:bookmarkEnd w:id="903"/>
      <w:r>
        <w:t xml:space="preserve">Figure 5: </w:t>
      </w:r>
      <w:del w:id="904" w:author="Owen" w:date="2026-02-28T10:41:00Z" w16du:dateUtc="2026-02-28T09:41:00Z">
        <w:r>
          <w:delText>Case study</w:delText>
        </w:r>
      </w:del>
      <w:ins w:id="905" w:author="Owen" w:date="2026-02-28T10:41:00Z" w16du:dateUtc="2026-02-28T09:41:00Z">
        <w:r>
          <w:t>Analysis</w:t>
        </w:r>
      </w:ins>
      <w:r>
        <w:t xml:space="preserve"> 2 climate effects on recruitment in </w:t>
      </w:r>
      <w:r>
        <w:rPr>
          <w:iCs/>
        </w:rPr>
        <w:t>Silene spaldingii</w:t>
      </w:r>
      <w:r>
        <w:t>. Monthly-lag and spring-temperature models are shown for both point-estimate and uncertainty-aware formulations; posterior coefficient estimates and interval widths are similar across formulations, showing limited sensitivity of this analysis to transition-rate sampling uncertainty.</w:t>
      </w:r>
      <w:bookmarkEnd w:id="858"/>
    </w:p>
    <w:sectPr w:rsidR="009D19A3">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Emily Simmonds" w:date="2026-02-24T08:56:00Z" w:initials="ES">
    <w:p w14:paraId="6B2DC480" w14:textId="77777777" w:rsidR="00F830E9" w:rsidRDefault="00F830E9" w:rsidP="00F830E9">
      <w:r>
        <w:rPr>
          <w:rStyle w:val="CommentReference"/>
        </w:rPr>
        <w:annotationRef/>
      </w:r>
      <w:r>
        <w:rPr>
          <w:sz w:val="20"/>
          <w:szCs w:val="20"/>
        </w:rPr>
        <w:t xml:space="preserve">I like how this sounds, but I'm going to be boring and say we are actually talking about using 'published results' because if we had all the data, there wouldn't be the issues brought up in this paper. </w:t>
      </w:r>
    </w:p>
  </w:comment>
  <w:comment w:id="19" w:author="Emily Simmonds" w:date="2026-02-24T08:59:00Z" w:initials="ES">
    <w:p w14:paraId="3191E2A7" w14:textId="77777777" w:rsidR="00C86A9B" w:rsidRDefault="00C86A9B" w:rsidP="00C86A9B">
      <w:r>
        <w:rPr>
          <w:rStyle w:val="CommentReference"/>
        </w:rPr>
        <w:annotationRef/>
      </w:r>
      <w:r>
        <w:rPr>
          <w:sz w:val="20"/>
          <w:szCs w:val="20"/>
        </w:rPr>
        <w:t xml:space="preserve">I think this leaves on open question as to 'why'. It seems that it is because they are not reported, despite being accounted for. Wonder if we can succinctly bring that out. </w:t>
      </w:r>
    </w:p>
    <w:p w14:paraId="44B0DBB6" w14:textId="77777777" w:rsidR="00C86A9B" w:rsidRDefault="00C86A9B" w:rsidP="00C86A9B"/>
    <w:p w14:paraId="7A6C3831" w14:textId="77777777" w:rsidR="00C86A9B" w:rsidRDefault="00C86A9B" w:rsidP="00C86A9B">
      <w:r>
        <w:rPr>
          <w:sz w:val="20"/>
          <w:szCs w:val="20"/>
        </w:rPr>
        <w:t>e.g. "almost always account for sampling uncertainty in their own analyses, but do not always report it"</w:t>
      </w:r>
    </w:p>
  </w:comment>
  <w:comment w:id="20" w:author="Emily Simmonds" w:date="2026-02-24T08:59:00Z" w:initials="ES">
    <w:p w14:paraId="7759ECCE" w14:textId="77777777" w:rsidR="00C86A9B" w:rsidRDefault="00C86A9B" w:rsidP="00C86A9B">
      <w:r>
        <w:rPr>
          <w:rStyle w:val="CommentReference"/>
        </w:rPr>
        <w:annotationRef/>
      </w:r>
      <w:r>
        <w:rPr>
          <w:sz w:val="20"/>
          <w:szCs w:val="20"/>
        </w:rPr>
        <w:t>Then change, however, to therefore?</w:t>
      </w:r>
    </w:p>
  </w:comment>
  <w:comment w:id="21" w:author="Emily Simmonds" w:date="2026-02-24T08:59:00Z" w:initials="ES">
    <w:p w14:paraId="487DB6FF" w14:textId="77777777" w:rsidR="00C86A9B" w:rsidRDefault="00C86A9B" w:rsidP="00C86A9B">
      <w:r>
        <w:rPr>
          <w:rStyle w:val="CommentReference"/>
        </w:rPr>
        <w:annotationRef/>
      </w:r>
      <w:r>
        <w:rPr>
          <w:sz w:val="20"/>
          <w:szCs w:val="20"/>
        </w:rPr>
        <w:t>Unless the point we are making is that subsequent analyses ignore the information available?</w:t>
      </w:r>
    </w:p>
  </w:comment>
  <w:comment w:id="31" w:author="Emily Simmonds" w:date="2026-02-24T09:02:00Z" w:initials="ES">
    <w:p w14:paraId="532A1A3B" w14:textId="77777777" w:rsidR="00B564AB" w:rsidRDefault="00B564AB" w:rsidP="00B564AB">
      <w:r>
        <w:rPr>
          <w:rStyle w:val="CommentReference"/>
        </w:rPr>
        <w:annotationRef/>
      </w:r>
      <w:r>
        <w:rPr>
          <w:sz w:val="20"/>
          <w:szCs w:val="20"/>
        </w:rPr>
        <w:t>citation? Caswell?</w:t>
      </w:r>
    </w:p>
  </w:comment>
  <w:comment w:id="34" w:author="Emily Simmonds" w:date="2026-02-24T09:07:00Z" w:initials="ES">
    <w:p w14:paraId="464087F7" w14:textId="77777777" w:rsidR="00B564AB" w:rsidRDefault="00B564AB" w:rsidP="00B564AB">
      <w:r>
        <w:rPr>
          <w:rStyle w:val="CommentReference"/>
        </w:rPr>
        <w:annotationRef/>
      </w:r>
      <w:r>
        <w:rPr>
          <w:sz w:val="20"/>
          <w:szCs w:val="20"/>
        </w:rPr>
        <w:t xml:space="preserve">I think parts of this could be more concrete. From a quick read, I do not know which derived measures we have selected. It is mentioned that this is restricted to be an illustration but I think after that the exact measures should be listed. The 'two analyses' bit also feels a bit vague at present and might be clearer with a comma and subclause saying what they are. Not sure if here we should say n of the subset of studies we use and why it is restricted? Think that could probably remain in the methods but the number might be useful here. </w:t>
      </w:r>
    </w:p>
  </w:comment>
  <w:comment w:id="35" w:author="Emily Simmonds" w:date="2026-02-25T15:45:00Z" w:initials="ES">
    <w:p w14:paraId="475E8A70" w14:textId="77777777" w:rsidR="00F64901" w:rsidRDefault="00F64901" w:rsidP="00F64901">
      <w:r>
        <w:rPr>
          <w:rStyle w:val="CommentReference"/>
        </w:rPr>
        <w:annotationRef/>
      </w:r>
      <w:r>
        <w:rPr>
          <w:sz w:val="20"/>
          <w:szCs w:val="20"/>
        </w:rPr>
        <w:t>I had a go at addressing some of this. There was also a bit of repetition</w:t>
      </w:r>
    </w:p>
  </w:comment>
  <w:comment w:id="96" w:author="Emily Simmonds" w:date="2026-02-24T09:11:00Z" w:initials="ES">
    <w:p w14:paraId="695D3765" w14:textId="77777777" w:rsidR="00201706" w:rsidRDefault="00201706" w:rsidP="00201706">
      <w:r>
        <w:rPr>
          <w:rStyle w:val="CommentReference"/>
        </w:rPr>
        <w:annotationRef/>
      </w:r>
      <w:r>
        <w:rPr>
          <w:sz w:val="20"/>
          <w:szCs w:val="20"/>
        </w:rPr>
        <w:t>Is this the most common in plants? I feel in animals it is increasingly common to do a survival analysis that accounts for an observation process</w:t>
      </w:r>
    </w:p>
  </w:comment>
  <w:comment w:id="97" w:author="Emily Simmonds" w:date="2026-02-24T09:11:00Z" w:initials="ES">
    <w:p w14:paraId="67ED7BC1" w14:textId="77777777" w:rsidR="00201706" w:rsidRDefault="00201706" w:rsidP="00201706">
      <w:r>
        <w:rPr>
          <w:rStyle w:val="CommentReference"/>
        </w:rPr>
        <w:annotationRef/>
      </w:r>
      <w:r>
        <w:rPr>
          <w:sz w:val="20"/>
          <w:szCs w:val="20"/>
        </w:rPr>
        <w:t xml:space="preserve">But, I realise plants don't move so that may not be needed here. Perhaps could say this is plant specific? </w:t>
      </w:r>
    </w:p>
  </w:comment>
  <w:comment w:id="113" w:author="Emily Simmonds" w:date="2026-02-24T09:14:00Z" w:initials="ES">
    <w:p w14:paraId="4CC5A79F" w14:textId="77777777" w:rsidR="00201706" w:rsidRDefault="00201706" w:rsidP="00201706">
      <w:r>
        <w:rPr>
          <w:rStyle w:val="CommentReference"/>
        </w:rPr>
        <w:annotationRef/>
      </w:r>
      <w:r>
        <w:rPr>
          <w:sz w:val="20"/>
          <w:szCs w:val="20"/>
        </w:rPr>
        <w:t xml:space="preserve">Do we need to discuss pre and post breeding censuses anywhere here? It reads as if U and F will be plugged straight into the MPM unaltered. With a year time step so this is all for pre breeding census right? I might have missed it. </w:t>
      </w:r>
    </w:p>
  </w:comment>
  <w:comment w:id="114" w:author="Emily Simmonds" w:date="2026-02-25T15:47:00Z" w:initials="ES">
    <w:p w14:paraId="7F4992E5" w14:textId="77777777" w:rsidR="006C4F79" w:rsidRDefault="006C4F79" w:rsidP="006C4F79">
      <w:r>
        <w:rPr>
          <w:rStyle w:val="CommentReference"/>
        </w:rPr>
        <w:annotationRef/>
      </w:r>
      <w:r>
        <w:rPr>
          <w:sz w:val="20"/>
          <w:szCs w:val="20"/>
        </w:rPr>
        <w:t>I can't see it with ctrl F, but I think it is something that should be mentioned as I think it changes things somewhat</w:t>
      </w:r>
    </w:p>
  </w:comment>
  <w:comment w:id="135" w:author="Emily Simmonds" w:date="2026-02-24T11:47:00Z" w:initials="ES">
    <w:p w14:paraId="2F4900B6" w14:textId="77777777" w:rsidR="00220036" w:rsidRDefault="00220036" w:rsidP="00220036">
      <w:r>
        <w:rPr>
          <w:rStyle w:val="CommentReference"/>
        </w:rPr>
        <w:annotationRef/>
      </w:r>
      <w:r>
        <w:rPr>
          <w:sz w:val="20"/>
          <w:szCs w:val="20"/>
        </w:rPr>
        <w:t>Add subtitle here e.g illustrative or worked example</w:t>
      </w:r>
    </w:p>
  </w:comment>
  <w:comment w:id="405" w:author="Emily Simmonds" w:date="2026-02-24T09:17:00Z" w:initials="ES">
    <w:p w14:paraId="25937CE6" w14:textId="77777777" w:rsidR="00A0227A" w:rsidRDefault="00201706" w:rsidP="00A0227A">
      <w:r>
        <w:rPr>
          <w:rStyle w:val="CommentReference"/>
        </w:rPr>
        <w:annotationRef/>
      </w:r>
      <w:r w:rsidR="00A0227A">
        <w:rPr>
          <w:sz w:val="20"/>
          <w:szCs w:val="20"/>
        </w:rPr>
        <w:t xml:space="preserve">I think this part could maybe have a bit more explanation. Possibly also displaying the transitions in the matrix format next to the actual numbers so it is easier to visualise each transition. Currently, seems weird you could go from U21 to Ud1. I assume it is 1 going either to 2 or dying, but I think it could be clearer. </w:t>
      </w:r>
    </w:p>
  </w:comment>
  <w:comment w:id="406" w:author="Emily Simmonds" w:date="2026-02-25T15:47:00Z" w:initials="ES">
    <w:p w14:paraId="591E765E" w14:textId="77777777" w:rsidR="006C4F79" w:rsidRDefault="006C4F79" w:rsidP="006C4F79">
      <w:r>
        <w:rPr>
          <w:rStyle w:val="CommentReference"/>
        </w:rPr>
        <w:annotationRef/>
      </w:r>
      <w:r>
        <w:rPr>
          <w:sz w:val="20"/>
          <w:szCs w:val="20"/>
        </w:rPr>
        <w:t>Maybe the figures will help but it would be easier if they were side by side</w:t>
      </w:r>
    </w:p>
  </w:comment>
  <w:comment w:id="407" w:author="Emily Simmonds" w:date="2026-02-25T15:51:00Z" w:initials="ES">
    <w:p w14:paraId="3D20E26E" w14:textId="77777777" w:rsidR="006C4F79" w:rsidRDefault="006C4F79" w:rsidP="006C4F79">
      <w:r>
        <w:rPr>
          <w:rStyle w:val="CommentReference"/>
        </w:rPr>
        <w:annotationRef/>
      </w:r>
      <w:r>
        <w:rPr>
          <w:sz w:val="20"/>
          <w:szCs w:val="20"/>
        </w:rPr>
        <w:t>Currently missing I think</w:t>
      </w:r>
    </w:p>
  </w:comment>
  <w:comment w:id="414" w:author="Emily Simmonds" w:date="2026-02-24T09:20:00Z" w:initials="ES">
    <w:p w14:paraId="0E6EE156" w14:textId="77777777" w:rsidR="00CB773C" w:rsidRDefault="00CB773C" w:rsidP="00CB773C">
      <w:r>
        <w:rPr>
          <w:rStyle w:val="CommentReference"/>
        </w:rPr>
        <w:annotationRef/>
      </w:r>
      <w:r>
        <w:rPr>
          <w:sz w:val="20"/>
          <w:szCs w:val="20"/>
        </w:rPr>
        <w:t xml:space="preserve">is it a credible interval if not Bayesian? Isn't it just a confidence interval? </w:t>
      </w:r>
    </w:p>
  </w:comment>
  <w:comment w:id="415" w:author="Emily Simmonds" w:date="2026-02-24T11:42:00Z" w:initials="ES">
    <w:p w14:paraId="00ADC618" w14:textId="77777777" w:rsidR="00220036" w:rsidRDefault="00220036" w:rsidP="00220036">
      <w:r>
        <w:rPr>
          <w:rStyle w:val="CommentReference"/>
        </w:rPr>
        <w:annotationRef/>
      </w:r>
      <w:r>
        <w:rPr>
          <w:sz w:val="20"/>
          <w:szCs w:val="20"/>
        </w:rPr>
        <w:t>Is there any real distinction?</w:t>
      </w:r>
    </w:p>
    <w:p w14:paraId="5183B2F5" w14:textId="77777777" w:rsidR="00220036" w:rsidRDefault="00220036" w:rsidP="00220036"/>
  </w:comment>
  <w:comment w:id="421" w:author="Emily Simmonds" w:date="2026-02-24T11:45:00Z" w:initials="ES">
    <w:p w14:paraId="76062DDF" w14:textId="77777777" w:rsidR="00220036" w:rsidRDefault="00220036" w:rsidP="00220036">
      <w:r>
        <w:rPr>
          <w:rStyle w:val="CommentReference"/>
        </w:rPr>
        <w:annotationRef/>
      </w:r>
      <w:r>
        <w:rPr>
          <w:sz w:val="20"/>
          <w:szCs w:val="20"/>
        </w:rPr>
        <w:t>think new sub heading here would be helpful.</w:t>
      </w:r>
    </w:p>
  </w:comment>
  <w:comment w:id="423" w:author="Emily Simmonds" w:date="2026-02-24T11:45:00Z" w:initials="ES">
    <w:p w14:paraId="687CF7D9" w14:textId="77777777" w:rsidR="00220036" w:rsidRDefault="00220036" w:rsidP="00220036">
      <w:r>
        <w:rPr>
          <w:rStyle w:val="CommentReference"/>
        </w:rPr>
        <w:annotationRef/>
      </w:r>
      <w:r>
        <w:rPr>
          <w:sz w:val="20"/>
          <w:szCs w:val="20"/>
        </w:rPr>
        <w:t>think they were called 'analyses' in the intro. Might be worth aligning</w:t>
      </w:r>
    </w:p>
  </w:comment>
  <w:comment w:id="424" w:author="Emily Simmonds" w:date="2026-02-24T11:46:00Z" w:initials="ES">
    <w:p w14:paraId="52EA82EB" w14:textId="77777777" w:rsidR="00220036" w:rsidRDefault="00220036" w:rsidP="00220036">
      <w:r>
        <w:rPr>
          <w:rStyle w:val="CommentReference"/>
        </w:rPr>
        <w:annotationRef/>
      </w:r>
      <w:r>
        <w:rPr>
          <w:sz w:val="20"/>
          <w:szCs w:val="20"/>
        </w:rPr>
        <w:t>I like case studies</w:t>
      </w:r>
    </w:p>
  </w:comment>
  <w:comment w:id="425" w:author="Emily Simmonds" w:date="2026-02-25T15:49:00Z" w:initials="ES">
    <w:p w14:paraId="5EBA7E81" w14:textId="77777777" w:rsidR="006C4F79" w:rsidRDefault="006C4F79" w:rsidP="006C4F79">
      <w:r>
        <w:rPr>
          <w:rStyle w:val="CommentReference"/>
        </w:rPr>
        <w:annotationRef/>
      </w:r>
      <w:r>
        <w:rPr>
          <w:sz w:val="20"/>
          <w:szCs w:val="20"/>
        </w:rPr>
        <w:t>Tried to already align the final para of intro more</w:t>
      </w:r>
    </w:p>
  </w:comment>
  <w:comment w:id="447" w:author="Emily Simmonds" w:date="2026-02-25T15:52:00Z" w:initials="ES">
    <w:p w14:paraId="2709216B" w14:textId="77777777" w:rsidR="008455EC" w:rsidRDefault="008455EC" w:rsidP="008455EC">
      <w:r>
        <w:rPr>
          <w:rStyle w:val="CommentReference"/>
        </w:rPr>
        <w:annotationRef/>
      </w:r>
      <w:r>
        <w:rPr>
          <w:sz w:val="20"/>
          <w:szCs w:val="20"/>
        </w:rPr>
        <w:t>Also missing I think</w:t>
      </w:r>
    </w:p>
  </w:comment>
  <w:comment w:id="452" w:author="Emily Simmonds" w:date="2026-02-25T14:23:00Z" w:initials="ES">
    <w:p w14:paraId="2975CC21" w14:textId="77777777" w:rsidR="00255F58" w:rsidRDefault="00255F58" w:rsidP="00255F58">
      <w:r>
        <w:rPr>
          <w:rStyle w:val="CommentReference"/>
        </w:rPr>
        <w:annotationRef/>
      </w:r>
      <w:r>
        <w:rPr>
          <w:sz w:val="20"/>
          <w:szCs w:val="20"/>
        </w:rPr>
        <w:t>Think these details are missing</w:t>
      </w:r>
    </w:p>
  </w:comment>
  <w:comment w:id="453" w:author="Emily Simmonds" w:date="2026-02-25T15:49:00Z" w:initials="ES">
    <w:p w14:paraId="3D987BDB" w14:textId="77777777" w:rsidR="006C4F79" w:rsidRDefault="006C4F79" w:rsidP="006C4F79">
      <w:r>
        <w:rPr>
          <w:rStyle w:val="CommentReference"/>
        </w:rPr>
        <w:annotationRef/>
      </w:r>
      <w:r>
        <w:rPr>
          <w:sz w:val="20"/>
          <w:szCs w:val="20"/>
        </w:rPr>
        <w:t>There is a figure but no explanation that I could see</w:t>
      </w:r>
    </w:p>
  </w:comment>
  <w:comment w:id="478" w:author="Emily Simmonds" w:date="2026-02-25T15:54:00Z" w:initials="ES">
    <w:p w14:paraId="2E50DE95" w14:textId="77777777" w:rsidR="00CB2111" w:rsidRDefault="00CB2111" w:rsidP="00CB2111">
      <w:r>
        <w:rPr>
          <w:rStyle w:val="CommentReference"/>
        </w:rPr>
        <w:annotationRef/>
      </w:r>
      <w:r>
        <w:rPr>
          <w:sz w:val="20"/>
          <w:szCs w:val="20"/>
        </w:rPr>
        <w:t>Missing</w:t>
      </w:r>
    </w:p>
  </w:comment>
  <w:comment w:id="482" w:author="Emily Simmonds" w:date="2026-02-25T15:54:00Z" w:initials="ES">
    <w:p w14:paraId="5B5C4880" w14:textId="77777777" w:rsidR="0009620F" w:rsidRDefault="0009620F" w:rsidP="0009620F">
      <w:r>
        <w:rPr>
          <w:rStyle w:val="CommentReference"/>
        </w:rPr>
        <w:annotationRef/>
      </w:r>
      <w:r>
        <w:rPr>
          <w:sz w:val="20"/>
          <w:szCs w:val="20"/>
        </w:rPr>
        <w:t>Think this is missing too - not sure if we need it</w:t>
      </w:r>
    </w:p>
  </w:comment>
  <w:comment w:id="492" w:author="Emily Simmonds" w:date="2026-02-24T16:32:00Z" w:initials="ES">
    <w:p w14:paraId="5F0B8D21" w14:textId="77777777" w:rsidR="00F901E1" w:rsidRDefault="00F901E1" w:rsidP="00F901E1">
      <w:r>
        <w:rPr>
          <w:rStyle w:val="CommentReference"/>
        </w:rPr>
        <w:annotationRef/>
      </w:r>
      <w:r>
        <w:rPr>
          <w:sz w:val="20"/>
          <w:szCs w:val="20"/>
        </w:rPr>
        <w:t xml:space="preserve">I'm guessing we will add equation numbers? If not, I think that might help navigation a lot. </w:t>
      </w:r>
    </w:p>
  </w:comment>
  <w:comment w:id="496" w:author="Emily Simmonds" w:date="2026-02-24T16:33:00Z" w:initials="ES">
    <w:p w14:paraId="5295E4D9" w14:textId="77777777" w:rsidR="00F901E1" w:rsidRDefault="00F901E1" w:rsidP="00F901E1">
      <w:r>
        <w:rPr>
          <w:rStyle w:val="CommentReference"/>
        </w:rPr>
        <w:annotationRef/>
      </w:r>
      <w:r>
        <w:rPr>
          <w:sz w:val="20"/>
          <w:szCs w:val="20"/>
        </w:rPr>
        <w:t>Why was this one example chosen? This part makes it seem like not the most ideal example to be selected. So possibly adding a bit more of a justification might be good?</w:t>
      </w:r>
    </w:p>
  </w:comment>
  <w:comment w:id="497" w:author="Emily Simmonds" w:date="2026-02-24T16:34:00Z" w:initials="ES">
    <w:p w14:paraId="23F75147" w14:textId="77777777" w:rsidR="00F901E1" w:rsidRDefault="00F901E1" w:rsidP="00F901E1">
      <w:r>
        <w:rPr>
          <w:rStyle w:val="CommentReference"/>
        </w:rPr>
        <w:annotationRef/>
      </w:r>
      <w:r>
        <w:rPr>
          <w:sz w:val="20"/>
          <w:szCs w:val="20"/>
        </w:rPr>
        <w:t xml:space="preserve">Or can we choose a different example that would allow us to look at both survival and recruitment? </w:t>
      </w:r>
    </w:p>
  </w:comment>
  <w:comment w:id="500" w:author="Emily Simmonds" w:date="2026-02-24T16:37:00Z" w:initials="ES">
    <w:p w14:paraId="10BD080B" w14:textId="77777777" w:rsidR="002F0FD8" w:rsidRDefault="002F0FD8" w:rsidP="002F0FD8">
      <w:r>
        <w:rPr>
          <w:rStyle w:val="CommentReference"/>
        </w:rPr>
        <w:annotationRef/>
      </w:r>
      <w:r>
        <w:rPr>
          <w:sz w:val="20"/>
          <w:szCs w:val="20"/>
        </w:rPr>
        <w:t>where do these temperature data come from?</w:t>
      </w:r>
    </w:p>
  </w:comment>
  <w:comment w:id="536" w:author="Emily Simmonds" w:date="2026-02-24T16:44:00Z" w:initials="ES">
    <w:p w14:paraId="27531B7B" w14:textId="77777777" w:rsidR="00B01779" w:rsidRDefault="00B01779" w:rsidP="00B01779">
      <w:r>
        <w:rPr>
          <w:rStyle w:val="CommentReference"/>
        </w:rPr>
        <w:annotationRef/>
      </w:r>
      <w:r>
        <w:rPr>
          <w:sz w:val="20"/>
          <w:szCs w:val="20"/>
        </w:rPr>
        <w:t>At a first and naive glance, this does not seem to mirror the same process as above. This would be sample size independent right? The variance of the Poisson is equal to the mean so only dependent on that, is that correct? So, I'm not clear how this corresponds to sample size and to the way sampling uncertainty was framed previously. Using the Poisson is fine and I appreciate it gives more 'error' to bigger means and can represent an observation process, but it seemed in the framing above that sample sizes were important.</w:t>
      </w:r>
    </w:p>
  </w:comment>
  <w:comment w:id="537" w:author="Emily Simmonds" w:date="2026-02-25T16:01:00Z" w:initials="ES">
    <w:p w14:paraId="03A2D497" w14:textId="77777777" w:rsidR="00820639" w:rsidRDefault="00820639" w:rsidP="00820639">
      <w:r>
        <w:rPr>
          <w:rStyle w:val="CommentReference"/>
        </w:rPr>
        <w:annotationRef/>
      </w:r>
      <w:r>
        <w:rPr>
          <w:sz w:val="20"/>
          <w:szCs w:val="20"/>
        </w:rPr>
        <w:t>Also, does this mean that the 'no sampling uncertainty' model would not include this part but Yt = alphat?</w:t>
      </w:r>
    </w:p>
    <w:p w14:paraId="18C253D7" w14:textId="77777777" w:rsidR="00820639" w:rsidRDefault="00820639" w:rsidP="00820639"/>
    <w:p w14:paraId="6E58C561" w14:textId="77777777" w:rsidR="00820639" w:rsidRDefault="00820639" w:rsidP="00820639">
      <w:r>
        <w:rPr>
          <w:sz w:val="20"/>
          <w:szCs w:val="20"/>
        </w:rPr>
        <w:t xml:space="preserve">Also, is there any difference between this and an observation process? Mathematically I mean, I realise one is on an estimated quantity and one should explain raw data. </w:t>
      </w:r>
    </w:p>
  </w:comment>
  <w:comment w:id="556" w:author="Emily Simmonds" w:date="2026-02-24T16:40:00Z" w:initials="ES">
    <w:p w14:paraId="6B569684" w14:textId="3929DB52" w:rsidR="002F0FD8" w:rsidRDefault="002F0FD8" w:rsidP="002F0FD8">
      <w:r>
        <w:rPr>
          <w:rStyle w:val="CommentReference"/>
        </w:rPr>
        <w:annotationRef/>
      </w:r>
      <w:r>
        <w:rPr>
          <w:sz w:val="20"/>
          <w:szCs w:val="20"/>
        </w:rPr>
        <w:t xml:space="preserve">for some reason, I expected the 'title' above the equation. Not sure if that's just me. But it caused me to get a bit lost. </w:t>
      </w:r>
    </w:p>
  </w:comment>
  <w:comment w:id="594" w:author="Emily Simmonds" w:date="2026-02-24T16:39:00Z" w:initials="ES">
    <w:p w14:paraId="5222C550" w14:textId="77777777" w:rsidR="00820639" w:rsidRDefault="002F0FD8" w:rsidP="00820639">
      <w:r>
        <w:rPr>
          <w:rStyle w:val="CommentReference"/>
        </w:rPr>
        <w:annotationRef/>
      </w:r>
      <w:r w:rsidR="00820639">
        <w:rPr>
          <w:sz w:val="20"/>
          <w:szCs w:val="20"/>
        </w:rPr>
        <w:t>Isn't this also the symbol for summation? I find that makes the equation a little confusing. That could just be me as I know sigma is used in other contexts too.</w:t>
      </w:r>
    </w:p>
  </w:comment>
  <w:comment w:id="710" w:author="Emily Simmonds" w:date="2026-02-24T16:47:00Z" w:initials="ES">
    <w:p w14:paraId="294C440F" w14:textId="77777777" w:rsidR="00B01779" w:rsidRDefault="00B01779" w:rsidP="00B01779">
      <w:r>
        <w:rPr>
          <w:rStyle w:val="CommentReference"/>
        </w:rPr>
        <w:annotationRef/>
      </w:r>
      <w:r>
        <w:rPr>
          <w:sz w:val="20"/>
          <w:szCs w:val="20"/>
        </w:rPr>
        <w:t xml:space="preserve">Could be nice to indicate that these are across all populations or studies or whichever unit. </w:t>
      </w:r>
    </w:p>
  </w:comment>
  <w:comment w:id="720" w:author="Emily Simmonds" w:date="2026-02-24T16:50:00Z" w:initials="ES">
    <w:p w14:paraId="1381B98B" w14:textId="77777777" w:rsidR="00B01779" w:rsidRDefault="00B01779" w:rsidP="00B01779">
      <w:r>
        <w:rPr>
          <w:rStyle w:val="CommentReference"/>
        </w:rPr>
        <w:annotationRef/>
      </w:r>
      <w:r>
        <w:rPr>
          <w:sz w:val="20"/>
          <w:szCs w:val="20"/>
        </w:rPr>
        <w:t>nice, I like the explanation</w:t>
      </w:r>
    </w:p>
    <w:p w14:paraId="000B1D45" w14:textId="77777777" w:rsidR="00B01779" w:rsidRDefault="00B01779" w:rsidP="00B01779"/>
  </w:comment>
  <w:comment w:id="738" w:author="Emily Simmonds" w:date="2026-02-25T16:03:00Z" w:initials="ES">
    <w:p w14:paraId="6B0A7BA4" w14:textId="77777777" w:rsidR="00820639" w:rsidRDefault="00820639" w:rsidP="00820639">
      <w:r>
        <w:rPr>
          <w:rStyle w:val="CommentReference"/>
        </w:rPr>
        <w:annotationRef/>
      </w:r>
      <w:r>
        <w:rPr>
          <w:sz w:val="20"/>
          <w:szCs w:val="20"/>
        </w:rPr>
        <w:t xml:space="preserve">Introduction doesn't mention difference or focus on stage-based so this felt a bit sudden. Perhaps we can add a little on this choice in the introduction. </w:t>
      </w:r>
    </w:p>
  </w:comment>
  <w:comment w:id="740" w:author="Emily Simmonds" w:date="2026-02-25T13:59:00Z" w:initials="ES">
    <w:p w14:paraId="253935F7" w14:textId="77777777" w:rsidR="00964711" w:rsidRDefault="00964711" w:rsidP="00964711">
      <w:r>
        <w:rPr>
          <w:rStyle w:val="CommentReference"/>
        </w:rPr>
        <w:annotationRef/>
      </w:r>
      <w:r>
        <w:rPr>
          <w:sz w:val="20"/>
          <w:szCs w:val="20"/>
        </w:rPr>
        <w:t xml:space="preserve">Does this mean averaged across species? might be nice to say how many there are. </w:t>
      </w:r>
    </w:p>
  </w:comment>
  <w:comment w:id="741" w:author="Emily Simmonds" w:date="2026-02-25T14:00:00Z" w:initials="ES">
    <w:p w14:paraId="40DA4C71" w14:textId="77777777" w:rsidR="001A070E" w:rsidRDefault="001A070E" w:rsidP="001A070E">
      <w:r>
        <w:rPr>
          <w:rStyle w:val="CommentReference"/>
        </w:rPr>
        <w:annotationRef/>
      </w:r>
      <w:r>
        <w:rPr>
          <w:sz w:val="20"/>
          <w:szCs w:val="20"/>
        </w:rPr>
        <w:t>And what they are. Seems to be first mention here</w:t>
      </w:r>
    </w:p>
  </w:comment>
  <w:comment w:id="748" w:author="Emily Simmonds" w:date="2026-02-25T14:01:00Z" w:initials="ES">
    <w:p w14:paraId="3398137B" w14:textId="77777777" w:rsidR="001A070E" w:rsidRDefault="001A070E" w:rsidP="001A070E">
      <w:r>
        <w:rPr>
          <w:rStyle w:val="CommentReference"/>
        </w:rPr>
        <w:annotationRef/>
      </w:r>
      <w:r>
        <w:rPr>
          <w:sz w:val="20"/>
          <w:szCs w:val="20"/>
        </w:rPr>
        <w:t>Not sure if this is needed here, was already said in methods I think</w:t>
      </w:r>
    </w:p>
  </w:comment>
  <w:comment w:id="751" w:author="Emily Simmonds" w:date="2026-02-25T14:03:00Z" w:initials="ES">
    <w:p w14:paraId="612F57CE" w14:textId="77777777" w:rsidR="001A070E" w:rsidRDefault="001A070E" w:rsidP="001A070E">
      <w:r>
        <w:rPr>
          <w:rStyle w:val="CommentReference"/>
        </w:rPr>
        <w:annotationRef/>
      </w:r>
      <w:r>
        <w:rPr>
          <w:sz w:val="20"/>
          <w:szCs w:val="20"/>
        </w:rPr>
        <w:t>how are we defining 'key'?</w:t>
      </w:r>
    </w:p>
  </w:comment>
  <w:comment w:id="820" w:author="Emily Simmonds" w:date="2026-02-24T16:46:00Z" w:initials="ES">
    <w:p w14:paraId="6A860E90" w14:textId="77777777" w:rsidR="00B01779" w:rsidRDefault="00B01779" w:rsidP="00B01779">
      <w:r>
        <w:rPr>
          <w:rStyle w:val="CommentReference"/>
        </w:rPr>
        <w:annotationRef/>
      </w:r>
      <w:r>
        <w:rPr>
          <w:sz w:val="20"/>
          <w:szCs w:val="20"/>
        </w:rPr>
        <w:t>which is it?</w:t>
      </w:r>
    </w:p>
  </w:comment>
  <w:comment w:id="852" w:author="Emily Simmonds" w:date="2026-02-24T16:46:00Z" w:initials="ES">
    <w:p w14:paraId="5434006E" w14:textId="77777777" w:rsidR="00B01779" w:rsidRDefault="00B01779" w:rsidP="00B01779">
      <w:r>
        <w:rPr>
          <w:rStyle w:val="CommentReference"/>
        </w:rPr>
        <w:annotationRef/>
      </w:r>
      <w:r>
        <w:rPr>
          <w:sz w:val="20"/>
          <w:szCs w:val="20"/>
        </w:rPr>
        <w:t>Could these be expanded into full words?</w:t>
      </w:r>
    </w:p>
  </w:comment>
  <w:comment w:id="865" w:author="Emily Simmonds" w:date="2026-02-25T14:08:00Z" w:initials="ES">
    <w:p w14:paraId="711F141A" w14:textId="77777777" w:rsidR="001A070E" w:rsidRDefault="001A070E" w:rsidP="001A070E">
      <w:r>
        <w:rPr>
          <w:rStyle w:val="CommentReference"/>
        </w:rPr>
        <w:annotationRef/>
      </w:r>
      <w:r>
        <w:rPr>
          <w:sz w:val="20"/>
          <w:szCs w:val="20"/>
        </w:rPr>
        <w:t xml:space="preserve">perhaps letter each panel and then say which shows which. </w:t>
      </w:r>
    </w:p>
  </w:comment>
  <w:comment w:id="895" w:author="Emily Simmonds" w:date="2026-02-25T14:12:00Z" w:initials="ES">
    <w:p w14:paraId="0BA9B4CB" w14:textId="77777777" w:rsidR="00612E62" w:rsidRDefault="00612E62" w:rsidP="00612E62">
      <w:r>
        <w:rPr>
          <w:rStyle w:val="CommentReference"/>
        </w:rPr>
        <w:annotationRef/>
      </w:r>
      <w:r>
        <w:rPr>
          <w:sz w:val="20"/>
          <w:szCs w:val="20"/>
        </w:rPr>
        <w:t>In the lower plot, why are the points around x = 100 to 1000 missing?</w:t>
      </w:r>
    </w:p>
  </w:comment>
  <w:comment w:id="899" w:author="Emily Simmonds" w:date="2026-02-25T14:13:00Z" w:initials="ES">
    <w:p w14:paraId="52BCC28E" w14:textId="77777777" w:rsidR="007D66B3" w:rsidRDefault="007D66B3" w:rsidP="007D66B3">
      <w:r>
        <w:rPr>
          <w:rStyle w:val="CommentReference"/>
        </w:rPr>
        <w:annotationRef/>
      </w:r>
      <w:r>
        <w:rPr>
          <w:sz w:val="20"/>
          <w:szCs w:val="20"/>
        </w:rPr>
        <w:t>Parts of Y axis cut off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2DC480" w15:done="0"/>
  <w15:commentEx w15:paraId="7A6C3831" w15:done="0"/>
  <w15:commentEx w15:paraId="7759ECCE" w15:paraIdParent="7A6C3831" w15:done="0"/>
  <w15:commentEx w15:paraId="487DB6FF" w15:paraIdParent="7A6C3831" w15:done="0"/>
  <w15:commentEx w15:paraId="532A1A3B" w15:done="0"/>
  <w15:commentEx w15:paraId="464087F7" w15:done="0"/>
  <w15:commentEx w15:paraId="475E8A70" w15:paraIdParent="464087F7" w15:done="0"/>
  <w15:commentEx w15:paraId="695D3765" w15:done="0"/>
  <w15:commentEx w15:paraId="67ED7BC1" w15:paraIdParent="695D3765" w15:done="0"/>
  <w15:commentEx w15:paraId="4CC5A79F" w15:done="0"/>
  <w15:commentEx w15:paraId="7F4992E5" w15:paraIdParent="4CC5A79F" w15:done="0"/>
  <w15:commentEx w15:paraId="2F4900B6" w15:done="0"/>
  <w15:commentEx w15:paraId="25937CE6" w15:done="0"/>
  <w15:commentEx w15:paraId="591E765E" w15:paraIdParent="25937CE6" w15:done="0"/>
  <w15:commentEx w15:paraId="3D20E26E" w15:done="0"/>
  <w15:commentEx w15:paraId="0E6EE156" w15:done="0"/>
  <w15:commentEx w15:paraId="5183B2F5" w15:paraIdParent="0E6EE156" w15:done="0"/>
  <w15:commentEx w15:paraId="76062DDF" w15:done="0"/>
  <w15:commentEx w15:paraId="687CF7D9" w15:done="0"/>
  <w15:commentEx w15:paraId="52EA82EB" w15:paraIdParent="687CF7D9" w15:done="0"/>
  <w15:commentEx w15:paraId="5EBA7E81" w15:paraIdParent="687CF7D9" w15:done="0"/>
  <w15:commentEx w15:paraId="2709216B" w15:done="0"/>
  <w15:commentEx w15:paraId="2975CC21" w15:done="0"/>
  <w15:commentEx w15:paraId="3D987BDB" w15:paraIdParent="2975CC21" w15:done="0"/>
  <w15:commentEx w15:paraId="2E50DE95" w15:done="0"/>
  <w15:commentEx w15:paraId="5B5C4880" w15:done="0"/>
  <w15:commentEx w15:paraId="5F0B8D21" w15:done="0"/>
  <w15:commentEx w15:paraId="5295E4D9" w15:done="0"/>
  <w15:commentEx w15:paraId="23F75147" w15:paraIdParent="5295E4D9" w15:done="0"/>
  <w15:commentEx w15:paraId="10BD080B" w15:done="0"/>
  <w15:commentEx w15:paraId="27531B7B" w15:done="0"/>
  <w15:commentEx w15:paraId="6E58C561" w15:paraIdParent="27531B7B" w15:done="0"/>
  <w15:commentEx w15:paraId="6B569684" w15:done="0"/>
  <w15:commentEx w15:paraId="5222C550" w15:done="0"/>
  <w15:commentEx w15:paraId="294C440F" w15:done="0"/>
  <w15:commentEx w15:paraId="000B1D45" w15:done="0"/>
  <w15:commentEx w15:paraId="6B0A7BA4" w15:done="0"/>
  <w15:commentEx w15:paraId="253935F7" w15:done="0"/>
  <w15:commentEx w15:paraId="40DA4C71" w15:paraIdParent="253935F7" w15:done="0"/>
  <w15:commentEx w15:paraId="3398137B" w15:done="0"/>
  <w15:commentEx w15:paraId="612F57CE" w15:done="0"/>
  <w15:commentEx w15:paraId="6A860E90" w15:done="0"/>
  <w15:commentEx w15:paraId="5434006E" w15:done="0"/>
  <w15:commentEx w15:paraId="711F141A" w15:done="0"/>
  <w15:commentEx w15:paraId="0BA9B4CB" w15:done="0"/>
  <w15:commentEx w15:paraId="52BCC2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DEE4F" w16cex:dateUtc="2026-02-24T08:56:00Z"/>
  <w16cex:commentExtensible w16cex:durableId="3D130123" w16cex:dateUtc="2026-02-24T08:59:00Z"/>
  <w16cex:commentExtensible w16cex:durableId="6DE30634" w16cex:dateUtc="2026-02-24T08:59:00Z"/>
  <w16cex:commentExtensible w16cex:durableId="616A005D" w16cex:dateUtc="2026-02-24T08:59:00Z"/>
  <w16cex:commentExtensible w16cex:durableId="2807B9F4" w16cex:dateUtc="2026-02-24T09:02:00Z"/>
  <w16cex:commentExtensible w16cex:durableId="00966A6E" w16cex:dateUtc="2026-02-24T09:07:00Z"/>
  <w16cex:commentExtensible w16cex:durableId="3DA45598" w16cex:dateUtc="2026-02-25T15:45:00Z"/>
  <w16cex:commentExtensible w16cex:durableId="4C5F730A" w16cex:dateUtc="2026-02-24T09:11:00Z"/>
  <w16cex:commentExtensible w16cex:durableId="450CBDF9" w16cex:dateUtc="2026-02-24T09:11:00Z"/>
  <w16cex:commentExtensible w16cex:durableId="26B9B9BB" w16cex:dateUtc="2026-02-24T09:14:00Z"/>
  <w16cex:commentExtensible w16cex:durableId="0E799AC1" w16cex:dateUtc="2026-02-25T15:47:00Z"/>
  <w16cex:commentExtensible w16cex:durableId="6528326C" w16cex:dateUtc="2026-02-24T11:47:00Z"/>
  <w16cex:commentExtensible w16cex:durableId="6C29EEBC" w16cex:dateUtc="2026-02-24T09:17:00Z"/>
  <w16cex:commentExtensible w16cex:durableId="22B6CE65" w16cex:dateUtc="2026-02-25T15:47:00Z"/>
  <w16cex:commentExtensible w16cex:durableId="3A2C6D41" w16cex:dateUtc="2026-02-25T15:51:00Z"/>
  <w16cex:commentExtensible w16cex:durableId="79A18E07" w16cex:dateUtc="2026-02-24T09:20:00Z"/>
  <w16cex:commentExtensible w16cex:durableId="57EC8104" w16cex:dateUtc="2026-02-24T11:42:00Z"/>
  <w16cex:commentExtensible w16cex:durableId="46A74111" w16cex:dateUtc="2026-02-24T11:45:00Z"/>
  <w16cex:commentExtensible w16cex:durableId="34E23901" w16cex:dateUtc="2026-02-24T11:45:00Z"/>
  <w16cex:commentExtensible w16cex:durableId="60862430" w16cex:dateUtc="2026-02-24T11:46:00Z"/>
  <w16cex:commentExtensible w16cex:durableId="71561C0A" w16cex:dateUtc="2026-02-25T15:49:00Z"/>
  <w16cex:commentExtensible w16cex:durableId="75AD67B5" w16cex:dateUtc="2026-02-25T15:52:00Z"/>
  <w16cex:commentExtensible w16cex:durableId="3B98CFC3" w16cex:dateUtc="2026-02-25T14:23:00Z"/>
  <w16cex:commentExtensible w16cex:durableId="3DCE157B" w16cex:dateUtc="2026-02-25T15:49:00Z"/>
  <w16cex:commentExtensible w16cex:durableId="408F7BF1" w16cex:dateUtc="2026-02-25T15:54:00Z"/>
  <w16cex:commentExtensible w16cex:durableId="281181EE" w16cex:dateUtc="2026-02-25T15:54:00Z"/>
  <w16cex:commentExtensible w16cex:durableId="07248E02" w16cex:dateUtc="2026-02-24T16:32:00Z"/>
  <w16cex:commentExtensible w16cex:durableId="789971E6" w16cex:dateUtc="2026-02-24T16:33:00Z"/>
  <w16cex:commentExtensible w16cex:durableId="3F20B554" w16cex:dateUtc="2026-02-24T16:34:00Z"/>
  <w16cex:commentExtensible w16cex:durableId="2687F8BC" w16cex:dateUtc="2026-02-24T16:37:00Z"/>
  <w16cex:commentExtensible w16cex:durableId="65D952ED" w16cex:dateUtc="2026-02-24T16:44:00Z"/>
  <w16cex:commentExtensible w16cex:durableId="534C936B" w16cex:dateUtc="2026-02-25T16:01:00Z"/>
  <w16cex:commentExtensible w16cex:durableId="7E6DB804" w16cex:dateUtc="2026-02-24T16:40:00Z"/>
  <w16cex:commentExtensible w16cex:durableId="72393D54" w16cex:dateUtc="2026-02-24T16:39:00Z"/>
  <w16cex:commentExtensible w16cex:durableId="5D2079CE" w16cex:dateUtc="2026-02-24T16:47:00Z"/>
  <w16cex:commentExtensible w16cex:durableId="14FB1379" w16cex:dateUtc="2026-02-24T16:50:00Z"/>
  <w16cex:commentExtensible w16cex:durableId="2AEA6D28" w16cex:dateUtc="2026-02-25T16:03:00Z"/>
  <w16cex:commentExtensible w16cex:durableId="286BD87A" w16cex:dateUtc="2026-02-25T13:59:00Z"/>
  <w16cex:commentExtensible w16cex:durableId="25151545" w16cex:dateUtc="2026-02-25T14:00:00Z"/>
  <w16cex:commentExtensible w16cex:durableId="5427BDEC" w16cex:dateUtc="2026-02-25T14:01:00Z"/>
  <w16cex:commentExtensible w16cex:durableId="313A5C20" w16cex:dateUtc="2026-02-25T14:03:00Z"/>
  <w16cex:commentExtensible w16cex:durableId="500ADFB3" w16cex:dateUtc="2026-02-24T16:46:00Z"/>
  <w16cex:commentExtensible w16cex:durableId="56527693" w16cex:dateUtc="2026-02-24T16:46:00Z"/>
  <w16cex:commentExtensible w16cex:durableId="27214204" w16cex:dateUtc="2026-02-25T14:08:00Z"/>
  <w16cex:commentExtensible w16cex:durableId="072519F4" w16cex:dateUtc="2026-02-25T14:12:00Z"/>
  <w16cex:commentExtensible w16cex:durableId="37C0FBD0" w16cex:dateUtc="2026-02-25T1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2DC480" w16cid:durableId="41DDEE4F"/>
  <w16cid:commentId w16cid:paraId="7A6C3831" w16cid:durableId="3D130123"/>
  <w16cid:commentId w16cid:paraId="7759ECCE" w16cid:durableId="6DE30634"/>
  <w16cid:commentId w16cid:paraId="487DB6FF" w16cid:durableId="616A005D"/>
  <w16cid:commentId w16cid:paraId="532A1A3B" w16cid:durableId="2807B9F4"/>
  <w16cid:commentId w16cid:paraId="464087F7" w16cid:durableId="00966A6E"/>
  <w16cid:commentId w16cid:paraId="475E8A70" w16cid:durableId="3DA45598"/>
  <w16cid:commentId w16cid:paraId="695D3765" w16cid:durableId="4C5F730A"/>
  <w16cid:commentId w16cid:paraId="67ED7BC1" w16cid:durableId="450CBDF9"/>
  <w16cid:commentId w16cid:paraId="4CC5A79F" w16cid:durableId="26B9B9BB"/>
  <w16cid:commentId w16cid:paraId="7F4992E5" w16cid:durableId="0E799AC1"/>
  <w16cid:commentId w16cid:paraId="2F4900B6" w16cid:durableId="6528326C"/>
  <w16cid:commentId w16cid:paraId="25937CE6" w16cid:durableId="6C29EEBC"/>
  <w16cid:commentId w16cid:paraId="591E765E" w16cid:durableId="22B6CE65"/>
  <w16cid:commentId w16cid:paraId="3D20E26E" w16cid:durableId="3A2C6D41"/>
  <w16cid:commentId w16cid:paraId="0E6EE156" w16cid:durableId="79A18E07"/>
  <w16cid:commentId w16cid:paraId="5183B2F5" w16cid:durableId="57EC8104"/>
  <w16cid:commentId w16cid:paraId="76062DDF" w16cid:durableId="46A74111"/>
  <w16cid:commentId w16cid:paraId="687CF7D9" w16cid:durableId="34E23901"/>
  <w16cid:commentId w16cid:paraId="52EA82EB" w16cid:durableId="60862430"/>
  <w16cid:commentId w16cid:paraId="5EBA7E81" w16cid:durableId="71561C0A"/>
  <w16cid:commentId w16cid:paraId="2709216B" w16cid:durableId="75AD67B5"/>
  <w16cid:commentId w16cid:paraId="2975CC21" w16cid:durableId="3B98CFC3"/>
  <w16cid:commentId w16cid:paraId="3D987BDB" w16cid:durableId="3DCE157B"/>
  <w16cid:commentId w16cid:paraId="2E50DE95" w16cid:durableId="408F7BF1"/>
  <w16cid:commentId w16cid:paraId="5B5C4880" w16cid:durableId="281181EE"/>
  <w16cid:commentId w16cid:paraId="5F0B8D21" w16cid:durableId="07248E02"/>
  <w16cid:commentId w16cid:paraId="5295E4D9" w16cid:durableId="789971E6"/>
  <w16cid:commentId w16cid:paraId="23F75147" w16cid:durableId="3F20B554"/>
  <w16cid:commentId w16cid:paraId="10BD080B" w16cid:durableId="2687F8BC"/>
  <w16cid:commentId w16cid:paraId="27531B7B" w16cid:durableId="65D952ED"/>
  <w16cid:commentId w16cid:paraId="6E58C561" w16cid:durableId="534C936B"/>
  <w16cid:commentId w16cid:paraId="6B569684" w16cid:durableId="7E6DB804"/>
  <w16cid:commentId w16cid:paraId="5222C550" w16cid:durableId="72393D54"/>
  <w16cid:commentId w16cid:paraId="294C440F" w16cid:durableId="5D2079CE"/>
  <w16cid:commentId w16cid:paraId="000B1D45" w16cid:durableId="14FB1379"/>
  <w16cid:commentId w16cid:paraId="6B0A7BA4" w16cid:durableId="2AEA6D28"/>
  <w16cid:commentId w16cid:paraId="253935F7" w16cid:durableId="286BD87A"/>
  <w16cid:commentId w16cid:paraId="40DA4C71" w16cid:durableId="25151545"/>
  <w16cid:commentId w16cid:paraId="3398137B" w16cid:durableId="5427BDEC"/>
  <w16cid:commentId w16cid:paraId="612F57CE" w16cid:durableId="313A5C20"/>
  <w16cid:commentId w16cid:paraId="6A860E90" w16cid:durableId="500ADFB3"/>
  <w16cid:commentId w16cid:paraId="5434006E" w16cid:durableId="56527693"/>
  <w16cid:commentId w16cid:paraId="711F141A" w16cid:durableId="27214204"/>
  <w16cid:commentId w16cid:paraId="0BA9B4CB" w16cid:durableId="072519F4"/>
  <w16cid:commentId w16cid:paraId="52BCC28E" w16cid:durableId="37C0FB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0A0B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E2E1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0478427">
    <w:abstractNumId w:val="0"/>
  </w:num>
  <w:num w:numId="2" w16cid:durableId="1967078101">
    <w:abstractNumId w:val="0"/>
  </w:num>
  <w:num w:numId="3" w16cid:durableId="1929652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6077517">
    <w:abstractNumId w:val="1"/>
  </w:num>
  <w:num w:numId="5" w16cid:durableId="10193509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Simmonds">
    <w15:presenceInfo w15:providerId="AD" w15:userId="S::esimmon2@ed.ac.uk::1c9f69ca-eb66-4597-abff-93388f1d1a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80394"/>
    <w:rsid w:val="0009620F"/>
    <w:rsid w:val="000A5324"/>
    <w:rsid w:val="001A070E"/>
    <w:rsid w:val="001E1A09"/>
    <w:rsid w:val="00201706"/>
    <w:rsid w:val="00220036"/>
    <w:rsid w:val="00255F58"/>
    <w:rsid w:val="00293780"/>
    <w:rsid w:val="002F0FD8"/>
    <w:rsid w:val="00445ECF"/>
    <w:rsid w:val="00612E62"/>
    <w:rsid w:val="006940D9"/>
    <w:rsid w:val="006C4F79"/>
    <w:rsid w:val="0071217C"/>
    <w:rsid w:val="007D66B3"/>
    <w:rsid w:val="00820639"/>
    <w:rsid w:val="008455EC"/>
    <w:rsid w:val="00917E5B"/>
    <w:rsid w:val="00964711"/>
    <w:rsid w:val="009D19A3"/>
    <w:rsid w:val="00A0227A"/>
    <w:rsid w:val="00A20790"/>
    <w:rsid w:val="00AB5569"/>
    <w:rsid w:val="00B01779"/>
    <w:rsid w:val="00B564AB"/>
    <w:rsid w:val="00BB1EAC"/>
    <w:rsid w:val="00C86A9B"/>
    <w:rsid w:val="00CB2111"/>
    <w:rsid w:val="00CB773C"/>
    <w:rsid w:val="00D24774"/>
    <w:rsid w:val="00D521CD"/>
    <w:rsid w:val="00F64901"/>
    <w:rsid w:val="00F72B77"/>
    <w:rsid w:val="00F73D1F"/>
    <w:rsid w:val="00F76C90"/>
    <w:rsid w:val="00F830E9"/>
    <w:rsid w:val="00F9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DC4AAD"/>
  <w15:docId w15:val="{5AFB105D-1186-6C4E-A42D-3C215F65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780"/>
    <w:pPr>
      <w:spacing w:line="480" w:lineRule="auto"/>
    </w:pPr>
    <w:rPr>
      <w:rFonts w:ascii="Garamond" w:hAnsi="Garamond"/>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293780"/>
    <w:pPr>
      <w:keepNext/>
      <w:keepLines/>
    </w:pPr>
    <w:rPr>
      <w:b w:val="0"/>
      <w:bCs w:val="0"/>
      <w:sz w:val="24"/>
      <w:szCs w:val="24"/>
    </w:rPr>
  </w:style>
  <w:style w:type="paragraph" w:styleId="Date">
    <w:name w:val="Date"/>
    <w:basedOn w:val="Title"/>
    <w:next w:val="BodyText"/>
    <w:qFormat/>
    <w:rsid w:val="00293780"/>
    <w:pPr>
      <w:keepNext/>
      <w:keepLines/>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71217C"/>
    <w:rPr>
      <w:sz w:val="16"/>
      <w:szCs w:val="16"/>
    </w:rPr>
  </w:style>
  <w:style w:type="paragraph" w:styleId="CommentText">
    <w:name w:val="annotation text"/>
    <w:basedOn w:val="Normal"/>
    <w:link w:val="CommentTextChar"/>
    <w:rsid w:val="0071217C"/>
    <w:pPr>
      <w:spacing w:line="240" w:lineRule="auto"/>
    </w:pPr>
    <w:rPr>
      <w:sz w:val="20"/>
      <w:szCs w:val="20"/>
    </w:rPr>
  </w:style>
  <w:style w:type="character" w:customStyle="1" w:styleId="CommentTextChar">
    <w:name w:val="Comment Text Char"/>
    <w:basedOn w:val="DefaultParagraphFont"/>
    <w:link w:val="CommentText"/>
    <w:rsid w:val="0071217C"/>
    <w:rPr>
      <w:rFonts w:ascii="Garamond" w:hAnsi="Garamond"/>
      <w:sz w:val="20"/>
      <w:szCs w:val="20"/>
    </w:rPr>
  </w:style>
  <w:style w:type="paragraph" w:styleId="CommentSubject">
    <w:name w:val="annotation subject"/>
    <w:basedOn w:val="CommentText"/>
    <w:next w:val="CommentText"/>
    <w:link w:val="CommentSubjectChar"/>
    <w:rsid w:val="0071217C"/>
    <w:rPr>
      <w:b/>
      <w:bCs/>
    </w:rPr>
  </w:style>
  <w:style w:type="character" w:customStyle="1" w:styleId="CommentSubjectChar">
    <w:name w:val="Comment Subject Char"/>
    <w:basedOn w:val="CommentTextChar"/>
    <w:link w:val="CommentSubject"/>
    <w:rsid w:val="0071217C"/>
    <w:rPr>
      <w:rFonts w:ascii="Garamond" w:hAnsi="Garamond"/>
      <w:b/>
      <w:bCs/>
      <w:sz w:val="20"/>
      <w:szCs w:val="20"/>
    </w:rPr>
  </w:style>
  <w:style w:type="paragraph" w:styleId="Revision">
    <w:name w:val="Revision"/>
    <w:hidden/>
    <w:rsid w:val="0071217C"/>
    <w:pPr>
      <w:spacing w:after="0"/>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microsoft.com/office/2011/relationships/commentsExtended" Target="commentsExtended.xml"/><Relationship Id="rId12" Type="http://schemas.openxmlformats.org/officeDocument/2006/relationships/hyperlink" Target="https://mc-stan.org/"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oi.org/10.1111/2041-210X.14276" TargetMode="External"/><Relationship Id="rId24" Type="http://schemas.microsoft.com/office/2011/relationships/people" Target="people.xml"/><Relationship Id="rId5" Type="http://schemas.openxmlformats.org/officeDocument/2006/relationships/hyperlink" Target="mailto:jones@biology.sdu.dk" TargetMode="Externa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doi.org/10.1038/s41559-019-0938-7" TargetMode="Externa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8490</Words>
  <Characters>48393</Characters>
  <Application>Microsoft Office Word</Application>
  <DocSecurity>0</DocSecurity>
  <Lines>403</Lines>
  <Paragraphs>113</Paragraphs>
  <ScaleCrop>false</ScaleCrop>
  <Company/>
  <LinksUpToDate>false</LinksUpToDate>
  <CharactersWithSpaces>56770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cp:lastModifiedBy>Owen R. Jones</cp:lastModifiedBy>
  <cp:revision>1</cp:revision>
  <dcterms:created xsi:type="dcterms:W3CDTF">2026-02-28T08:16:00Z</dcterms:created>
  <dcterms:modified xsi:type="dcterms:W3CDTF">2026-02-28T09:41:00Z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