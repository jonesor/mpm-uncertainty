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2EC199" w14:textId="2F6F36E3" w:rsidR="001616B9" w:rsidRPr="00A5006A" w:rsidRDefault="001616B9" w:rsidP="001616B9">
      <w:pPr>
        <w:spacing w:line="480" w:lineRule="auto"/>
        <w:rPr>
          <w:b/>
          <w:noProof/>
          <w:sz w:val="30"/>
          <w:szCs w:val="30"/>
        </w:rPr>
      </w:pPr>
      <w:r>
        <w:rPr>
          <w:b/>
          <w:noProof/>
          <w:sz w:val="30"/>
          <w:szCs w:val="30"/>
        </w:rPr>
        <w:t xml:space="preserve">Supplementary </w:t>
      </w:r>
      <w:r w:rsidRPr="00A5006A">
        <w:rPr>
          <w:b/>
          <w:noProof/>
          <w:sz w:val="30"/>
          <w:szCs w:val="30"/>
        </w:rPr>
        <w:t>Appendix S</w:t>
      </w:r>
      <w:r>
        <w:rPr>
          <w:b/>
          <w:noProof/>
          <w:sz w:val="30"/>
          <w:szCs w:val="30"/>
        </w:rPr>
        <w:t>1</w:t>
      </w:r>
    </w:p>
    <w:p w14:paraId="38C5E5FF" w14:textId="77777777" w:rsidR="001616B9" w:rsidRDefault="001616B9" w:rsidP="001616B9">
      <w:pPr>
        <w:spacing w:line="480" w:lineRule="auto"/>
        <w:rPr>
          <w:b/>
          <w:noProof/>
          <w:sz w:val="28"/>
          <w:szCs w:val="28"/>
        </w:rPr>
      </w:pPr>
    </w:p>
    <w:p w14:paraId="1B153231" w14:textId="77777777" w:rsidR="001616B9" w:rsidRPr="0041311A" w:rsidRDefault="001616B9" w:rsidP="001616B9">
      <w:pPr>
        <w:spacing w:line="480" w:lineRule="auto"/>
        <w:rPr>
          <w:b/>
          <w:noProof/>
          <w:sz w:val="26"/>
          <w:szCs w:val="26"/>
        </w:rPr>
      </w:pPr>
      <w:r w:rsidRPr="0041311A">
        <w:rPr>
          <w:b/>
          <w:noProof/>
          <w:sz w:val="26"/>
          <w:szCs w:val="26"/>
        </w:rPr>
        <w:t>Contents</w:t>
      </w:r>
    </w:p>
    <w:p w14:paraId="17335161" w14:textId="721656D5" w:rsidR="001616B9" w:rsidRPr="00DD575F" w:rsidRDefault="001616B9" w:rsidP="001616B9">
      <w:pPr>
        <w:pStyle w:val="Paragraphedeliste"/>
        <w:numPr>
          <w:ilvl w:val="0"/>
          <w:numId w:val="1"/>
        </w:numPr>
        <w:tabs>
          <w:tab w:val="left" w:pos="6804"/>
        </w:tabs>
        <w:spacing w:line="480" w:lineRule="auto"/>
        <w:ind w:left="284" w:hanging="284"/>
        <w:rPr>
          <w:noProof/>
        </w:rPr>
      </w:pPr>
      <w:r>
        <w:rPr>
          <w:noProof/>
        </w:rPr>
        <w:t>Deriving transition frequencies from stage-specific sample sizes</w:t>
      </w:r>
      <w:r>
        <w:rPr>
          <w:noProof/>
        </w:rPr>
        <w:tab/>
      </w:r>
      <w:r w:rsidRPr="00DD575F">
        <w:rPr>
          <w:noProof/>
        </w:rPr>
        <w:t>(p. 2)</w:t>
      </w:r>
    </w:p>
    <w:p w14:paraId="26C5A5F8" w14:textId="5FFD1A6B" w:rsidR="001616B9" w:rsidRDefault="001616B9" w:rsidP="001616B9">
      <w:pPr>
        <w:pStyle w:val="Paragraphedeliste"/>
        <w:numPr>
          <w:ilvl w:val="0"/>
          <w:numId w:val="1"/>
        </w:numPr>
        <w:tabs>
          <w:tab w:val="left" w:pos="6804"/>
        </w:tabs>
        <w:spacing w:line="480" w:lineRule="auto"/>
        <w:ind w:left="284" w:hanging="284"/>
        <w:rPr>
          <w:noProof/>
        </w:rPr>
      </w:pPr>
      <w:r>
        <w:rPr>
          <w:noProof/>
        </w:rPr>
        <w:t>S</w:t>
      </w:r>
      <w:r w:rsidR="006B1B96">
        <w:rPr>
          <w:noProof/>
        </w:rPr>
        <w:t>ampling distribution</w:t>
      </w:r>
      <w:r>
        <w:rPr>
          <w:noProof/>
        </w:rPr>
        <w:t xml:space="preserve"> for </w:t>
      </w:r>
      <w:r w:rsidR="006B1B96">
        <w:rPr>
          <w:noProof/>
        </w:rPr>
        <w:t xml:space="preserve">a </w:t>
      </w:r>
      <w:r>
        <w:rPr>
          <w:noProof/>
        </w:rPr>
        <w:t xml:space="preserve">single </w:t>
      </w:r>
      <w:r w:rsidR="006B1B96">
        <w:rPr>
          <w:noProof/>
        </w:rPr>
        <w:t>MPM</w:t>
      </w:r>
      <w:r>
        <w:rPr>
          <w:noProof/>
        </w:rPr>
        <w:tab/>
      </w:r>
      <w:r w:rsidRPr="00DD575F">
        <w:rPr>
          <w:noProof/>
        </w:rPr>
        <w:t xml:space="preserve"> </w:t>
      </w:r>
      <w:r>
        <w:rPr>
          <w:noProof/>
        </w:rPr>
        <w:tab/>
      </w:r>
      <w:r w:rsidRPr="00DD575F">
        <w:rPr>
          <w:noProof/>
        </w:rPr>
        <w:t xml:space="preserve">(p. </w:t>
      </w:r>
      <w:r w:rsidR="00D17AA7">
        <w:rPr>
          <w:noProof/>
        </w:rPr>
        <w:t>3</w:t>
      </w:r>
      <w:r w:rsidRPr="00DD575F">
        <w:rPr>
          <w:noProof/>
        </w:rPr>
        <w:t>)</w:t>
      </w:r>
    </w:p>
    <w:p w14:paraId="77E09258" w14:textId="5BF87667" w:rsidR="001616B9" w:rsidRDefault="001616B9" w:rsidP="001616B9">
      <w:pPr>
        <w:pStyle w:val="Paragraphedeliste"/>
        <w:numPr>
          <w:ilvl w:val="0"/>
          <w:numId w:val="1"/>
        </w:numPr>
        <w:tabs>
          <w:tab w:val="left" w:pos="6804"/>
        </w:tabs>
        <w:spacing w:line="480" w:lineRule="auto"/>
        <w:ind w:left="284" w:hanging="284"/>
        <w:rPr>
          <w:noProof/>
        </w:rPr>
      </w:pPr>
      <w:r>
        <w:rPr>
          <w:noProof/>
        </w:rPr>
        <w:t xml:space="preserve">Sampling </w:t>
      </w:r>
      <w:r w:rsidR="006B1B96">
        <w:rPr>
          <w:noProof/>
        </w:rPr>
        <w:t>distribution</w:t>
      </w:r>
      <w:r>
        <w:rPr>
          <w:noProof/>
        </w:rPr>
        <w:t xml:space="preserve"> for </w:t>
      </w:r>
      <w:r w:rsidR="006B1B96">
        <w:rPr>
          <w:noProof/>
        </w:rPr>
        <w:t xml:space="preserve">a </w:t>
      </w:r>
      <w:r>
        <w:rPr>
          <w:noProof/>
        </w:rPr>
        <w:t>mean</w:t>
      </w:r>
      <w:r w:rsidR="00734B2E">
        <w:rPr>
          <w:noProof/>
        </w:rPr>
        <w:t xml:space="preserve"> or pooled</w:t>
      </w:r>
      <w:r>
        <w:rPr>
          <w:noProof/>
        </w:rPr>
        <w:t xml:space="preserve"> </w:t>
      </w:r>
      <w:r w:rsidR="006B1B96">
        <w:rPr>
          <w:noProof/>
        </w:rPr>
        <w:t>MPM</w:t>
      </w:r>
      <w:r>
        <w:rPr>
          <w:noProof/>
        </w:rPr>
        <w:tab/>
      </w:r>
      <w:r w:rsidRPr="00DD575F">
        <w:rPr>
          <w:noProof/>
        </w:rPr>
        <w:t xml:space="preserve"> </w:t>
      </w:r>
      <w:r>
        <w:rPr>
          <w:noProof/>
        </w:rPr>
        <w:tab/>
      </w:r>
      <w:r w:rsidRPr="00DD575F">
        <w:rPr>
          <w:noProof/>
        </w:rPr>
        <w:t xml:space="preserve">(p. </w:t>
      </w:r>
      <w:r w:rsidR="00D17AA7">
        <w:rPr>
          <w:noProof/>
        </w:rPr>
        <w:t>6</w:t>
      </w:r>
      <w:r w:rsidRPr="00DD575F">
        <w:rPr>
          <w:noProof/>
        </w:rPr>
        <w:t>)</w:t>
      </w:r>
    </w:p>
    <w:p w14:paraId="21620BA3" w14:textId="566D6C35" w:rsidR="002721FD" w:rsidRDefault="00AA427C" w:rsidP="001616B9">
      <w:pPr>
        <w:pStyle w:val="Paragraphedeliste"/>
        <w:numPr>
          <w:ilvl w:val="0"/>
          <w:numId w:val="1"/>
        </w:numPr>
        <w:tabs>
          <w:tab w:val="left" w:pos="6804"/>
        </w:tabs>
        <w:spacing w:line="480" w:lineRule="auto"/>
        <w:ind w:left="284" w:hanging="284"/>
        <w:rPr>
          <w:noProof/>
        </w:rPr>
      </w:pPr>
      <w:r>
        <w:rPr>
          <w:noProof/>
        </w:rPr>
        <w:t>Age-from-stage analyses</w:t>
      </w:r>
      <w:r w:rsidR="002721FD">
        <w:rPr>
          <w:noProof/>
        </w:rPr>
        <w:tab/>
      </w:r>
      <w:r w:rsidR="002721FD">
        <w:rPr>
          <w:noProof/>
        </w:rPr>
        <w:tab/>
        <w:t xml:space="preserve">(p. </w:t>
      </w:r>
      <w:r w:rsidR="00A74868">
        <w:rPr>
          <w:noProof/>
        </w:rPr>
        <w:t>9</w:t>
      </w:r>
      <w:r w:rsidR="002721FD">
        <w:rPr>
          <w:noProof/>
        </w:rPr>
        <w:t>)</w:t>
      </w:r>
    </w:p>
    <w:p w14:paraId="0911F02A" w14:textId="0D5F9A18" w:rsidR="00932FAA" w:rsidRDefault="00932FAA" w:rsidP="00932FAA">
      <w:pPr>
        <w:pStyle w:val="Paragraphedeliste"/>
        <w:numPr>
          <w:ilvl w:val="0"/>
          <w:numId w:val="1"/>
        </w:numPr>
        <w:tabs>
          <w:tab w:val="left" w:pos="6804"/>
        </w:tabs>
        <w:spacing w:line="480" w:lineRule="auto"/>
        <w:ind w:left="284" w:hanging="284"/>
        <w:rPr>
          <w:noProof/>
        </w:rPr>
      </w:pPr>
      <w:r>
        <w:rPr>
          <w:noProof/>
        </w:rPr>
        <w:t>Boundary estimates of survival</w:t>
      </w:r>
      <w:r>
        <w:rPr>
          <w:noProof/>
        </w:rPr>
        <w:tab/>
      </w:r>
      <w:r>
        <w:rPr>
          <w:noProof/>
        </w:rPr>
        <w:tab/>
        <w:t xml:space="preserve">(p. </w:t>
      </w:r>
      <w:r w:rsidR="00A74868">
        <w:rPr>
          <w:noProof/>
        </w:rPr>
        <w:t>10</w:t>
      </w:r>
      <w:r>
        <w:rPr>
          <w:noProof/>
        </w:rPr>
        <w:t>)</w:t>
      </w:r>
    </w:p>
    <w:p w14:paraId="43A42DC3" w14:textId="389EF82C" w:rsidR="001616B9" w:rsidRPr="006205A0" w:rsidRDefault="00CF1C0E" w:rsidP="001616B9">
      <w:pPr>
        <w:pStyle w:val="Paragraphedeliste"/>
        <w:numPr>
          <w:ilvl w:val="0"/>
          <w:numId w:val="1"/>
        </w:numPr>
        <w:tabs>
          <w:tab w:val="left" w:pos="6804"/>
        </w:tabs>
        <w:spacing w:line="480" w:lineRule="auto"/>
        <w:ind w:left="284" w:hanging="284"/>
        <w:rPr>
          <w:noProof/>
        </w:rPr>
      </w:pPr>
      <w:r>
        <w:rPr>
          <w:noProof/>
        </w:rPr>
        <w:t>References</w:t>
      </w:r>
      <w:r w:rsidR="006A4163">
        <w:rPr>
          <w:noProof/>
        </w:rPr>
        <w:tab/>
      </w:r>
      <w:r w:rsidR="006A4163">
        <w:rPr>
          <w:noProof/>
        </w:rPr>
        <w:tab/>
        <w:t xml:space="preserve">(p. </w:t>
      </w:r>
      <w:r w:rsidR="00A74868">
        <w:rPr>
          <w:noProof/>
        </w:rPr>
        <w:t>13</w:t>
      </w:r>
      <w:r w:rsidR="006A4163">
        <w:rPr>
          <w:noProof/>
        </w:rPr>
        <w:t>)</w:t>
      </w:r>
    </w:p>
    <w:p w14:paraId="2AFA5A3F" w14:textId="77777777" w:rsidR="00A74868" w:rsidRDefault="00A7486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395D931" w14:textId="557CACB4" w:rsidR="003172AE" w:rsidRPr="002E6DE6" w:rsidRDefault="003172AE" w:rsidP="00F41A64">
      <w:pPr>
        <w:spacing w:line="480" w:lineRule="auto"/>
        <w:rPr>
          <w:b/>
          <w:sz w:val="28"/>
          <w:szCs w:val="28"/>
        </w:rPr>
      </w:pPr>
      <w:r w:rsidRPr="002E6DE6">
        <w:rPr>
          <w:b/>
          <w:sz w:val="28"/>
          <w:szCs w:val="28"/>
        </w:rPr>
        <w:lastRenderedPageBreak/>
        <w:t xml:space="preserve">1. </w:t>
      </w:r>
      <w:r w:rsidR="001616B9" w:rsidRPr="002E6DE6">
        <w:rPr>
          <w:b/>
          <w:sz w:val="28"/>
          <w:szCs w:val="28"/>
        </w:rPr>
        <w:t xml:space="preserve">Deriving </w:t>
      </w:r>
      <w:r w:rsidR="0047604B" w:rsidRPr="002E6DE6">
        <w:rPr>
          <w:b/>
          <w:sz w:val="28"/>
          <w:szCs w:val="28"/>
        </w:rPr>
        <w:t>transition frequencies</w:t>
      </w:r>
      <w:r w:rsidRPr="002E6DE6">
        <w:rPr>
          <w:b/>
          <w:sz w:val="28"/>
          <w:szCs w:val="28"/>
        </w:rPr>
        <w:t xml:space="preserve"> from</w:t>
      </w:r>
      <w:r w:rsidR="0047604B" w:rsidRPr="002E6DE6">
        <w:rPr>
          <w:b/>
          <w:sz w:val="28"/>
          <w:szCs w:val="28"/>
        </w:rPr>
        <w:t xml:space="preserve"> stage-specific</w:t>
      </w:r>
      <w:r w:rsidRPr="002E6DE6">
        <w:rPr>
          <w:b/>
          <w:sz w:val="28"/>
          <w:szCs w:val="28"/>
        </w:rPr>
        <w:t xml:space="preserve"> sample sizes</w:t>
      </w:r>
    </w:p>
    <w:p w14:paraId="6E12E28C" w14:textId="7DEFCFAF" w:rsidR="00BD4258" w:rsidRDefault="0047604B" w:rsidP="00F41A64">
      <w:pPr>
        <w:spacing w:line="480" w:lineRule="auto"/>
      </w:pPr>
      <w:r w:rsidRPr="0047604B">
        <w:tab/>
        <w:t>For mo</w:t>
      </w:r>
      <w:r>
        <w:t>st o</w:t>
      </w:r>
      <w:r w:rsidR="00292C5C">
        <w:t xml:space="preserve">f the MPMs in our analysis, </w:t>
      </w:r>
      <w:r>
        <w:t>transition rates were initially estimated from ratios of integers</w:t>
      </w:r>
      <w:r w:rsidR="007E7096">
        <w:t xml:space="preserve"> (e.g. based on the observed number of individu</w:t>
      </w:r>
      <w:r w:rsidR="004D5F00">
        <w:t>als transitioning between stage classes</w:t>
      </w:r>
      <w:r w:rsidR="007E7096">
        <w:t xml:space="preserve"> over a given interval, or the observed number of seedlings at time </w:t>
      </w:r>
      <w:r w:rsidR="007E7096" w:rsidRPr="000645F1">
        <w:rPr>
          <w:i/>
        </w:rPr>
        <w:t>t</w:t>
      </w:r>
      <w:r w:rsidR="007E7096">
        <w:t xml:space="preserve"> per reproductive individual at time </w:t>
      </w:r>
      <w:r w:rsidR="007E7096" w:rsidRPr="000645F1">
        <w:rPr>
          <w:i/>
        </w:rPr>
        <w:t>t</w:t>
      </w:r>
      <w:r w:rsidR="002C7093" w:rsidRPr="002C7093">
        <w:t>-1</w:t>
      </w:r>
      <w:r w:rsidR="007E7096">
        <w:t>)</w:t>
      </w:r>
      <w:r>
        <w:t>.</w:t>
      </w:r>
      <w:r w:rsidR="006752EA">
        <w:t xml:space="preserve"> In these cases, we used stage-specific sample sizes</w:t>
      </w:r>
      <w:r w:rsidR="00B307A1">
        <w:t xml:space="preserve"> (the integer denominators</w:t>
      </w:r>
      <w:r w:rsidR="00C03434">
        <w:t xml:space="preserve"> originally</w:t>
      </w:r>
      <w:r w:rsidR="00B307A1">
        <w:t xml:space="preserve"> used </w:t>
      </w:r>
      <w:r w:rsidR="006A171B">
        <w:t>in</w:t>
      </w:r>
      <w:r w:rsidR="00C03434">
        <w:t xml:space="preserve"> </w:t>
      </w:r>
      <w:r w:rsidR="006A171B">
        <w:t>calculating</w:t>
      </w:r>
      <w:r w:rsidR="00B307A1">
        <w:t xml:space="preserve"> the transition rates) together with the </w:t>
      </w:r>
      <w:r w:rsidR="00B31CBA">
        <w:t>original</w:t>
      </w:r>
      <w:r w:rsidR="00B307A1">
        <w:t xml:space="preserve"> transition rates to back-calculate the </w:t>
      </w:r>
      <w:r w:rsidR="00420093">
        <w:t xml:space="preserve">integer </w:t>
      </w:r>
      <w:r w:rsidR="00B307A1">
        <w:t>numerators.</w:t>
      </w:r>
      <w:r w:rsidR="00831380">
        <w:t xml:space="preserve"> If </w:t>
      </w:r>
      <w:r w:rsidR="00F54E71" w:rsidRPr="009D337A">
        <w:rPr>
          <w:b/>
        </w:rPr>
        <w:t>A</w:t>
      </w:r>
      <w:r w:rsidR="00831380">
        <w:t xml:space="preserve"> is a matrix of </w:t>
      </w:r>
      <w:r w:rsidR="00BE01DB">
        <w:t>transition rates</w:t>
      </w:r>
      <w:r w:rsidR="00293F11">
        <w:t xml:space="preserve"> calculated from ratios of integers</w:t>
      </w:r>
      <w:r w:rsidR="000C1183">
        <w:t>,</w:t>
      </w:r>
      <w:r w:rsidR="00BE01DB">
        <w:t xml:space="preserve"> and </w:t>
      </w:r>
      <w:r w:rsidR="000548B5">
        <w:rPr>
          <w:b/>
        </w:rPr>
        <w:t>n</w:t>
      </w:r>
      <w:r w:rsidR="00BE01DB">
        <w:t xml:space="preserve"> is a vector of corresponding stage-specific denominators</w:t>
      </w:r>
      <w:r w:rsidR="000548B5">
        <w:t xml:space="preserve">, </w:t>
      </w:r>
      <w:r w:rsidR="00BE01DB">
        <w:t>then</w:t>
      </w:r>
      <w:r w:rsidR="00831380">
        <w:t xml:space="preserve"> the </w:t>
      </w:r>
      <w:r w:rsidR="00865D49">
        <w:t xml:space="preserve">integer </w:t>
      </w:r>
      <w:r w:rsidR="009A7CFD">
        <w:t>numerator</w:t>
      </w:r>
      <w:r w:rsidR="00BD425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831380">
        <w:t xml:space="preserve"> </w:t>
      </w:r>
      <w:r w:rsidR="00BD4258">
        <w:t xml:space="preserve">corresponding to the transition rate in row </w:t>
      </w:r>
      <w:proofErr w:type="spellStart"/>
      <w:r w:rsidR="00BD4258" w:rsidRPr="00BD4258">
        <w:rPr>
          <w:i/>
        </w:rPr>
        <w:t>i</w:t>
      </w:r>
      <w:proofErr w:type="spellEnd"/>
      <w:r w:rsidR="00BD4258">
        <w:t xml:space="preserve"> and column </w:t>
      </w:r>
      <w:r w:rsidR="00BD4258" w:rsidRPr="00BD4258">
        <w:rPr>
          <w:i/>
        </w:rPr>
        <w:t>j</w:t>
      </w:r>
      <w:r w:rsidR="00BD4258">
        <w:t xml:space="preserve"> </w:t>
      </w:r>
      <w:r w:rsidR="00973FCB">
        <w:t>must be</w:t>
      </w:r>
    </w:p>
    <w:p w14:paraId="67B0CAD6" w14:textId="0C313D7F" w:rsidR="00BD4258" w:rsidRPr="00BD4258" w:rsidRDefault="009966B8" w:rsidP="00BD4258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round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E9BF770" w14:textId="1CDFCB25" w:rsidR="00BD4258" w:rsidRDefault="00305A25" w:rsidP="00BD4258">
      <w:pPr>
        <w:spacing w:line="480" w:lineRule="auto"/>
      </w:pPr>
      <w:r>
        <w:t>Similarly, i</w:t>
      </w:r>
      <w:r w:rsidR="00BD4258">
        <w:t xml:space="preserve">f </w:t>
      </w:r>
      <w:r w:rsidR="00BD4258" w:rsidRPr="009D337A">
        <w:rPr>
          <w:b/>
        </w:rPr>
        <w:t>U</w:t>
      </w:r>
      <w:r w:rsidR="00BD4258">
        <w:t xml:space="preserve"> is a matrix containing </w:t>
      </w:r>
      <w:r w:rsidR="0055797E">
        <w:t xml:space="preserve">only </w:t>
      </w:r>
      <w:r w:rsidR="00BD4258">
        <w:t>the survival-related transition</w:t>
      </w:r>
      <w:r w:rsidR="005D58BA">
        <w:t>s</w:t>
      </w:r>
      <w:r w:rsidR="00BD4258">
        <w:t xml:space="preserve"> </w:t>
      </w:r>
      <w:r w:rsidR="00F73076">
        <w:t>with</w:t>
      </w:r>
      <w:r w:rsidR="0055797E">
        <w:t>in</w:t>
      </w:r>
      <w:r w:rsidR="00BD4258">
        <w:t xml:space="preserve"> </w:t>
      </w:r>
      <w:r w:rsidR="00BD4258" w:rsidRPr="009D337A">
        <w:rPr>
          <w:b/>
        </w:rPr>
        <w:t>A</w:t>
      </w:r>
      <w:r w:rsidR="00BD4258">
        <w:t xml:space="preserve">, then the </w:t>
      </w:r>
      <w:r w:rsidR="00B3663C">
        <w:t xml:space="preserve">number of </w:t>
      </w:r>
      <w:r w:rsidR="00A87BA6">
        <w:t>individuals</w:t>
      </w:r>
      <w:r w:rsidR="00BD4258">
        <w:t xml:space="preserve"> </w:t>
      </w:r>
      <w:r w:rsidR="00A87BA6">
        <w:t xml:space="preserve">from stage </w:t>
      </w:r>
      <w:r w:rsidR="00A87BA6" w:rsidRPr="00A87BA6">
        <w:rPr>
          <w:i/>
        </w:rPr>
        <w:t>j</w:t>
      </w:r>
      <w:r w:rsidR="00A87BA6">
        <w:t xml:space="preserve"> that died during the </w:t>
      </w:r>
      <w:r w:rsidR="00BD4258">
        <w:t xml:space="preserve">projection interval </w:t>
      </w:r>
      <w:r>
        <w:t>must have been</w:t>
      </w:r>
      <w:r w:rsidR="00BD4258">
        <w:t xml:space="preserve"> </w:t>
      </w:r>
    </w:p>
    <w:p w14:paraId="04625AC6" w14:textId="662BCEED" w:rsidR="00BD4258" w:rsidRDefault="009966B8" w:rsidP="0055797E">
      <w:pPr>
        <w:spacing w:line="480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round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nary>
          </m:e>
        </m:d>
        <m:r>
          <w:rPr>
            <w:rFonts w:ascii="Cambria Math" w:hAnsi="Cambria Math"/>
          </w:rPr>
          <m:t>)</m:t>
        </m:r>
      </m:oMath>
      <w:r w:rsidR="0055797E">
        <w:t>.</w:t>
      </w:r>
    </w:p>
    <w:p w14:paraId="16D1D91A" w14:textId="5B12A79D" w:rsidR="002C79FE" w:rsidRDefault="000E25AD" w:rsidP="000E473A">
      <w:pPr>
        <w:spacing w:line="480" w:lineRule="auto"/>
      </w:pPr>
      <w:r>
        <w:t>For example,</w:t>
      </w:r>
      <w:r w:rsidR="006C16A9">
        <w:t xml:space="preserve"> given the </w:t>
      </w:r>
      <w:r w:rsidR="007C2B21">
        <w:t xml:space="preserve">following </w:t>
      </w:r>
      <w:r w:rsidR="006C16A9">
        <w:t>projection matrix</w:t>
      </w:r>
      <w:r w:rsidR="007C2B21">
        <w:t>,</w:t>
      </w:r>
    </w:p>
    <w:p w14:paraId="1F519D35" w14:textId="165D7F9A" w:rsidR="002C79FE" w:rsidRPr="006C16A9" w:rsidRDefault="009D337A" w:rsidP="002C79FE">
      <w:pPr>
        <w:spacing w:line="480" w:lineRule="auto"/>
      </w:pPr>
      <m:oMathPara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rSpRule m:val="4"/>
                  <m:rSp m:val="2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rSpRule m:val="4"/>
                  <m:rSp m:val="2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0.191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0.857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0.778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0.056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0.667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0.277</m:t>
                    </m: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0.222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0.702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790C156" w14:textId="1F4D86C8" w:rsidR="007C2B21" w:rsidRPr="007C2B21" w:rsidRDefault="006C16A9" w:rsidP="004D132B">
      <w:pPr>
        <w:spacing w:line="480" w:lineRule="auto"/>
      </w:pPr>
      <w:r>
        <w:t>and corresponding stage-specific sample sizes</w:t>
      </w:r>
      <w:r w:rsidR="007C2B21">
        <w:t xml:space="preserve"> </w:t>
      </w:r>
      <m:oMath>
        <m:r>
          <m:rPr>
            <m:sty m:val="b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=(14, 18, 9, 47)</m:t>
        </m:r>
      </m:oMath>
      <w:r w:rsidR="007C2B21">
        <w:t xml:space="preserve">, the </w:t>
      </w:r>
      <w:r w:rsidR="00D674F3">
        <w:t>underlying</w:t>
      </w:r>
      <w:r w:rsidR="007C2B21">
        <w:t xml:space="preserve"> transi</w:t>
      </w:r>
      <w:r w:rsidR="00EB0292">
        <w:t>tion frequencies</w:t>
      </w:r>
      <w:r w:rsidR="00533FF0">
        <w:t xml:space="preserve"> (including death transitions</w:t>
      </w:r>
      <w:r w:rsidR="002A034B"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d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</m:sSub>
      </m:oMath>
      <w:r w:rsidR="00533FF0">
        <w:t xml:space="preserve"> appended as an extra row)</w:t>
      </w:r>
      <w:r w:rsidR="00EB0292">
        <w:t xml:space="preserve"> must have been</w:t>
      </w:r>
    </w:p>
    <w:p w14:paraId="6B9E7874" w14:textId="0972D620" w:rsidR="00A74868" w:rsidRDefault="009966B8" w:rsidP="00A74868">
      <w:pPr>
        <w:spacing w:line="480" w:lineRule="auto"/>
        <w:rPr>
          <w:b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9/47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12/14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14/18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1/18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6/9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13/47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33/47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2/14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3/18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1/47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901327" w14:textId="4313D9FC" w:rsidR="003B4E9B" w:rsidRPr="00E541E0" w:rsidRDefault="003123D8" w:rsidP="00F41A64">
      <w:pPr>
        <w:spacing w:line="480" w:lineRule="auto"/>
        <w:rPr>
          <w:b/>
          <w:sz w:val="28"/>
          <w:szCs w:val="28"/>
        </w:rPr>
      </w:pPr>
      <w:r w:rsidRPr="00E541E0">
        <w:rPr>
          <w:b/>
          <w:sz w:val="28"/>
          <w:szCs w:val="28"/>
        </w:rPr>
        <w:lastRenderedPageBreak/>
        <w:t>2</w:t>
      </w:r>
      <w:r w:rsidR="003467E1" w:rsidRPr="00E541E0">
        <w:rPr>
          <w:b/>
          <w:sz w:val="28"/>
          <w:szCs w:val="28"/>
        </w:rPr>
        <w:t xml:space="preserve">. </w:t>
      </w:r>
      <w:r w:rsidR="002E6DE6" w:rsidRPr="00E541E0">
        <w:rPr>
          <w:b/>
          <w:sz w:val="28"/>
          <w:szCs w:val="28"/>
        </w:rPr>
        <w:t xml:space="preserve">Sampling </w:t>
      </w:r>
      <w:r w:rsidR="00DB4693">
        <w:rPr>
          <w:b/>
          <w:sz w:val="28"/>
          <w:szCs w:val="28"/>
        </w:rPr>
        <w:t>distribution</w:t>
      </w:r>
      <w:r w:rsidR="00B74C6D" w:rsidRPr="00E541E0">
        <w:rPr>
          <w:b/>
          <w:sz w:val="28"/>
          <w:szCs w:val="28"/>
        </w:rPr>
        <w:t xml:space="preserve"> </w:t>
      </w:r>
      <w:r w:rsidR="00BC2F40" w:rsidRPr="00E541E0">
        <w:rPr>
          <w:b/>
          <w:sz w:val="28"/>
          <w:szCs w:val="28"/>
        </w:rPr>
        <w:t>for</w:t>
      </w:r>
      <w:r w:rsidR="00B74C6D" w:rsidRPr="00E541E0">
        <w:rPr>
          <w:b/>
          <w:sz w:val="28"/>
          <w:szCs w:val="28"/>
        </w:rPr>
        <w:t xml:space="preserve"> </w:t>
      </w:r>
      <w:r w:rsidR="00DB4693">
        <w:rPr>
          <w:b/>
          <w:sz w:val="28"/>
          <w:szCs w:val="28"/>
        </w:rPr>
        <w:t xml:space="preserve">a </w:t>
      </w:r>
      <w:r w:rsidR="00E541E0">
        <w:rPr>
          <w:b/>
          <w:sz w:val="28"/>
          <w:szCs w:val="28"/>
        </w:rPr>
        <w:t>single</w:t>
      </w:r>
      <w:r w:rsidR="00DB4693">
        <w:rPr>
          <w:b/>
          <w:sz w:val="28"/>
          <w:szCs w:val="28"/>
        </w:rPr>
        <w:t xml:space="preserve"> MPM</w:t>
      </w:r>
    </w:p>
    <w:p w14:paraId="5CFAB581" w14:textId="0D2BE59A" w:rsidR="003F7628" w:rsidRDefault="00160D67" w:rsidP="00A74868">
      <w:pPr>
        <w:spacing w:line="480" w:lineRule="auto"/>
        <w:ind w:firstLine="720"/>
      </w:pPr>
      <w:r>
        <w:t>T</w:t>
      </w:r>
      <w:r w:rsidR="003B4E9B">
        <w:t xml:space="preserve">o </w:t>
      </w:r>
      <w:r w:rsidR="00052866">
        <w:t>generate a s</w:t>
      </w:r>
      <w:r w:rsidR="0089636D">
        <w:t>ampling distribution for a</w:t>
      </w:r>
      <w:r w:rsidR="0028747D">
        <w:t xml:space="preserve"> given</w:t>
      </w:r>
      <w:r w:rsidR="00A920EF">
        <w:t xml:space="preserve"> MPM</w:t>
      </w:r>
      <w:r w:rsidR="00833FAA">
        <w:t xml:space="preserve"> (and corresponding derived parameters)</w:t>
      </w:r>
      <w:r w:rsidR="00052866">
        <w:t>,</w:t>
      </w:r>
      <w:r w:rsidR="00D835E2">
        <w:t xml:space="preserve"> </w:t>
      </w:r>
      <w:r w:rsidR="00052866">
        <w:t>we</w:t>
      </w:r>
      <w:r w:rsidR="00D835E2">
        <w:t xml:space="preserve"> </w:t>
      </w:r>
      <w:r w:rsidR="00945051">
        <w:t>generated</w:t>
      </w:r>
      <w:r w:rsidR="007F7F53">
        <w:t xml:space="preserve"> 2</w:t>
      </w:r>
      <w:r w:rsidR="00A563EE">
        <w:t>,</w:t>
      </w:r>
      <w:r w:rsidR="007F7F53">
        <w:t xml:space="preserve">000 </w:t>
      </w:r>
      <w:r w:rsidR="00717417">
        <w:t xml:space="preserve">independent </w:t>
      </w:r>
      <w:r w:rsidR="007F7F53">
        <w:t>rando</w:t>
      </w:r>
      <w:r w:rsidR="00717417">
        <w:t xml:space="preserve">m </w:t>
      </w:r>
      <w:r w:rsidR="003B4E9B">
        <w:t>draw</w:t>
      </w:r>
      <w:r w:rsidR="007F7F53">
        <w:t>s</w:t>
      </w:r>
      <w:r w:rsidR="003B4E9B">
        <w:t xml:space="preserve"> from the sampling distribution of</w:t>
      </w:r>
      <w:r w:rsidR="007F7F53">
        <w:t xml:space="preserve"> each underlying transition rat</w:t>
      </w:r>
      <w:r w:rsidR="00A563EE">
        <w:t>e</w:t>
      </w:r>
      <w:r w:rsidR="003B4E9B">
        <w:t>.</w:t>
      </w:r>
      <w:r w:rsidR="00776C3D">
        <w:t xml:space="preserve"> </w:t>
      </w:r>
      <w:r w:rsidR="007D43DE">
        <w:t>In practice, t</w:t>
      </w:r>
      <w:r w:rsidR="00CA1729">
        <w:t>he</w:t>
      </w:r>
      <w:r w:rsidR="007D43DE">
        <w:t>se</w:t>
      </w:r>
      <w:r w:rsidR="00CA1729">
        <w:t xml:space="preserve"> draws </w:t>
      </w:r>
      <w:r w:rsidR="00956B10">
        <w:t>were</w:t>
      </w:r>
      <w:r w:rsidR="00CA1729">
        <w:t xml:space="preserve"> made using t</w:t>
      </w:r>
      <w:r w:rsidR="007A1F8A">
        <w:t xml:space="preserve">he </w:t>
      </w:r>
      <w:r w:rsidR="007D43DE">
        <w:t xml:space="preserve">conjugate distribution for a given </w:t>
      </w:r>
      <w:r w:rsidR="00724B09">
        <w:t>likelihood</w:t>
      </w:r>
      <w:r w:rsidR="00D37C4C">
        <w:t xml:space="preserve"> function</w:t>
      </w:r>
      <w:r w:rsidR="007D43DE">
        <w:t xml:space="preserve"> </w:t>
      </w:r>
      <w:r w:rsidR="00B26A35">
        <w:t>(Table S1</w:t>
      </w:r>
      <w:r w:rsidR="00444821">
        <w:t>-1</w:t>
      </w:r>
      <w:r w:rsidR="00B26A35">
        <w:t>)</w:t>
      </w:r>
      <w:r w:rsidR="007D43DE">
        <w:t xml:space="preserve">. </w:t>
      </w:r>
      <w:r w:rsidR="00B26A35">
        <w:t>For example</w:t>
      </w:r>
      <w:r w:rsidR="00CA1729">
        <w:t>,</w:t>
      </w:r>
      <w:r w:rsidR="00734E8D">
        <w:t xml:space="preserve">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734E8D">
        <w:t xml:space="preserve"> is a survival-related transition from stage </w:t>
      </w:r>
      <w:r w:rsidR="00734E8D" w:rsidRPr="0064388C">
        <w:rPr>
          <w:i/>
        </w:rPr>
        <w:t>j</w:t>
      </w:r>
      <w:r w:rsidR="00734E8D">
        <w:t xml:space="preserve"> to </w:t>
      </w:r>
      <w:proofErr w:type="spellStart"/>
      <w:r w:rsidR="00870D40" w:rsidRPr="0064388C">
        <w:rPr>
          <w:i/>
        </w:rPr>
        <w:t>i</w:t>
      </w:r>
      <w:proofErr w:type="spellEnd"/>
      <w:r w:rsidR="00734E8D">
        <w:t xml:space="preserve">, </w:t>
      </w:r>
      <w:r w:rsidR="005564C0">
        <w:t>estimated based on the observation</w:t>
      </w:r>
      <w:r w:rsidR="00734E8D">
        <w:t xml:space="preserve"> that </w:t>
      </w:r>
      <m:oMath>
        <m:r>
          <w:rPr>
            <w:rFonts w:ascii="Cambria Math" w:hAnsi="Cambria Math"/>
          </w:rPr>
          <m:t>k</m:t>
        </m:r>
      </m:oMath>
      <w:r w:rsidR="00734E8D">
        <w:t xml:space="preserve"> out of the </w:t>
      </w:r>
      <m:oMath>
        <m:r>
          <w:rPr>
            <w:rFonts w:ascii="Cambria Math" w:hAnsi="Cambria Math"/>
          </w:rPr>
          <m:t>n</m:t>
        </m:r>
      </m:oMath>
      <w:r w:rsidR="00734E8D">
        <w:t xml:space="preserve"> individuals in stage </w:t>
      </w:r>
      <w:r w:rsidR="00734E8D" w:rsidRPr="0064388C">
        <w:rPr>
          <w:i/>
        </w:rPr>
        <w:t>j</w:t>
      </w:r>
      <w:r w:rsidR="00734E8D">
        <w:t xml:space="preserve"> </w:t>
      </w:r>
      <w:r w:rsidR="00FB4B92">
        <w:t xml:space="preserve">survived and </w:t>
      </w:r>
      <w:r w:rsidR="00B53F6F">
        <w:t>transitioned</w:t>
      </w:r>
      <w:r w:rsidR="00734E8D">
        <w:t xml:space="preserve"> to stage</w:t>
      </w:r>
      <w:r w:rsidR="0064388C">
        <w:t xml:space="preserve"> </w:t>
      </w:r>
      <w:proofErr w:type="spellStart"/>
      <w:r w:rsidR="0064388C" w:rsidRPr="0064388C">
        <w:rPr>
          <w:i/>
        </w:rPr>
        <w:t>i</w:t>
      </w:r>
      <w:proofErr w:type="spellEnd"/>
      <w:r w:rsidR="009C2946">
        <w:t xml:space="preserve"> (and the </w:t>
      </w:r>
      <w:r w:rsidR="00D753F0">
        <w:t xml:space="preserve">remaining </w:t>
      </w:r>
      <m:oMath>
        <m:r>
          <w:rPr>
            <w:rFonts w:ascii="Cambria Math" w:hAnsi="Cambria Math"/>
          </w:rPr>
          <m:t>n-k</m:t>
        </m:r>
      </m:oMath>
      <w:r w:rsidR="00870D40">
        <w:t xml:space="preserve"> died</w:t>
      </w:r>
      <w:r w:rsidR="009C2946">
        <w:t>)</w:t>
      </w:r>
      <w:r w:rsidR="00734E8D">
        <w:t xml:space="preserve">, we can </w:t>
      </w:r>
      <w:r w:rsidR="00870D40">
        <w:t xml:space="preserve">model </w:t>
      </w:r>
      <w:r w:rsidR="00734E8D">
        <w:t xml:space="preserve">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734E8D">
        <w:t xml:space="preserve"> transition </w:t>
      </w:r>
      <w:r w:rsidR="00870D40">
        <w:t xml:space="preserve">as a </w:t>
      </w:r>
      <w:r w:rsidR="00CA1729">
        <w:t xml:space="preserve">binomial sample with </w:t>
      </w:r>
      <w:r w:rsidR="00CA1729" w:rsidRPr="00022E37">
        <w:rPr>
          <w:i/>
        </w:rPr>
        <w:t>k</w:t>
      </w:r>
      <w:r w:rsidR="00CA1729">
        <w:t xml:space="preserve"> successes in </w:t>
      </w:r>
      <w:r w:rsidR="00CA1729" w:rsidRPr="00022E37">
        <w:rPr>
          <w:i/>
        </w:rPr>
        <w:t>n</w:t>
      </w:r>
      <w:r w:rsidR="00CA1729">
        <w:t xml:space="preserve"> trials</w:t>
      </w:r>
      <w:r w:rsidR="00870D40">
        <w:t>.</w:t>
      </w:r>
      <w:r w:rsidR="007A56D8">
        <w:t xml:space="preserve"> To draw from the</w:t>
      </w:r>
      <w:r w:rsidR="00CC0543">
        <w:t xml:space="preserve"> sampling distribution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7A56D8">
        <w:t xml:space="preserve">, we rely </w:t>
      </w:r>
      <w:r w:rsidR="00CC0543">
        <w:t>on the fact that t</w:t>
      </w:r>
      <w:r w:rsidR="00870D40">
        <w:t>he</w:t>
      </w:r>
      <w:r w:rsidR="00CC0543">
        <w:t xml:space="preserve"> binomial</w:t>
      </w:r>
      <w:r w:rsidR="00870D40">
        <w:t xml:space="preserve"> likelihood function </w:t>
      </w:r>
      <w:r w:rsidR="00CA1729">
        <w:t xml:space="preserve">corresponds to a </w:t>
      </w:r>
      <w:r w:rsidR="00AE5E41">
        <w:t>b</w:t>
      </w:r>
      <w:r w:rsidR="00CA1729">
        <w:t xml:space="preserve">eta distribution with shape parameters </w:t>
      </w:r>
      <m:oMath>
        <m:r>
          <w:rPr>
            <w:rFonts w:ascii="Cambria Math" w:hAnsi="Cambria Math"/>
          </w:rPr>
          <m:t>α=1+k</m:t>
        </m:r>
      </m:oMath>
      <w:r w:rsidR="00CA1729">
        <w:t xml:space="preserve"> and </w:t>
      </w:r>
      <m:oMath>
        <m:r>
          <w:rPr>
            <w:rFonts w:ascii="Cambria Math" w:hAnsi="Cambria Math"/>
          </w:rPr>
          <m:t>β=1+(n-k)</m:t>
        </m:r>
      </m:oMath>
      <w:r w:rsidR="00B26A35">
        <w:t>.</w:t>
      </w:r>
      <w:r w:rsidR="009438C1">
        <w:t xml:space="preserve"> </w:t>
      </w:r>
      <w:r w:rsidR="00521176">
        <w:t>We could equivalently use a multinomial likelihood here</w:t>
      </w:r>
      <w:r w:rsidR="006E43FD">
        <w:t xml:space="preserve"> (and draw from the conjugate Dirichlet distribution)</w:t>
      </w:r>
      <w:r w:rsidR="00521176">
        <w:t>, which has the advantage of flexibly scaling to instances with &gt;2 possible outcomes (</w:t>
      </w:r>
      <w:r w:rsidR="00D43165">
        <w:t xml:space="preserve">e.g. an individual from stage </w:t>
      </w:r>
      <w:r w:rsidR="00CE255C">
        <w:rPr>
          <w:i/>
        </w:rPr>
        <w:t>j</w:t>
      </w:r>
      <w:r w:rsidR="00D43165">
        <w:t xml:space="preserve"> might die, </w:t>
      </w:r>
      <w:r w:rsidR="00CE255C">
        <w:t xml:space="preserve">survive and </w:t>
      </w:r>
      <w:r w:rsidR="00D43165">
        <w:t xml:space="preserve">remain in stage </w:t>
      </w:r>
      <w:r w:rsidR="00CE255C">
        <w:rPr>
          <w:i/>
        </w:rPr>
        <w:t>j</w:t>
      </w:r>
      <w:r w:rsidR="00D43165">
        <w:t>, or</w:t>
      </w:r>
      <w:r w:rsidR="00CE255C">
        <w:t xml:space="preserve"> survive and</w:t>
      </w:r>
      <w:r w:rsidR="00D43165">
        <w:t xml:space="preserve"> grow to stage </w:t>
      </w:r>
      <w:r w:rsidR="00CE255C">
        <w:rPr>
          <w:i/>
        </w:rPr>
        <w:t>j</w:t>
      </w:r>
      <w:r w:rsidR="00D43165">
        <w:t>+1</w:t>
      </w:r>
      <w:r w:rsidR="00521176">
        <w:t>).</w:t>
      </w:r>
      <w:r w:rsidR="00D43165">
        <w:t xml:space="preserve"> For fecundity transitions, we use a Poisson likelihood</w:t>
      </w:r>
      <w:r w:rsidR="006E43FD">
        <w:t xml:space="preserve"> (drawing from the conjugate gamma distribution)</w:t>
      </w:r>
      <w:r w:rsidR="00D43165">
        <w:t xml:space="preserve"> to model the expected number of offspring per individual in a given stage class</w:t>
      </w:r>
      <w:r w:rsidR="007A0099">
        <w:t>.</w:t>
      </w:r>
    </w:p>
    <w:p w14:paraId="520703FA" w14:textId="77777777" w:rsidR="00A74868" w:rsidRDefault="00A74868">
      <w:pPr>
        <w:rPr>
          <w:b/>
        </w:rPr>
      </w:pPr>
      <w:r>
        <w:rPr>
          <w:b/>
        </w:rPr>
        <w:br w:type="page"/>
      </w:r>
    </w:p>
    <w:p w14:paraId="21DCA408" w14:textId="50D9E3DA" w:rsidR="00B26A35" w:rsidRDefault="00B26A35" w:rsidP="00516CC9">
      <w:pPr>
        <w:spacing w:line="360" w:lineRule="auto"/>
      </w:pPr>
      <w:r w:rsidRPr="00BD5479">
        <w:rPr>
          <w:b/>
        </w:rPr>
        <w:lastRenderedPageBreak/>
        <w:t>Table S1</w:t>
      </w:r>
      <w:r w:rsidR="003F7628">
        <w:rPr>
          <w:b/>
        </w:rPr>
        <w:t>-1</w:t>
      </w:r>
      <w:r w:rsidRPr="00BD5479">
        <w:rPr>
          <w:b/>
        </w:rPr>
        <w:t>.</w:t>
      </w:r>
      <w:r w:rsidR="00516CC9">
        <w:t xml:space="preserve"> Sampling distributions </w:t>
      </w:r>
      <w:r w:rsidR="0022601C">
        <w:t>for binomial, multinomial, and Poisson</w:t>
      </w:r>
      <w:r w:rsidR="00516CC9">
        <w:t xml:space="preserve"> likelihood</w:t>
      </w:r>
      <w:r w:rsidR="0022601C">
        <w:t>s</w:t>
      </w:r>
      <w:r w:rsidR="00F52CA9">
        <w:t xml:space="preserve"> (</w:t>
      </w:r>
      <w:r w:rsidR="001153F4">
        <w:t>Gelman et al. 2014</w:t>
      </w:r>
      <w:r w:rsidR="00F52CA9">
        <w:t>)</w:t>
      </w:r>
      <w:r w:rsidR="0022601C">
        <w:t>.</w:t>
      </w:r>
    </w:p>
    <w:tbl>
      <w:tblPr>
        <w:tblStyle w:val="Grilledutableau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3325"/>
        <w:gridCol w:w="4543"/>
      </w:tblGrid>
      <w:tr w:rsidR="00B26A35" w14:paraId="0C00A283" w14:textId="77777777" w:rsidTr="00B077DA">
        <w:tc>
          <w:tcPr>
            <w:tcW w:w="797" w:type="pct"/>
            <w:tcBorders>
              <w:top w:val="single" w:sz="4" w:space="0" w:color="auto"/>
              <w:bottom w:val="single" w:sz="4" w:space="0" w:color="auto"/>
            </w:tcBorders>
          </w:tcPr>
          <w:p w14:paraId="10FD0464" w14:textId="007A6836" w:rsidR="00B26A35" w:rsidRDefault="009D7D70" w:rsidP="00765399">
            <w:pPr>
              <w:spacing w:line="360" w:lineRule="auto"/>
            </w:pPr>
            <w:r>
              <w:t>Likelihood</w:t>
            </w:r>
          </w:p>
        </w:tc>
        <w:tc>
          <w:tcPr>
            <w:tcW w:w="1776" w:type="pct"/>
            <w:tcBorders>
              <w:top w:val="single" w:sz="4" w:space="0" w:color="auto"/>
              <w:bottom w:val="single" w:sz="4" w:space="0" w:color="auto"/>
            </w:tcBorders>
          </w:tcPr>
          <w:p w14:paraId="559E28AC" w14:textId="77777777" w:rsidR="00B26A35" w:rsidRDefault="00B26A35" w:rsidP="00765399">
            <w:pPr>
              <w:spacing w:line="360" w:lineRule="auto"/>
            </w:pPr>
            <w:r>
              <w:t>Observed data</w:t>
            </w:r>
          </w:p>
        </w:tc>
        <w:tc>
          <w:tcPr>
            <w:tcW w:w="2427" w:type="pct"/>
            <w:tcBorders>
              <w:top w:val="single" w:sz="4" w:space="0" w:color="auto"/>
              <w:bottom w:val="single" w:sz="4" w:space="0" w:color="auto"/>
            </w:tcBorders>
          </w:tcPr>
          <w:p w14:paraId="2F8B3F1A" w14:textId="77777777" w:rsidR="00B26A35" w:rsidRDefault="00B26A35" w:rsidP="00765399">
            <w:pPr>
              <w:spacing w:line="360" w:lineRule="auto"/>
            </w:pPr>
            <w:r>
              <w:t>Sampling distribution</w:t>
            </w:r>
          </w:p>
        </w:tc>
      </w:tr>
      <w:tr w:rsidR="00B26A35" w14:paraId="07A6B168" w14:textId="77777777" w:rsidTr="00B077DA">
        <w:tc>
          <w:tcPr>
            <w:tcW w:w="797" w:type="pct"/>
            <w:tcBorders>
              <w:top w:val="single" w:sz="4" w:space="0" w:color="auto"/>
            </w:tcBorders>
          </w:tcPr>
          <w:p w14:paraId="0F673BCF" w14:textId="77777777" w:rsidR="00B26A35" w:rsidRDefault="00B26A35" w:rsidP="00765399">
            <w:pPr>
              <w:spacing w:line="360" w:lineRule="auto"/>
            </w:pPr>
            <w:r>
              <w:t>binomial</w:t>
            </w:r>
          </w:p>
        </w:tc>
        <w:tc>
          <w:tcPr>
            <w:tcW w:w="1776" w:type="pct"/>
            <w:tcBorders>
              <w:top w:val="single" w:sz="4" w:space="0" w:color="auto"/>
            </w:tcBorders>
          </w:tcPr>
          <w:p w14:paraId="066E1ADE" w14:textId="77777777" w:rsidR="00B26A35" w:rsidRDefault="00B26A35" w:rsidP="00765399">
            <w:pPr>
              <w:spacing w:line="360" w:lineRule="auto"/>
            </w:pPr>
            <w:r w:rsidRPr="00022E37">
              <w:rPr>
                <w:i/>
              </w:rPr>
              <w:t>k</w:t>
            </w:r>
            <w:r>
              <w:t xml:space="preserve"> successes in </w:t>
            </w:r>
            <w:r w:rsidRPr="00022E37">
              <w:rPr>
                <w:i/>
              </w:rPr>
              <w:t>n</w:t>
            </w:r>
            <w:r>
              <w:t xml:space="preserve"> trials</w:t>
            </w:r>
          </w:p>
        </w:tc>
        <w:tc>
          <w:tcPr>
            <w:tcW w:w="2427" w:type="pct"/>
            <w:tcBorders>
              <w:top w:val="single" w:sz="4" w:space="0" w:color="auto"/>
            </w:tcBorders>
          </w:tcPr>
          <w:p w14:paraId="49095FA2" w14:textId="77777777" w:rsidR="00B26A35" w:rsidRPr="00670849" w:rsidRDefault="00B26A35" w:rsidP="00765399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beta</m:t>
                </m:r>
                <m:r>
                  <w:rPr>
                    <w:rFonts w:ascii="Cambria Math" w:hAnsi="Cambria Math"/>
                  </w:rPr>
                  <m:t>(α=1+k,β=1+(n-k))</m:t>
                </m:r>
              </m:oMath>
            </m:oMathPara>
          </w:p>
        </w:tc>
      </w:tr>
      <w:tr w:rsidR="00B26A35" w14:paraId="0ED61DBB" w14:textId="77777777" w:rsidTr="00B077DA">
        <w:tc>
          <w:tcPr>
            <w:tcW w:w="797" w:type="pct"/>
          </w:tcPr>
          <w:p w14:paraId="20F0974F" w14:textId="77777777" w:rsidR="00B26A35" w:rsidRDefault="00B26A35" w:rsidP="00765399">
            <w:pPr>
              <w:spacing w:line="360" w:lineRule="auto"/>
            </w:pPr>
            <w:r>
              <w:t>multinomial</w:t>
            </w:r>
          </w:p>
        </w:tc>
        <w:tc>
          <w:tcPr>
            <w:tcW w:w="1776" w:type="pct"/>
          </w:tcPr>
          <w:p w14:paraId="48E971D6" w14:textId="3FBCE4AB" w:rsidR="00B26A35" w:rsidRDefault="00B26A35" w:rsidP="00A94B15">
            <w:pPr>
              <w:spacing w:line="360" w:lineRule="auto"/>
            </w:pPr>
            <w:r>
              <w:t xml:space="preserve">counts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 xml:space="preserve"> of the number of observations of outcomes 1-</w:t>
            </w:r>
            <w:r w:rsidR="00881F05">
              <w:rPr>
                <w:i/>
              </w:rPr>
              <w:t>M</w:t>
            </w:r>
          </w:p>
        </w:tc>
        <w:tc>
          <w:tcPr>
            <w:tcW w:w="2427" w:type="pct"/>
          </w:tcPr>
          <w:p w14:paraId="3EC10B2A" w14:textId="0A27B141" w:rsidR="00B26A35" w:rsidRPr="00670849" w:rsidRDefault="00B26A35" w:rsidP="005869DD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Dirichlet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+1,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+1,…,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+1)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B26A35" w14:paraId="19E653BF" w14:textId="77777777" w:rsidTr="00B077DA">
        <w:tc>
          <w:tcPr>
            <w:tcW w:w="797" w:type="pct"/>
          </w:tcPr>
          <w:p w14:paraId="473F4FBF" w14:textId="77777777" w:rsidR="00B26A35" w:rsidRDefault="00B26A35" w:rsidP="00765399">
            <w:pPr>
              <w:spacing w:line="360" w:lineRule="auto"/>
            </w:pPr>
            <w:r>
              <w:t>Poisson</w:t>
            </w:r>
          </w:p>
        </w:tc>
        <w:tc>
          <w:tcPr>
            <w:tcW w:w="1776" w:type="pct"/>
          </w:tcPr>
          <w:p w14:paraId="62E330CB" w14:textId="1810878B" w:rsidR="00B26A35" w:rsidRDefault="00B26A35" w:rsidP="00C21461">
            <w:pPr>
              <w:spacing w:line="360" w:lineRule="auto"/>
            </w:pPr>
            <w:r w:rsidRPr="0040189D">
              <w:rPr>
                <w:i/>
              </w:rPr>
              <w:t>k</w:t>
            </w:r>
            <w:r>
              <w:t xml:space="preserve"> total events from </w:t>
            </w:r>
            <w:r w:rsidRPr="0040189D">
              <w:rPr>
                <w:i/>
              </w:rPr>
              <w:t>n</w:t>
            </w:r>
            <w:r>
              <w:t xml:space="preserve"> </w:t>
            </w:r>
            <w:r w:rsidR="00C21461">
              <w:t>units</w:t>
            </w:r>
          </w:p>
        </w:tc>
        <w:tc>
          <w:tcPr>
            <w:tcW w:w="2427" w:type="pct"/>
          </w:tcPr>
          <w:p w14:paraId="40D3D6DB" w14:textId="77777777" w:rsidR="00B26A35" w:rsidRPr="00670849" w:rsidRDefault="00B26A35" w:rsidP="00765399">
            <w:pPr>
              <w:spacing w:line="360" w:lineRule="auto"/>
              <w:rPr>
                <w:rFonts w:ascii="Cambria" w:eastAsia="MS Mincho" w:hAnsi="Cambria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gamma</m:t>
                </m:r>
                <m:r>
                  <w:rPr>
                    <w:rFonts w:ascii="Cambria Math" w:hAnsi="Cambria Math"/>
                  </w:rPr>
                  <m:t>(α=1+k,β=n)</m:t>
                </m:r>
              </m:oMath>
            </m:oMathPara>
          </w:p>
        </w:tc>
      </w:tr>
    </w:tbl>
    <w:p w14:paraId="2D6E942A" w14:textId="77777777" w:rsidR="00B16523" w:rsidRDefault="00B16523" w:rsidP="002B7C3D">
      <w:pPr>
        <w:spacing w:line="480" w:lineRule="auto"/>
      </w:pPr>
    </w:p>
    <w:p w14:paraId="3C67CB3A" w14:textId="77777777" w:rsidR="00451293" w:rsidRDefault="00451293" w:rsidP="002B7C3D">
      <w:pPr>
        <w:spacing w:line="480" w:lineRule="auto"/>
      </w:pPr>
    </w:p>
    <w:p w14:paraId="3DF52FFD" w14:textId="69E17B94" w:rsidR="002B7C3D" w:rsidRPr="00B74C6D" w:rsidRDefault="00796C30" w:rsidP="002B7C3D">
      <w:pPr>
        <w:spacing w:line="480" w:lineRule="auto"/>
        <w:rPr>
          <w:u w:val="single"/>
        </w:rPr>
      </w:pPr>
      <w:r>
        <w:rPr>
          <w:u w:val="single"/>
        </w:rPr>
        <w:t>E</w:t>
      </w:r>
      <w:r w:rsidR="002B7C3D" w:rsidRPr="00B74C6D">
        <w:rPr>
          <w:u w:val="single"/>
        </w:rPr>
        <w:t>xample</w:t>
      </w:r>
    </w:p>
    <w:p w14:paraId="770DC7DD" w14:textId="1B9AD746" w:rsidR="00D8347F" w:rsidRDefault="00270C18" w:rsidP="00F41A64">
      <w:pPr>
        <w:spacing w:line="480" w:lineRule="auto"/>
      </w:pPr>
      <w:r>
        <w:tab/>
      </w:r>
      <w:r w:rsidR="00D8347F">
        <w:t xml:space="preserve">We illustrate </w:t>
      </w:r>
      <w:r w:rsidR="007F2D23">
        <w:t xml:space="preserve">the </w:t>
      </w:r>
      <w:r w:rsidR="00D8347F">
        <w:t>process of generating a</w:t>
      </w:r>
      <w:r w:rsidR="0092038E">
        <w:t>n MPM</w:t>
      </w:r>
      <w:r w:rsidR="00D8347F">
        <w:t xml:space="preserve"> sampling distribution using the transition frequencies </w:t>
      </w:r>
      <w:r w:rsidR="00536C31">
        <w:t>from</w:t>
      </w:r>
      <w:r w:rsidR="00D8347F">
        <w:t xml:space="preserve"> </w:t>
      </w:r>
      <w:r w:rsidR="00883F79">
        <w:t xml:space="preserve">matrix </w:t>
      </w:r>
      <w:r w:rsidR="00D8347F" w:rsidRPr="00883F79">
        <w:rPr>
          <w:b/>
          <w:i/>
        </w:rPr>
        <w:t>A</w:t>
      </w:r>
      <w:r w:rsidR="00D8347F">
        <w:t xml:space="preserve"> above,</w:t>
      </w:r>
    </w:p>
    <w:p w14:paraId="5A4B8215" w14:textId="61ABF538" w:rsidR="00B077DA" w:rsidRDefault="009966B8" w:rsidP="00D8347F">
      <w:pPr>
        <w:spacing w:line="480" w:lineRule="auto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9/47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12/14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14/18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1/18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6/9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13/47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33/47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2/14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3/18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1/9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1/47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933211A" w14:textId="2B2BF202" w:rsidR="00D8347F" w:rsidRPr="006C16A9" w:rsidRDefault="00F44F6E" w:rsidP="00D8347F">
      <w:pPr>
        <w:spacing w:line="480" w:lineRule="auto"/>
      </w:pPr>
      <w:r>
        <w:t xml:space="preserve">The survival-related transitions </w:t>
      </w:r>
      <w:r w:rsidRPr="00B077DA">
        <w:rPr>
          <w:i/>
        </w:rPr>
        <w:t>from</w:t>
      </w:r>
      <w:r>
        <w:t xml:space="preserve"> a given stage </w:t>
      </w:r>
      <w:r w:rsidRPr="00F44F6E">
        <w:rPr>
          <w:i/>
        </w:rPr>
        <w:t>j</w:t>
      </w:r>
      <w:r>
        <w:t xml:space="preserve"> </w:t>
      </w:r>
      <w:r w:rsidR="00811FDD">
        <w:t>(i.e. within a given column,</w:t>
      </w:r>
      <w:r w:rsidR="00F119E6">
        <w:t xml:space="preserve"> </w:t>
      </w:r>
      <w:r w:rsidR="00B077DA">
        <w:t xml:space="preserve">including death) represent a simplex of probabilities that sum to 1, and so </w:t>
      </w:r>
      <w:r w:rsidR="00F803BD">
        <w:t>we model this vector of transitions</w:t>
      </w:r>
      <w:r>
        <w:t xml:space="preserve"> </w:t>
      </w:r>
      <w:r w:rsidR="00B077DA">
        <w:t>using a multinomial likelihood</w:t>
      </w:r>
      <w:r w:rsidR="008A3F59">
        <w:t xml:space="preserve">. </w:t>
      </w:r>
      <w:r w:rsidR="00E85A43">
        <w:t>We d</w:t>
      </w:r>
      <w:r w:rsidR="00D93AB8">
        <w:t>raw</w:t>
      </w:r>
      <w:r w:rsidR="008A3F59">
        <w:t xml:space="preserve"> from the multinomial sampling distribution </w:t>
      </w:r>
      <w:r w:rsidR="00650DFA">
        <w:t>using</w:t>
      </w:r>
      <w:r w:rsidR="00B077DA">
        <w:t xml:space="preserve"> </w:t>
      </w:r>
      <w:r w:rsidR="00650DFA">
        <w:t>the conjugate</w:t>
      </w:r>
      <w:r w:rsidR="00B077DA">
        <w:t xml:space="preserve"> Dirichlet distribution with concentrations parameters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+1</m:t>
        </m:r>
      </m:oMath>
      <w:r w:rsidR="00B077DA">
        <w:t>, wher</w:t>
      </w:r>
      <w:r w:rsidR="00B077DA" w:rsidRPr="00B077DA">
        <w:t>e</w:t>
      </w:r>
      <w:r w:rsidR="00B077D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175694">
        <w:t xml:space="preserve"> is a count</w:t>
      </w:r>
      <w:r w:rsidR="00B077DA">
        <w:t xml:space="preserve"> of the number of observations of outcome</w:t>
      </w:r>
      <w:r w:rsidR="001A117A">
        <w:t xml:space="preserve"> </w:t>
      </w:r>
      <w:r w:rsidR="00075938">
        <w:rPr>
          <w:i/>
        </w:rPr>
        <w:t>m</w:t>
      </w:r>
      <w:r w:rsidR="00B077DA">
        <w:t xml:space="preserve">, </w:t>
      </w:r>
      <w:r w:rsidR="001A117A">
        <w:t>as in</w:t>
      </w:r>
    </w:p>
    <w:p w14:paraId="4CA29113" w14:textId="47DB4EF4" w:rsidR="00D8347F" w:rsidRPr="00D8347F" w:rsidRDefault="009966B8" w:rsidP="00F41A64">
      <w:pPr>
        <w:spacing w:line="480" w:lineRule="auto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Dirichlet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13, 3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0525FC11" w14:textId="15F974FB" w:rsidR="00D8347F" w:rsidRDefault="009966B8" w:rsidP="00D8347F">
      <w:pPr>
        <w:spacing w:line="480" w:lineRule="auto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Dirichlet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15, 2, 4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4683E265" w14:textId="37BD7A42" w:rsidR="00D8347F" w:rsidRDefault="009966B8" w:rsidP="00F41A64">
      <w:pPr>
        <w:spacing w:line="480" w:lineRule="auto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43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Dirichlet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7, 3, 2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55CF0436" w14:textId="50839579" w:rsidR="00D8347F" w:rsidRPr="008754B3" w:rsidRDefault="009966B8" w:rsidP="00D8347F">
      <w:pPr>
        <w:spacing w:line="480" w:lineRule="auto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44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Dirichlet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14, 34, 2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2096CD8" w14:textId="15B074F3" w:rsidR="00F44F6E" w:rsidRPr="003A14CC" w:rsidRDefault="00E55BE1" w:rsidP="00D8347F">
      <w:pPr>
        <w:spacing w:line="480" w:lineRule="auto"/>
      </w:pPr>
      <w:r>
        <w:lastRenderedPageBreak/>
        <w:t>For the s</w:t>
      </w:r>
      <w:r w:rsidR="00F44F6E">
        <w:t>o</w:t>
      </w:r>
      <w:r w:rsidR="002945CE">
        <w:t>le fecundity transition</w:t>
      </w:r>
      <w:r>
        <w:t xml:space="preserve">, we assume a Poisson likelihood and therefore draw </w:t>
      </w:r>
      <w:r w:rsidR="002945CE">
        <w:t>from the conjugate gamma distribution, as in</w:t>
      </w:r>
    </w:p>
    <w:p w14:paraId="42946023" w14:textId="3506FB39" w:rsidR="003A14CC" w:rsidRDefault="009966B8" w:rsidP="003A14CC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 xml:space="preserve"> ~ </m:t>
          </m:r>
          <m:r>
            <m:rPr>
              <m:sty m:val="p"/>
            </m:rPr>
            <w:rPr>
              <w:rFonts w:ascii="Cambria Math" w:hAnsi="Cambria Math"/>
            </w:rPr>
            <m:t>gamma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9, β=47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0EEED81" w14:textId="418AB185" w:rsidR="004E2F41" w:rsidRDefault="000F186E" w:rsidP="004E2F41">
      <w:pPr>
        <w:spacing w:line="480" w:lineRule="auto"/>
      </w:pPr>
      <w:r>
        <w:t>A set of actual draws from the sampling distributions above are depicted in Table S</w:t>
      </w:r>
      <w:r w:rsidR="00D84E70">
        <w:t>1-</w:t>
      </w:r>
      <w:r>
        <w:t>2</w:t>
      </w:r>
      <w:r w:rsidR="005D02C4">
        <w:t xml:space="preserve"> below</w:t>
      </w:r>
      <w:r>
        <w:t>.</w:t>
      </w:r>
    </w:p>
    <w:p w14:paraId="23B05C7C" w14:textId="77777777" w:rsidR="0060070C" w:rsidRDefault="0060070C" w:rsidP="004E2F41">
      <w:pPr>
        <w:spacing w:line="480" w:lineRule="auto"/>
      </w:pPr>
    </w:p>
    <w:p w14:paraId="1C71B82D" w14:textId="77777777" w:rsidR="00654D9B" w:rsidRDefault="00654D9B" w:rsidP="004E2F41">
      <w:pPr>
        <w:spacing w:line="480" w:lineRule="auto"/>
      </w:pPr>
    </w:p>
    <w:p w14:paraId="68C8B40A" w14:textId="623F08AD" w:rsidR="000A1C29" w:rsidRDefault="000A1C29" w:rsidP="004E2F41">
      <w:pPr>
        <w:spacing w:line="480" w:lineRule="auto"/>
      </w:pPr>
      <w:r w:rsidRPr="00BD5479">
        <w:rPr>
          <w:b/>
        </w:rPr>
        <w:t>Table S</w:t>
      </w:r>
      <w:r w:rsidR="00706C01">
        <w:rPr>
          <w:b/>
        </w:rPr>
        <w:t>1-</w:t>
      </w:r>
      <w:r w:rsidR="00283060" w:rsidRPr="00BD5479">
        <w:rPr>
          <w:b/>
        </w:rPr>
        <w:t>2</w:t>
      </w:r>
      <w:r w:rsidR="0060070C" w:rsidRPr="00BD5479">
        <w:rPr>
          <w:b/>
        </w:rPr>
        <w:t>.</w:t>
      </w:r>
      <w:r w:rsidR="0060070C">
        <w:t xml:space="preserve"> Point estimates and draws from the sampling distribution for transition rates and derived parameters (including the equilibrium population growth rate </w:t>
      </w:r>
      <w:r w:rsidR="0060070C" w:rsidRPr="00337EE9">
        <w:rPr>
          <w:rFonts w:cs="Lucida Grande"/>
          <w:i/>
          <w:color w:val="000000"/>
        </w:rPr>
        <w:t>λ</w:t>
      </w:r>
      <w:r w:rsidR="0060070C">
        <w:t xml:space="preserve">, damping ratio </w:t>
      </w:r>
      <w:r w:rsidR="0060070C" w:rsidRPr="00337EE9">
        <w:rPr>
          <w:rFonts w:cs="Lucida Grande"/>
          <w:i/>
          <w:color w:val="000000"/>
        </w:rPr>
        <w:t>ρ</w:t>
      </w:r>
      <w:r w:rsidR="0060070C">
        <w:t>, and life expectancy</w:t>
      </w:r>
      <w:r w:rsidR="00CC674D">
        <w:t xml:space="preserve"> </w:t>
      </w:r>
      <w:r w:rsidR="00CC674D" w:rsidRPr="00CC674D">
        <w:rPr>
          <w:i/>
        </w:rPr>
        <w:t>L</w:t>
      </w:r>
      <w:r w:rsidR="0060070C">
        <w:t>) from a single MPM.</w:t>
      </w:r>
    </w:p>
    <w:tbl>
      <w:tblPr>
        <w:tblStyle w:val="Grilledutableau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9"/>
        <w:gridCol w:w="4025"/>
        <w:gridCol w:w="1262"/>
        <w:gridCol w:w="1262"/>
        <w:gridCol w:w="1262"/>
      </w:tblGrid>
      <w:tr w:rsidR="00E27262" w14:paraId="61FFACED" w14:textId="77777777" w:rsidTr="00A27D1C">
        <w:tc>
          <w:tcPr>
            <w:tcW w:w="828" w:type="pct"/>
            <w:tcBorders>
              <w:top w:val="single" w:sz="4" w:space="0" w:color="auto"/>
              <w:bottom w:val="single" w:sz="4" w:space="0" w:color="auto"/>
            </w:tcBorders>
          </w:tcPr>
          <w:p w14:paraId="230E87DF" w14:textId="1355A85E" w:rsidR="00E27262" w:rsidRPr="00F91F7A" w:rsidRDefault="00E27262" w:rsidP="00E27262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w:r>
              <w:rPr>
                <w:rFonts w:ascii="Cambria" w:eastAsia="MS Mincho" w:hAnsi="Cambria" w:cs="Times New Roman"/>
                <w:b/>
              </w:rPr>
              <w:t>Draw</w:t>
            </w:r>
          </w:p>
        </w:tc>
        <w:tc>
          <w:tcPr>
            <w:tcW w:w="2150" w:type="pct"/>
            <w:tcBorders>
              <w:top w:val="single" w:sz="4" w:space="0" w:color="auto"/>
              <w:bottom w:val="single" w:sz="4" w:space="0" w:color="auto"/>
            </w:tcBorders>
          </w:tcPr>
          <w:p w14:paraId="47813688" w14:textId="272DA518" w:rsidR="00E27262" w:rsidRDefault="00315EDF" w:rsidP="00E27262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4315CB9C" w14:textId="00ADA775" w:rsidR="00E27262" w:rsidRPr="00F87CB4" w:rsidRDefault="00315EDF" w:rsidP="00E27262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3630EF19" w14:textId="4420BDD6" w:rsidR="00E27262" w:rsidRDefault="0028479E" w:rsidP="00E27262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0E515A3E" w14:textId="1628BE6E" w:rsidR="00E27262" w:rsidRDefault="00454D7E" w:rsidP="001D2BC5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A27D1C" w14:paraId="6D5D06E7" w14:textId="77777777" w:rsidTr="00A27D1C">
        <w:tc>
          <w:tcPr>
            <w:tcW w:w="5000" w:type="pct"/>
            <w:gridSpan w:val="5"/>
            <w:tcBorders>
              <w:top w:val="single" w:sz="4" w:space="0" w:color="auto"/>
              <w:bottom w:val="nil"/>
            </w:tcBorders>
          </w:tcPr>
          <w:p w14:paraId="16F919BC" w14:textId="5293068D" w:rsidR="00A27D1C" w:rsidRPr="00A27D1C" w:rsidRDefault="009E45CC" w:rsidP="00A27D1C">
            <w:pPr>
              <w:spacing w:line="360" w:lineRule="auto"/>
              <w:rPr>
                <w:i/>
              </w:rPr>
            </w:pPr>
            <w:r>
              <w:rPr>
                <w:i/>
              </w:rPr>
              <w:t>Point estimates from original</w:t>
            </w:r>
            <w:r w:rsidR="00A27D1C" w:rsidRPr="00A27D1C">
              <w:rPr>
                <w:i/>
              </w:rPr>
              <w:t xml:space="preserve"> MPM</w:t>
            </w:r>
          </w:p>
        </w:tc>
      </w:tr>
      <w:tr w:rsidR="00E27262" w14:paraId="7A65FDD9" w14:textId="77777777" w:rsidTr="00A27D1C">
        <w:tc>
          <w:tcPr>
            <w:tcW w:w="828" w:type="pct"/>
            <w:tcBorders>
              <w:top w:val="nil"/>
              <w:bottom w:val="nil"/>
            </w:tcBorders>
          </w:tcPr>
          <w:p w14:paraId="3151C98E" w14:textId="619FFEFB" w:rsidR="00E27262" w:rsidRDefault="00E27262" w:rsidP="00AA5D27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2150" w:type="pct"/>
            <w:tcBorders>
              <w:top w:val="nil"/>
              <w:bottom w:val="nil"/>
            </w:tcBorders>
          </w:tcPr>
          <w:p w14:paraId="29AE1977" w14:textId="0FB7DA2A" w:rsidR="00382A46" w:rsidRDefault="009966B8" w:rsidP="0027191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Rule m:val="4"/>
                        <m:rSp m:val="2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0.191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0.857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0.778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0.056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0.667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0.277</m:t>
                          </m: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0.222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0.702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74" w:type="pct"/>
            <w:tcBorders>
              <w:top w:val="nil"/>
              <w:bottom w:val="nil"/>
            </w:tcBorders>
          </w:tcPr>
          <w:p w14:paraId="1713ABA5" w14:textId="19344AF5" w:rsidR="00E27262" w:rsidRDefault="00C740A6" w:rsidP="00635719">
            <w:pPr>
              <w:spacing w:line="360" w:lineRule="auto"/>
              <w:jc w:val="center"/>
            </w:pPr>
            <w:r>
              <w:t>0.9</w:t>
            </w:r>
            <w:r w:rsidR="00635719">
              <w:t>6</w:t>
            </w:r>
          </w:p>
        </w:tc>
        <w:tc>
          <w:tcPr>
            <w:tcW w:w="674" w:type="pct"/>
            <w:tcBorders>
              <w:top w:val="nil"/>
              <w:bottom w:val="nil"/>
            </w:tcBorders>
          </w:tcPr>
          <w:p w14:paraId="68ACA25E" w14:textId="790B0CBD" w:rsidR="00E27262" w:rsidRDefault="00635719" w:rsidP="00E27262">
            <w:pPr>
              <w:spacing w:line="360" w:lineRule="auto"/>
              <w:jc w:val="center"/>
            </w:pPr>
            <w:r>
              <w:t>1.31</w:t>
            </w:r>
          </w:p>
        </w:tc>
        <w:tc>
          <w:tcPr>
            <w:tcW w:w="674" w:type="pct"/>
            <w:tcBorders>
              <w:top w:val="nil"/>
              <w:bottom w:val="nil"/>
            </w:tcBorders>
          </w:tcPr>
          <w:p w14:paraId="41DDF0A7" w14:textId="1C223460" w:rsidR="00E27262" w:rsidRDefault="00635719" w:rsidP="00E27262">
            <w:pPr>
              <w:spacing w:line="360" w:lineRule="auto"/>
              <w:jc w:val="center"/>
            </w:pPr>
            <w:r>
              <w:t>7.84</w:t>
            </w:r>
          </w:p>
        </w:tc>
      </w:tr>
      <w:tr w:rsidR="00A27D1C" w14:paraId="5931C9FE" w14:textId="77777777" w:rsidTr="00A27D1C">
        <w:tc>
          <w:tcPr>
            <w:tcW w:w="5000" w:type="pct"/>
            <w:gridSpan w:val="5"/>
            <w:tcBorders>
              <w:top w:val="nil"/>
              <w:bottom w:val="nil"/>
            </w:tcBorders>
          </w:tcPr>
          <w:p w14:paraId="7D58F812" w14:textId="54E74518" w:rsidR="00A27D1C" w:rsidRPr="00A27D1C" w:rsidRDefault="00A27D1C" w:rsidP="00A27D1C">
            <w:pPr>
              <w:spacing w:line="360" w:lineRule="auto"/>
              <w:rPr>
                <w:i/>
              </w:rPr>
            </w:pPr>
            <w:r w:rsidRPr="00A27D1C">
              <w:rPr>
                <w:i/>
              </w:rPr>
              <w:t>Draws from the sampling distribution</w:t>
            </w:r>
          </w:p>
        </w:tc>
      </w:tr>
      <w:tr w:rsidR="00E27262" w14:paraId="05D61609" w14:textId="77777777" w:rsidTr="00A27D1C">
        <w:tc>
          <w:tcPr>
            <w:tcW w:w="828" w:type="pct"/>
            <w:tcBorders>
              <w:top w:val="nil"/>
              <w:bottom w:val="nil"/>
            </w:tcBorders>
          </w:tcPr>
          <w:p w14:paraId="50B180AE" w14:textId="2454D47C" w:rsidR="00E27262" w:rsidRDefault="00E27262" w:rsidP="00E27262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</w:t>
            </w:r>
          </w:p>
        </w:tc>
        <w:tc>
          <w:tcPr>
            <w:tcW w:w="2150" w:type="pct"/>
            <w:tcBorders>
              <w:top w:val="nil"/>
              <w:bottom w:val="nil"/>
            </w:tcBorders>
          </w:tcPr>
          <w:p w14:paraId="01DE8B64" w14:textId="2802B9F5" w:rsidR="00E27262" w:rsidRPr="00271915" w:rsidRDefault="009966B8" w:rsidP="0027191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0.138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0.885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0.715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0.149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0.511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0.293</m:t>
                          </m: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0.440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0.697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74" w:type="pct"/>
            <w:tcBorders>
              <w:top w:val="nil"/>
              <w:bottom w:val="nil"/>
            </w:tcBorders>
          </w:tcPr>
          <w:p w14:paraId="519631CD" w14:textId="32A7CE2E" w:rsidR="00E27262" w:rsidRDefault="00635719" w:rsidP="00635719">
            <w:pPr>
              <w:spacing w:line="360" w:lineRule="auto"/>
              <w:jc w:val="center"/>
            </w:pPr>
            <w:r>
              <w:t>1.00</w:t>
            </w:r>
          </w:p>
        </w:tc>
        <w:tc>
          <w:tcPr>
            <w:tcW w:w="674" w:type="pct"/>
            <w:tcBorders>
              <w:top w:val="nil"/>
              <w:bottom w:val="nil"/>
            </w:tcBorders>
          </w:tcPr>
          <w:p w14:paraId="0A016157" w14:textId="1EE676C6" w:rsidR="00E27262" w:rsidRDefault="00635719" w:rsidP="00E27262">
            <w:pPr>
              <w:spacing w:line="360" w:lineRule="auto"/>
              <w:jc w:val="center"/>
            </w:pPr>
            <w:r>
              <w:t>1.61</w:t>
            </w:r>
          </w:p>
        </w:tc>
        <w:tc>
          <w:tcPr>
            <w:tcW w:w="674" w:type="pct"/>
            <w:tcBorders>
              <w:top w:val="nil"/>
              <w:bottom w:val="nil"/>
            </w:tcBorders>
          </w:tcPr>
          <w:p w14:paraId="7200053E" w14:textId="703CA01D" w:rsidR="00E27262" w:rsidRDefault="00635719" w:rsidP="000718E4">
            <w:pPr>
              <w:spacing w:line="360" w:lineRule="auto"/>
              <w:jc w:val="center"/>
            </w:pPr>
            <w:r>
              <w:t>16.66</w:t>
            </w:r>
          </w:p>
        </w:tc>
      </w:tr>
      <w:tr w:rsidR="00E27262" w14:paraId="1D5A6ECB" w14:textId="77777777" w:rsidTr="00A27D1C">
        <w:tc>
          <w:tcPr>
            <w:tcW w:w="828" w:type="pct"/>
            <w:tcBorders>
              <w:top w:val="nil"/>
            </w:tcBorders>
          </w:tcPr>
          <w:p w14:paraId="25F96080" w14:textId="268541BD" w:rsidR="00E27262" w:rsidRDefault="00E27262" w:rsidP="00E27262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2</w:t>
            </w:r>
          </w:p>
        </w:tc>
        <w:tc>
          <w:tcPr>
            <w:tcW w:w="2150" w:type="pct"/>
            <w:tcBorders>
              <w:top w:val="nil"/>
            </w:tcBorders>
          </w:tcPr>
          <w:p w14:paraId="01180A26" w14:textId="75C19CF3" w:rsidR="00E27262" w:rsidRPr="00271915" w:rsidRDefault="009966B8" w:rsidP="0027191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0.116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0.752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0.754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0.039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0.313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0.219</m:t>
                          </m: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0.481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0.717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74" w:type="pct"/>
            <w:tcBorders>
              <w:top w:val="nil"/>
            </w:tcBorders>
          </w:tcPr>
          <w:p w14:paraId="124A1419" w14:textId="6D6D4CDE" w:rsidR="00E27262" w:rsidRDefault="00635719" w:rsidP="00635719">
            <w:pPr>
              <w:spacing w:line="360" w:lineRule="auto"/>
              <w:jc w:val="center"/>
            </w:pPr>
            <w:r>
              <w:t>0.91</w:t>
            </w:r>
          </w:p>
        </w:tc>
        <w:tc>
          <w:tcPr>
            <w:tcW w:w="674" w:type="pct"/>
            <w:tcBorders>
              <w:top w:val="nil"/>
            </w:tcBorders>
          </w:tcPr>
          <w:p w14:paraId="3EF1B0B7" w14:textId="66A003DC" w:rsidR="00E27262" w:rsidRDefault="00635719" w:rsidP="00E27262">
            <w:pPr>
              <w:spacing w:line="360" w:lineRule="auto"/>
              <w:jc w:val="center"/>
            </w:pPr>
            <w:r>
              <w:t>1.25</w:t>
            </w:r>
          </w:p>
        </w:tc>
        <w:tc>
          <w:tcPr>
            <w:tcW w:w="674" w:type="pct"/>
            <w:tcBorders>
              <w:top w:val="nil"/>
            </w:tcBorders>
          </w:tcPr>
          <w:p w14:paraId="59153335" w14:textId="34C29DCA" w:rsidR="00E27262" w:rsidRDefault="00635719" w:rsidP="000718E4">
            <w:pPr>
              <w:spacing w:line="360" w:lineRule="auto"/>
              <w:jc w:val="center"/>
            </w:pPr>
            <w:r>
              <w:t>5.08</w:t>
            </w:r>
          </w:p>
        </w:tc>
      </w:tr>
      <w:tr w:rsidR="00E27262" w14:paraId="2EADE81C" w14:textId="77777777" w:rsidTr="00A27D1C">
        <w:tc>
          <w:tcPr>
            <w:tcW w:w="828" w:type="pct"/>
          </w:tcPr>
          <w:p w14:paraId="52103049" w14:textId="6586047E" w:rsidR="00E27262" w:rsidRPr="009F73D0" w:rsidRDefault="00E27262" w:rsidP="00E27262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 w:rsidRPr="009F73D0">
              <w:rPr>
                <w:rFonts w:ascii="Cambria" w:eastAsia="MS Mincho" w:hAnsi="Cambria" w:cs="Times New Roman"/>
              </w:rPr>
              <w:t>…</w:t>
            </w:r>
          </w:p>
        </w:tc>
        <w:tc>
          <w:tcPr>
            <w:tcW w:w="2150" w:type="pct"/>
          </w:tcPr>
          <w:p w14:paraId="56DC07BF" w14:textId="43DB6075" w:rsidR="00E27262" w:rsidRDefault="00E27262" w:rsidP="00E27262">
            <w:pPr>
              <w:spacing w:line="360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674" w:type="pct"/>
          </w:tcPr>
          <w:p w14:paraId="522206EC" w14:textId="08115796" w:rsidR="00E27262" w:rsidRDefault="00EF5C7A" w:rsidP="00E27262">
            <w:pPr>
              <w:spacing w:line="360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674" w:type="pct"/>
          </w:tcPr>
          <w:p w14:paraId="7E707215" w14:textId="67F55EFF" w:rsidR="00E27262" w:rsidRDefault="00EF5C7A" w:rsidP="00E27262">
            <w:pPr>
              <w:spacing w:line="360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674" w:type="pct"/>
          </w:tcPr>
          <w:p w14:paraId="3AD5947A" w14:textId="49F3424D" w:rsidR="00E27262" w:rsidRDefault="00EF5C7A" w:rsidP="00E27262">
            <w:pPr>
              <w:spacing w:line="360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</w:tr>
      <w:tr w:rsidR="00E27262" w14:paraId="7CA0F087" w14:textId="77777777" w:rsidTr="00A27D1C">
        <w:tc>
          <w:tcPr>
            <w:tcW w:w="828" w:type="pct"/>
          </w:tcPr>
          <w:p w14:paraId="2CF1EC52" w14:textId="752CF564" w:rsidR="00E27262" w:rsidRDefault="00E27262" w:rsidP="00E27262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2000</w:t>
            </w:r>
          </w:p>
        </w:tc>
        <w:tc>
          <w:tcPr>
            <w:tcW w:w="2150" w:type="pct"/>
          </w:tcPr>
          <w:p w14:paraId="60AE4134" w14:textId="6AC4E463" w:rsidR="00E27262" w:rsidRPr="00271915" w:rsidRDefault="009966B8" w:rsidP="0027191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0.354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0.729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0.553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0.008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0.561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0.273</m:t>
                          </m: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0.162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0.714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74" w:type="pct"/>
          </w:tcPr>
          <w:p w14:paraId="1808493A" w14:textId="120808A1" w:rsidR="00E27262" w:rsidRDefault="000718E4" w:rsidP="00635719">
            <w:pPr>
              <w:spacing w:line="360" w:lineRule="auto"/>
              <w:jc w:val="center"/>
            </w:pPr>
            <w:r>
              <w:t>0.</w:t>
            </w:r>
            <w:r w:rsidR="00635719">
              <w:t>86</w:t>
            </w:r>
          </w:p>
        </w:tc>
        <w:tc>
          <w:tcPr>
            <w:tcW w:w="674" w:type="pct"/>
          </w:tcPr>
          <w:p w14:paraId="10EDE7AD" w14:textId="414728E2" w:rsidR="00E27262" w:rsidRDefault="00635719" w:rsidP="00E27262">
            <w:pPr>
              <w:spacing w:line="360" w:lineRule="auto"/>
              <w:jc w:val="center"/>
            </w:pPr>
            <w:r>
              <w:t>1.61</w:t>
            </w:r>
          </w:p>
        </w:tc>
        <w:tc>
          <w:tcPr>
            <w:tcW w:w="674" w:type="pct"/>
          </w:tcPr>
          <w:p w14:paraId="11DD94C4" w14:textId="6DC1DCAF" w:rsidR="00E27262" w:rsidRDefault="00635719" w:rsidP="000718E4">
            <w:pPr>
              <w:spacing w:line="360" w:lineRule="auto"/>
              <w:jc w:val="center"/>
            </w:pPr>
            <w:r>
              <w:t>2.70</w:t>
            </w:r>
          </w:p>
        </w:tc>
      </w:tr>
    </w:tbl>
    <w:p w14:paraId="60C889B3" w14:textId="77777777" w:rsidR="00654D9B" w:rsidRDefault="00654D9B" w:rsidP="00F41A64">
      <w:pPr>
        <w:spacing w:line="480" w:lineRule="auto"/>
      </w:pPr>
    </w:p>
    <w:p w14:paraId="3E86FEDD" w14:textId="06D9E85D" w:rsidR="00C30897" w:rsidRPr="00FB04E3" w:rsidRDefault="002A0809" w:rsidP="00176281">
      <w:pPr>
        <w:spacing w:line="480" w:lineRule="auto"/>
        <w:rPr>
          <w:b/>
          <w:sz w:val="28"/>
          <w:szCs w:val="28"/>
        </w:rPr>
      </w:pPr>
      <w:commentRangeStart w:id="0"/>
      <w:r w:rsidRPr="001616B9">
        <w:rPr>
          <w:b/>
          <w:sz w:val="28"/>
          <w:szCs w:val="28"/>
        </w:rPr>
        <w:lastRenderedPageBreak/>
        <w:t xml:space="preserve">3. </w:t>
      </w:r>
      <w:r w:rsidR="0082166C" w:rsidRPr="001616B9">
        <w:rPr>
          <w:b/>
          <w:sz w:val="28"/>
          <w:szCs w:val="28"/>
        </w:rPr>
        <w:t xml:space="preserve">Sampling </w:t>
      </w:r>
      <w:r w:rsidR="00DB03E5">
        <w:rPr>
          <w:b/>
          <w:sz w:val="28"/>
          <w:szCs w:val="28"/>
        </w:rPr>
        <w:t>distribution</w:t>
      </w:r>
      <w:r w:rsidR="0082166C" w:rsidRPr="001616B9">
        <w:rPr>
          <w:b/>
          <w:sz w:val="28"/>
          <w:szCs w:val="28"/>
        </w:rPr>
        <w:t xml:space="preserve"> </w:t>
      </w:r>
      <w:r w:rsidR="00D849E6" w:rsidRPr="001616B9">
        <w:rPr>
          <w:b/>
          <w:sz w:val="28"/>
          <w:szCs w:val="28"/>
        </w:rPr>
        <w:t>for</w:t>
      </w:r>
      <w:r w:rsidR="00360C30" w:rsidRPr="001616B9">
        <w:rPr>
          <w:b/>
          <w:sz w:val="28"/>
          <w:szCs w:val="28"/>
        </w:rPr>
        <w:t xml:space="preserve"> </w:t>
      </w:r>
      <w:r w:rsidR="00B0661B">
        <w:rPr>
          <w:b/>
          <w:sz w:val="28"/>
          <w:szCs w:val="28"/>
        </w:rPr>
        <w:t xml:space="preserve">a </w:t>
      </w:r>
      <w:r w:rsidR="0082166C" w:rsidRPr="001616B9">
        <w:rPr>
          <w:b/>
          <w:sz w:val="28"/>
          <w:szCs w:val="28"/>
        </w:rPr>
        <w:t>mean</w:t>
      </w:r>
      <w:r w:rsidR="00B37E23">
        <w:rPr>
          <w:b/>
          <w:sz w:val="28"/>
          <w:szCs w:val="28"/>
        </w:rPr>
        <w:t xml:space="preserve"> or pooled</w:t>
      </w:r>
      <w:r w:rsidR="0082166C" w:rsidRPr="001616B9">
        <w:rPr>
          <w:b/>
          <w:sz w:val="28"/>
          <w:szCs w:val="28"/>
        </w:rPr>
        <w:t xml:space="preserve"> </w:t>
      </w:r>
      <w:r w:rsidR="00B0661B">
        <w:rPr>
          <w:b/>
          <w:sz w:val="28"/>
          <w:szCs w:val="28"/>
        </w:rPr>
        <w:t>MPM</w:t>
      </w:r>
      <w:commentRangeEnd w:id="0"/>
      <w:r w:rsidR="00FB04E3">
        <w:rPr>
          <w:rStyle w:val="Marquedecommentaire"/>
        </w:rPr>
        <w:commentReference w:id="0"/>
      </w:r>
    </w:p>
    <w:p w14:paraId="5E4B14E3" w14:textId="00C8E942" w:rsidR="006E016A" w:rsidRDefault="008F55DC" w:rsidP="00FB04E3">
      <w:pPr>
        <w:spacing w:line="480" w:lineRule="auto"/>
        <w:ind w:firstLine="720"/>
      </w:pPr>
      <w:r>
        <w:t>In m</w:t>
      </w:r>
      <w:r w:rsidR="001C7C69">
        <w:t>odeling sampling uncertainty for mean MPMs</w:t>
      </w:r>
      <w:r w:rsidR="00AB6582">
        <w:t>, it</w:t>
      </w:r>
      <w:r w:rsidR="00031BDD">
        <w:t xml:space="preserve"> is</w:t>
      </w:r>
      <w:r>
        <w:t xml:space="preserve"> difficult to decide </w:t>
      </w:r>
      <w:r w:rsidR="00AB6582">
        <w:t xml:space="preserve">whether </w:t>
      </w:r>
      <w:r w:rsidR="00C6691C">
        <w:t xml:space="preserve">one should consider </w:t>
      </w:r>
      <w:r w:rsidR="00AB6582">
        <w:t xml:space="preserve">the </w:t>
      </w:r>
      <w:r w:rsidR="00517991">
        <w:t xml:space="preserve">process of </w:t>
      </w:r>
      <w:r w:rsidR="00AB6582">
        <w:t>averaging</w:t>
      </w:r>
      <w:r w:rsidR="00C6691C">
        <w:t xml:space="preserve"> matrix elements across successive year-to-year transitions</w:t>
      </w:r>
      <w:r w:rsidR="00AB6582">
        <w:t xml:space="preserve"> as a simple </w:t>
      </w:r>
      <w:r w:rsidR="00446500">
        <w:t>transformation</w:t>
      </w:r>
      <w:r w:rsidR="008F2469">
        <w:t xml:space="preserve"> </w:t>
      </w:r>
      <w:r w:rsidR="0029295B">
        <w:t>or</w:t>
      </w:r>
      <w:r w:rsidR="00AB6582">
        <w:t xml:space="preserve"> </w:t>
      </w:r>
      <w:r w:rsidR="00C6691C">
        <w:t xml:space="preserve">as </w:t>
      </w:r>
      <w:r w:rsidR="00AB6582">
        <w:t>an implicit statistical model (i.e. yielding a sample mean of a Gaussian distribution).</w:t>
      </w:r>
      <w:r w:rsidR="001D40E9">
        <w:t xml:space="preserve"> The </w:t>
      </w:r>
      <w:r w:rsidR="008F2469">
        <w:t>latter</w:t>
      </w:r>
      <w:r w:rsidR="008D5142">
        <w:t xml:space="preserve"> option seems m</w:t>
      </w:r>
      <w:r w:rsidR="00E06215">
        <w:t xml:space="preserve">ore </w:t>
      </w:r>
      <w:proofErr w:type="gramStart"/>
      <w:r w:rsidR="001D40E9">
        <w:t xml:space="preserve">rigorous, </w:t>
      </w:r>
      <w:r w:rsidR="004106F0">
        <w:t>but</w:t>
      </w:r>
      <w:proofErr w:type="gramEnd"/>
      <w:r w:rsidR="004106F0">
        <w:t xml:space="preserve"> implies that we should </w:t>
      </w:r>
      <w:r w:rsidR="00C6691C">
        <w:t xml:space="preserve">also </w:t>
      </w:r>
      <w:r w:rsidR="00491957">
        <w:t>account</w:t>
      </w:r>
      <w:r w:rsidR="00C6691C">
        <w:t xml:space="preserve"> </w:t>
      </w:r>
      <w:r w:rsidR="004106F0">
        <w:t>for uncertainty</w:t>
      </w:r>
      <w:r w:rsidR="00C7461F">
        <w:t xml:space="preserve"> in that sample estimate (i.e. in addition to the within-year uncertainty in </w:t>
      </w:r>
      <w:r w:rsidR="00B822E8">
        <w:t xml:space="preserve">a given </w:t>
      </w:r>
      <w:r w:rsidR="00032324">
        <w:t xml:space="preserve">transition rate </w:t>
      </w:r>
      <w:r w:rsidR="00C7461F">
        <w:t>there is also uncertainty in the long-term average due to year-to-year variation)</w:t>
      </w:r>
      <w:r w:rsidR="007965C9">
        <w:t xml:space="preserve">. </w:t>
      </w:r>
      <w:r w:rsidR="00B85297">
        <w:t xml:space="preserve">However, </w:t>
      </w:r>
      <w:r w:rsidR="00323B97">
        <w:t xml:space="preserve">among </w:t>
      </w:r>
      <w:r w:rsidR="005E0F92">
        <w:t xml:space="preserve">the </w:t>
      </w:r>
      <w:r w:rsidR="00323B97">
        <w:t>populations</w:t>
      </w:r>
      <w:r w:rsidR="005E0F92">
        <w:t xml:space="preserve"> in COMPADRE</w:t>
      </w:r>
      <w:r w:rsidR="00323B97">
        <w:t xml:space="preserve"> </w:t>
      </w:r>
      <w:r w:rsidR="005E249F">
        <w:t>with temporal replication</w:t>
      </w:r>
      <w:r w:rsidR="00E13111">
        <w:t xml:space="preserve"> (i.e. &gt;1 annual MPM</w:t>
      </w:r>
      <w:r w:rsidR="00815103">
        <w:t xml:space="preserve"> per population</w:t>
      </w:r>
      <w:r w:rsidR="00E13111">
        <w:t>)</w:t>
      </w:r>
      <w:r w:rsidR="005E249F">
        <w:t xml:space="preserve">, the median number of years </w:t>
      </w:r>
      <w:r w:rsidR="00B85297">
        <w:t xml:space="preserve">of replication is only </w:t>
      </w:r>
      <w:r w:rsidR="00634224">
        <w:t>three</w:t>
      </w:r>
      <w:r w:rsidR="00B524DC">
        <w:t xml:space="preserve">, </w:t>
      </w:r>
      <w:r w:rsidR="006E016A">
        <w:t>which means that the temporal component of uncertainty will often be extreme.</w:t>
      </w:r>
    </w:p>
    <w:p w14:paraId="3829F69A" w14:textId="14532D65" w:rsidR="0043089F" w:rsidRDefault="00C20D3E" w:rsidP="00BA1447">
      <w:pPr>
        <w:spacing w:line="480" w:lineRule="auto"/>
        <w:ind w:firstLine="720"/>
      </w:pPr>
      <w:r>
        <w:t xml:space="preserve">A separate challenge in treating </w:t>
      </w:r>
      <w:r w:rsidR="00815103">
        <w:t xml:space="preserve">matrix </w:t>
      </w:r>
      <w:r>
        <w:t>averaging as an implicit statistical model</w:t>
      </w:r>
      <w:r w:rsidR="0043089F">
        <w:t xml:space="preserve"> is that</w:t>
      </w:r>
      <w:r>
        <w:t xml:space="preserve"> </w:t>
      </w:r>
      <w:r w:rsidR="008E3890">
        <w:t xml:space="preserve">the averaging has </w:t>
      </w:r>
      <w:r w:rsidR="006D2CB5">
        <w:t>usually</w:t>
      </w:r>
      <w:r w:rsidR="00DC4392">
        <w:t xml:space="preserve"> </w:t>
      </w:r>
      <w:r w:rsidR="008E3890">
        <w:t>been done</w:t>
      </w:r>
      <w:r w:rsidR="003657D6">
        <w:t xml:space="preserve"> on</w:t>
      </w:r>
      <w:r w:rsidR="008E3890">
        <w:t xml:space="preserve"> </w:t>
      </w:r>
      <w:r w:rsidR="00BA1447">
        <w:t xml:space="preserve">a different scale than we would use in a statistical model. </w:t>
      </w:r>
      <w:r w:rsidR="0043089F">
        <w:t xml:space="preserve">That is, </w:t>
      </w:r>
      <w:r w:rsidR="002A5B03">
        <w:t xml:space="preserve">the </w:t>
      </w:r>
      <w:r w:rsidR="0043089F">
        <w:t xml:space="preserve">survival and reproduction transitions in a mean MPM have been averaged on the scale of the transition (probability and ratio, respectively), whereas in a statistical model </w:t>
      </w:r>
      <w:r w:rsidR="00815103">
        <w:t xml:space="preserve">it would usually be more appropriate to </w:t>
      </w:r>
      <w:r w:rsidR="000604E0">
        <w:t>average them on the logit and log scales, respectively.</w:t>
      </w:r>
      <w:r w:rsidR="00D60BBF">
        <w:t xml:space="preserve"> For example, a sequence of survival-related transitions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0.01, 0.3, 0.2</m:t>
            </m:r>
          </m:e>
        </m:d>
      </m:oMath>
      <w:r w:rsidR="00D60BBF">
        <w:t xml:space="preserve"> averaged arithmetically yields </w:t>
      </w:r>
      <w:proofErr w:type="gramStart"/>
      <w:r w:rsidR="00D60BBF">
        <w:t xml:space="preserve">0.17, </w:t>
      </w:r>
      <w:r w:rsidR="00765CDF">
        <w:t>but</w:t>
      </w:r>
      <w:proofErr w:type="gramEnd"/>
      <w:r w:rsidR="00D60BBF">
        <w:t xml:space="preserve"> averaged on the logit scale </w:t>
      </w:r>
      <w:r w:rsidR="00384C7C">
        <w:t xml:space="preserve">and </w:t>
      </w:r>
      <w:r w:rsidR="00D60BBF">
        <w:t>then back-transformed yields 0.09.</w:t>
      </w:r>
    </w:p>
    <w:p w14:paraId="292C4EC0" w14:textId="306E48EE" w:rsidR="007C0592" w:rsidRDefault="00BA1447" w:rsidP="00677677">
      <w:pPr>
        <w:spacing w:line="480" w:lineRule="auto"/>
      </w:pPr>
      <w:r>
        <w:tab/>
      </w:r>
      <w:r w:rsidR="0053685F">
        <w:t>For th</w:t>
      </w:r>
      <w:r w:rsidR="00815103">
        <w:t xml:space="preserve">e present </w:t>
      </w:r>
      <w:r w:rsidR="0053685F">
        <w:t>study, w</w:t>
      </w:r>
      <w:r>
        <w:t>e therefore elected to treat averaging as a</w:t>
      </w:r>
      <w:r w:rsidR="00292AA6">
        <w:t xml:space="preserve"> simple transformation to be performed on the scale of the transition.</w:t>
      </w:r>
      <w:r w:rsidR="00EA1053">
        <w:t xml:space="preserve"> This approach has the advantage of </w:t>
      </w:r>
      <w:r w:rsidR="00DC4392">
        <w:t>fidelity to the actual transition rates</w:t>
      </w:r>
      <w:r w:rsidR="00815103">
        <w:t xml:space="preserve"> provided</w:t>
      </w:r>
      <w:r w:rsidR="00DC4392">
        <w:t xml:space="preserve"> in COMPADRE — we are estimating sampling uncertainty for the transition rates as they were calculated</w:t>
      </w:r>
      <w:r w:rsidR="001B580F">
        <w:t xml:space="preserve"> and </w:t>
      </w:r>
      <w:r w:rsidR="001B580F">
        <w:lastRenderedPageBreak/>
        <w:t>presented in the scientific literature</w:t>
      </w:r>
      <w:r w:rsidR="00DC4392">
        <w:t>,</w:t>
      </w:r>
      <w:r w:rsidR="001B4089">
        <w:t xml:space="preserve"> rather than</w:t>
      </w:r>
      <w:r w:rsidR="00DC4392">
        <w:t xml:space="preserve"> </w:t>
      </w:r>
      <w:r w:rsidR="00BA1F02">
        <w:t xml:space="preserve">for </w:t>
      </w:r>
      <w:r w:rsidR="001B4089">
        <w:t xml:space="preserve">transition rates </w:t>
      </w:r>
      <w:r w:rsidR="002079DA">
        <w:t xml:space="preserve">that </w:t>
      </w:r>
      <w:r w:rsidR="002079DA" w:rsidRPr="003E5AC5">
        <w:t>could</w:t>
      </w:r>
      <w:r w:rsidR="002079DA">
        <w:t xml:space="preserve"> </w:t>
      </w:r>
      <w:r w:rsidR="00BA1F02">
        <w:t xml:space="preserve">have </w:t>
      </w:r>
      <w:r w:rsidR="002079DA">
        <w:t>be</w:t>
      </w:r>
      <w:r w:rsidR="00BA1F02">
        <w:t>en</w:t>
      </w:r>
      <w:r w:rsidR="002079DA">
        <w:t xml:space="preserve"> </w:t>
      </w:r>
      <w:r w:rsidR="001B4089">
        <w:t>calculated from</w:t>
      </w:r>
      <w:r w:rsidR="00F82DB7">
        <w:t xml:space="preserve"> the underlying data using</w:t>
      </w:r>
      <w:r w:rsidR="001B4089">
        <w:t xml:space="preserve"> a more nuanced statistical model.</w:t>
      </w:r>
      <w:r w:rsidR="00677677">
        <w:t xml:space="preserve"> That said, in general</w:t>
      </w:r>
      <w:r w:rsidR="007C0592">
        <w:t xml:space="preserve">, we strongly advocate for an increased use of </w:t>
      </w:r>
      <w:r w:rsidR="00097A2F">
        <w:t>hierarchical models</w:t>
      </w:r>
      <w:r w:rsidR="007C0592">
        <w:t xml:space="preserve"> </w:t>
      </w:r>
      <w:r w:rsidR="00E94A38">
        <w:t>to</w:t>
      </w:r>
      <w:r w:rsidR="007C0592">
        <w:t xml:space="preserve"> estimat</w:t>
      </w:r>
      <w:r w:rsidR="00E94A38">
        <w:t>e</w:t>
      </w:r>
      <w:r w:rsidR="007C0592">
        <w:t xml:space="preserve"> transition rate</w:t>
      </w:r>
      <w:r w:rsidR="0076410F">
        <w:t>s</w:t>
      </w:r>
      <w:r w:rsidR="00CB0357">
        <w:t xml:space="preserve"> (e.g. </w:t>
      </w:r>
      <w:r w:rsidR="00DD1BB1">
        <w:t>Dalgleish et al. 2009</w:t>
      </w:r>
      <w:r w:rsidR="00CB0357">
        <w:t>)</w:t>
      </w:r>
      <w:r w:rsidR="009A53B2">
        <w:t xml:space="preserve"> —</w:t>
      </w:r>
      <w:r w:rsidR="00E94A38">
        <w:t xml:space="preserve"> </w:t>
      </w:r>
      <w:r w:rsidR="007C0592">
        <w:t>to acc</w:t>
      </w:r>
      <w:r w:rsidR="001B4089">
        <w:t>ount for unbalanced sample</w:t>
      </w:r>
      <w:r w:rsidR="006E4259">
        <w:t xml:space="preserve"> sizes</w:t>
      </w:r>
      <w:r w:rsidR="001B4089">
        <w:t xml:space="preserve"> and partially-pool</w:t>
      </w:r>
      <w:r w:rsidR="00815103">
        <w:t>ed</w:t>
      </w:r>
      <w:r w:rsidR="001B4089">
        <w:t xml:space="preserve"> </w:t>
      </w:r>
      <w:r w:rsidR="007C0592">
        <w:t>informa</w:t>
      </w:r>
      <w:r w:rsidR="001B4089">
        <w:t>tion</w:t>
      </w:r>
      <w:r w:rsidR="004D6F27">
        <w:t xml:space="preserve"> across sites </w:t>
      </w:r>
      <w:r w:rsidR="00A857EF">
        <w:t>or</w:t>
      </w:r>
      <w:r w:rsidR="007C0592">
        <w:t xml:space="preserve"> years.</w:t>
      </w:r>
    </w:p>
    <w:p w14:paraId="006755FF" w14:textId="1CB940FD" w:rsidR="003B06A5" w:rsidRDefault="00197564" w:rsidP="00677677">
      <w:pPr>
        <w:spacing w:line="480" w:lineRule="auto"/>
      </w:pPr>
      <w:r>
        <w:tab/>
        <w:t xml:space="preserve">To draw from the sampling distribution of </w:t>
      </w:r>
      <w:r w:rsidR="003B06A5">
        <w:t xml:space="preserve">a mean </w:t>
      </w:r>
      <w:r w:rsidR="00B51705">
        <w:t>MPM</w:t>
      </w:r>
      <w:r w:rsidR="003B06A5">
        <w:t xml:space="preserve"> </w:t>
      </w:r>
      <m:oMath>
        <m:acc>
          <m:accPr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acc>
      </m:oMath>
      <w:r w:rsidR="003B06A5">
        <w:t xml:space="preserve">, which was </w:t>
      </w:r>
      <w:r w:rsidR="00033EC8">
        <w:t xml:space="preserve">originally </w:t>
      </w:r>
      <w:r w:rsidR="003B06A5">
        <w:t xml:space="preserve">derived by </w:t>
      </w:r>
      <w:r w:rsidR="00033EC8">
        <w:t>averaging</w:t>
      </w:r>
      <w:r w:rsidR="001B580F">
        <w:t xml:space="preserve"> matrix elements</w:t>
      </w:r>
      <w:r w:rsidR="00033EC8">
        <w:t xml:space="preserve"> across</w:t>
      </w:r>
      <w:r w:rsidR="00630678">
        <w:t xml:space="preserve"> component</w:t>
      </w:r>
      <w:r w:rsidR="003B06A5">
        <w:t xml:space="preserve"> </w:t>
      </w:r>
      <w:r w:rsidR="00B51705">
        <w:t>MPMs</w:t>
      </w:r>
      <w:r w:rsidR="00033EC8"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033EC8">
        <w:t xml:space="preserve">, </w:t>
      </w:r>
      <w:r w:rsidR="00630678">
        <w:t xml:space="preserve">we would first generate </w:t>
      </w:r>
      <w:r w:rsidR="008D3787">
        <w:t>a</w:t>
      </w:r>
      <w:r w:rsidR="00A53FDF">
        <w:t>n</w:t>
      </w:r>
      <w:r w:rsidR="008D3787">
        <w:t xml:space="preserve"> independent draw</w:t>
      </w:r>
      <w:r w:rsidR="00630678">
        <w:t xml:space="preserve"> from the sampling distribution of each component </w:t>
      </w:r>
      <w:r w:rsidR="00B51705">
        <w:t>MPM</w:t>
      </w:r>
      <w:r w:rsidR="00941E53">
        <w:t xml:space="preserve"> (as described in Section 2)</w:t>
      </w:r>
      <w:r w:rsidR="00630678">
        <w:t xml:space="preserve">, and then </w:t>
      </w:r>
      <w:r w:rsidR="00662103">
        <w:t>take an arithmetic</w:t>
      </w:r>
      <w:r w:rsidR="005A25D3">
        <w:t xml:space="preserve"> </w:t>
      </w:r>
      <w:r w:rsidR="008D3787">
        <w:t xml:space="preserve">average </w:t>
      </w:r>
      <w:r w:rsidR="00662103">
        <w:t>of each transition</w:t>
      </w:r>
      <w:r w:rsidR="0085174D">
        <w:t xml:space="preserve"> rate</w:t>
      </w:r>
      <w:r w:rsidR="00B87BB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ijn</m:t>
            </m:r>
          </m:sub>
        </m:sSub>
      </m:oMath>
      <w:r w:rsidR="00662103">
        <w:t xml:space="preserve"> </w:t>
      </w:r>
      <w:r w:rsidR="00144822">
        <w:t xml:space="preserve">(row </w:t>
      </w:r>
      <w:proofErr w:type="spellStart"/>
      <w:r w:rsidR="00144822" w:rsidRPr="00144822">
        <w:rPr>
          <w:i/>
        </w:rPr>
        <w:t>i</w:t>
      </w:r>
      <w:proofErr w:type="spellEnd"/>
      <w:r w:rsidR="00144822">
        <w:t xml:space="preserve">, column </w:t>
      </w:r>
      <w:r w:rsidR="00144822" w:rsidRPr="00144822">
        <w:rPr>
          <w:i/>
        </w:rPr>
        <w:t>j</w:t>
      </w:r>
      <w:r w:rsidR="00144822">
        <w:t xml:space="preserve">, year </w:t>
      </w:r>
      <w:r w:rsidR="00144822" w:rsidRPr="00144822">
        <w:rPr>
          <w:i/>
        </w:rPr>
        <w:t>n</w:t>
      </w:r>
      <w:r w:rsidR="00144822">
        <w:t xml:space="preserve">) </w:t>
      </w:r>
      <w:r w:rsidR="00183026">
        <w:t>a</w:t>
      </w:r>
      <w:r w:rsidR="008D3787">
        <w:t>cross the</w:t>
      </w:r>
      <w:r w:rsidR="00582112">
        <w:t xml:space="preserve"> draws of the</w:t>
      </w:r>
      <w:r w:rsidR="0085174D">
        <w:t xml:space="preserve"> </w:t>
      </w:r>
      <w:r w:rsidR="0085174D" w:rsidRPr="0085174D">
        <w:rPr>
          <w:i/>
        </w:rPr>
        <w:t>N</w:t>
      </w:r>
      <w:r w:rsidR="008D3787">
        <w:t xml:space="preserve"> component </w:t>
      </w:r>
      <w:r w:rsidR="00B51705">
        <w:t>MPMs</w:t>
      </w:r>
      <w:r w:rsidR="00255A9F">
        <w:t>, as in</w:t>
      </w:r>
    </w:p>
    <w:p w14:paraId="462591D8" w14:textId="0BFE4DA7" w:rsidR="0004776E" w:rsidRPr="00875E06" w:rsidRDefault="009966B8" w:rsidP="00677677">
      <w:pPr>
        <w:spacing w:line="480" w:lineRule="auto"/>
        <w:rPr>
          <w:b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b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ijn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.</m:t>
          </m:r>
        </m:oMath>
      </m:oMathPara>
    </w:p>
    <w:p w14:paraId="27DD45A3" w14:textId="29B2BE8E" w:rsidR="00FB04E3" w:rsidRPr="00FB04E3" w:rsidRDefault="00A46E69" w:rsidP="00FB04E3">
      <w:pPr>
        <w:spacing w:line="480" w:lineRule="auto"/>
      </w:pPr>
      <w:r w:rsidRPr="00A46E69">
        <w:t>If</w:t>
      </w:r>
      <w:r w:rsidR="00E227AE">
        <w:t>, for a given analysis,</w:t>
      </w:r>
      <w:r w:rsidRPr="00A46E69">
        <w:t xml:space="preserve"> our </w:t>
      </w:r>
      <w:r>
        <w:t xml:space="preserve">interest is in the mean </w:t>
      </w:r>
      <w:r w:rsidR="00150F26">
        <w:t>MPM</w:t>
      </w:r>
      <w:r>
        <w:t>, then derived</w:t>
      </w:r>
      <w:r w:rsidR="004952E3">
        <w:t xml:space="preserve"> parameters </w:t>
      </w:r>
      <w:r w:rsidR="001B580F">
        <w:t xml:space="preserve">such as population growth rate, damping ratio and life expectancy, </w:t>
      </w:r>
      <w:r w:rsidR="004952E3">
        <w:t>are calculated from draws of th</w:t>
      </w:r>
      <w:r w:rsidR="00150F26">
        <w:t>at</w:t>
      </w:r>
      <w:r w:rsidR="004952E3">
        <w:t xml:space="preserve"> mean </w:t>
      </w:r>
      <w:r w:rsidR="00150F26">
        <w:t>MPM</w:t>
      </w:r>
      <w:r w:rsidR="004952E3">
        <w:t xml:space="preserve"> (</w:t>
      </w:r>
      <w:r w:rsidR="00AD5F79">
        <w:t xml:space="preserve">i.e. </w:t>
      </w:r>
      <w:r w:rsidR="00B50444">
        <w:t>first</w:t>
      </w:r>
      <w:r w:rsidR="00AD5F79">
        <w:t xml:space="preserve"> we</w:t>
      </w:r>
      <w:r w:rsidR="00B50444">
        <w:t xml:space="preserve"> </w:t>
      </w:r>
      <w:r w:rsidR="001B580F">
        <w:t xml:space="preserve">calculate </w:t>
      </w:r>
      <w:r w:rsidR="00B50444">
        <w:t>average tran</w:t>
      </w:r>
      <w:r w:rsidR="003F1BA6">
        <w:t>sition rates</w:t>
      </w:r>
      <w:r w:rsidR="00F86D17">
        <w:t xml:space="preserve"> to obtain a mean MPM</w:t>
      </w:r>
      <w:r w:rsidR="003F1BA6">
        <w:t xml:space="preserve"> and then </w:t>
      </w:r>
      <w:r w:rsidR="00AD5F79">
        <w:t xml:space="preserve">we </w:t>
      </w:r>
      <w:r w:rsidR="003F1BA6">
        <w:t>calculate</w:t>
      </w:r>
      <w:r w:rsidR="00B50444">
        <w:t xml:space="preserve"> </w:t>
      </w:r>
      <w:r w:rsidR="001B580F">
        <w:t xml:space="preserve">the </w:t>
      </w:r>
      <w:r w:rsidR="00B50444">
        <w:t>derived parameters</w:t>
      </w:r>
      <w:r w:rsidR="00C609C8">
        <w:t xml:space="preserve">, rather than </w:t>
      </w:r>
      <w:r w:rsidR="006356FD">
        <w:t>calculating</w:t>
      </w:r>
      <w:r w:rsidR="00282E83">
        <w:t xml:space="preserve"> </w:t>
      </w:r>
      <w:r w:rsidR="00C609C8">
        <w:t xml:space="preserve">derived parameters </w:t>
      </w:r>
      <w:r w:rsidR="00282E83">
        <w:t>from each component</w:t>
      </w:r>
      <w:r w:rsidR="004952E3">
        <w:t xml:space="preserve"> </w:t>
      </w:r>
      <w:r w:rsidR="00282E83">
        <w:t>MPM</w:t>
      </w:r>
      <w:r w:rsidR="00C609C8">
        <w:t xml:space="preserve"> and subsequently averaging </w:t>
      </w:r>
      <w:r w:rsidR="00B5610E">
        <w:t>those parameters</w:t>
      </w:r>
      <w:r w:rsidR="004952E3">
        <w:t>).</w:t>
      </w:r>
      <w:r w:rsidR="009635F4">
        <w:t xml:space="preserve"> We illustrate an example of drawing from the sampling distribution of a mean MPM </w:t>
      </w:r>
      <w:r w:rsidR="001B231D">
        <w:t>in Table S</w:t>
      </w:r>
      <w:r w:rsidR="00BB1FAA">
        <w:t>1-</w:t>
      </w:r>
      <w:r w:rsidR="009635F4">
        <w:t>3</w:t>
      </w:r>
      <w:r w:rsidR="001B231D">
        <w:t xml:space="preserve"> below.</w:t>
      </w:r>
      <w:r w:rsidR="00FB04E3">
        <w:rPr>
          <w:b/>
        </w:rPr>
        <w:br w:type="page"/>
      </w:r>
    </w:p>
    <w:p w14:paraId="60DA9C12" w14:textId="11F09A3F" w:rsidR="001B231D" w:rsidRDefault="001B231D" w:rsidP="001B231D">
      <w:pPr>
        <w:spacing w:line="480" w:lineRule="auto"/>
      </w:pPr>
      <w:r w:rsidRPr="00BD5479">
        <w:rPr>
          <w:b/>
        </w:rPr>
        <w:lastRenderedPageBreak/>
        <w:t>Table S</w:t>
      </w:r>
      <w:r w:rsidR="005B0341">
        <w:rPr>
          <w:b/>
        </w:rPr>
        <w:t>1-</w:t>
      </w:r>
      <w:r w:rsidR="00397CEA">
        <w:rPr>
          <w:b/>
        </w:rPr>
        <w:t>3</w:t>
      </w:r>
      <w:r w:rsidRPr="00BD5479">
        <w:rPr>
          <w:b/>
        </w:rPr>
        <w:t>.</w:t>
      </w:r>
      <w:r>
        <w:t xml:space="preserve"> Point estimates and draws from the sampling distribution for transition rates and derived parameters (the equilibrium population growth rate </w:t>
      </w:r>
      <w:r w:rsidRPr="00337EE9">
        <w:rPr>
          <w:rFonts w:cs="Lucida Grande"/>
          <w:i/>
          <w:color w:val="000000"/>
        </w:rPr>
        <w:t>λ</w:t>
      </w:r>
      <w:r>
        <w:t xml:space="preserve">, damping ratio </w:t>
      </w:r>
      <w:r w:rsidRPr="00337EE9">
        <w:rPr>
          <w:rFonts w:cs="Lucida Grande"/>
          <w:i/>
          <w:color w:val="000000"/>
        </w:rPr>
        <w:t>ρ</w:t>
      </w:r>
      <w:r>
        <w:t xml:space="preserve">, and life expectancy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) from a </w:t>
      </w:r>
      <w:r w:rsidR="00374040">
        <w:t>mean</w:t>
      </w:r>
      <w:r>
        <w:t xml:space="preserve"> MPM</w:t>
      </w:r>
      <w:r w:rsidR="008154AC">
        <w:t xml:space="preserve"> </w:t>
      </w:r>
      <m:oMath>
        <m:acc>
          <m:accPr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acc>
      </m:oMath>
      <w:r w:rsidR="008154AC">
        <w:t>, calculated as an arithmetic average across three component MPMs 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1997-1998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1998-1999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1999-2000</m:t>
            </m:r>
          </m:sub>
        </m:sSub>
      </m:oMath>
      <w:r w:rsidR="008154AC">
        <w:t>)</w:t>
      </w:r>
      <w:r>
        <w:t>.</w:t>
      </w:r>
    </w:p>
    <w:tbl>
      <w:tblPr>
        <w:tblStyle w:val="Grilledutableau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8"/>
        <w:gridCol w:w="1505"/>
        <w:gridCol w:w="1505"/>
        <w:gridCol w:w="1509"/>
        <w:gridCol w:w="228"/>
        <w:gridCol w:w="1505"/>
        <w:gridCol w:w="228"/>
        <w:gridCol w:w="681"/>
        <w:gridCol w:w="681"/>
        <w:gridCol w:w="680"/>
      </w:tblGrid>
      <w:tr w:rsidR="008518B1" w14:paraId="46645586" w14:textId="08D232CE" w:rsidTr="008518B1">
        <w:tc>
          <w:tcPr>
            <w:tcW w:w="447" w:type="pct"/>
            <w:tcBorders>
              <w:top w:val="single" w:sz="4" w:space="0" w:color="auto"/>
              <w:bottom w:val="single" w:sz="4" w:space="0" w:color="auto"/>
            </w:tcBorders>
          </w:tcPr>
          <w:p w14:paraId="22E79349" w14:textId="77777777" w:rsidR="008518B1" w:rsidRPr="00F91F7A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w:r>
              <w:rPr>
                <w:rFonts w:ascii="Cambria" w:eastAsia="MS Mincho" w:hAnsi="Cambria" w:cs="Times New Roman"/>
                <w:b/>
              </w:rPr>
              <w:t>Draw</w:t>
            </w:r>
          </w:p>
        </w:tc>
        <w:tc>
          <w:tcPr>
            <w:tcW w:w="804" w:type="pct"/>
            <w:tcBorders>
              <w:top w:val="single" w:sz="4" w:space="0" w:color="auto"/>
              <w:bottom w:val="single" w:sz="4" w:space="0" w:color="auto"/>
            </w:tcBorders>
          </w:tcPr>
          <w:p w14:paraId="290A2EAA" w14:textId="6E1C0544" w:rsidR="008518B1" w:rsidRDefault="009966B8" w:rsidP="00C25BE1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1997-1998</m:t>
                    </m:r>
                  </m:sub>
                </m:sSub>
              </m:oMath>
            </m:oMathPara>
          </w:p>
        </w:tc>
        <w:tc>
          <w:tcPr>
            <w:tcW w:w="804" w:type="pct"/>
            <w:tcBorders>
              <w:top w:val="single" w:sz="4" w:space="0" w:color="auto"/>
              <w:bottom w:val="single" w:sz="4" w:space="0" w:color="auto"/>
            </w:tcBorders>
          </w:tcPr>
          <w:p w14:paraId="06ACECC1" w14:textId="74AC38B4" w:rsidR="008518B1" w:rsidRPr="00F87CB4" w:rsidRDefault="009966B8" w:rsidP="00C25BE1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1998-1999</m:t>
                    </m:r>
                  </m:sub>
                </m:sSub>
              </m:oMath>
            </m:oMathPara>
          </w:p>
        </w:tc>
        <w:tc>
          <w:tcPr>
            <w:tcW w:w="804" w:type="pct"/>
            <w:tcBorders>
              <w:top w:val="single" w:sz="4" w:space="0" w:color="auto"/>
              <w:bottom w:val="single" w:sz="4" w:space="0" w:color="auto"/>
            </w:tcBorders>
          </w:tcPr>
          <w:p w14:paraId="3303560C" w14:textId="0BD776D5" w:rsidR="008518B1" w:rsidRDefault="009966B8" w:rsidP="00C25BE1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1999-2000</m:t>
                    </m:r>
                  </m:sub>
                </m:sSub>
              </m:oMath>
            </m:oMathPara>
          </w:p>
        </w:tc>
        <w:tc>
          <w:tcPr>
            <w:tcW w:w="122" w:type="pct"/>
            <w:tcBorders>
              <w:top w:val="single" w:sz="4" w:space="0" w:color="auto"/>
              <w:bottom w:val="single" w:sz="4" w:space="0" w:color="auto"/>
            </w:tcBorders>
          </w:tcPr>
          <w:p w14:paraId="3F76E5CA" w14:textId="77777777" w:rsidR="008518B1" w:rsidRDefault="008518B1" w:rsidP="000B69C9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</w:p>
        </w:tc>
        <w:tc>
          <w:tcPr>
            <w:tcW w:w="804" w:type="pct"/>
            <w:tcBorders>
              <w:top w:val="single" w:sz="4" w:space="0" w:color="auto"/>
              <w:bottom w:val="single" w:sz="4" w:space="0" w:color="auto"/>
            </w:tcBorders>
          </w:tcPr>
          <w:p w14:paraId="2208CB19" w14:textId="4E4B7290" w:rsidR="008518B1" w:rsidRDefault="009966B8" w:rsidP="000B69C9">
            <w:pPr>
              <w:spacing w:line="360" w:lineRule="auto"/>
              <w:jc w:val="center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22" w:type="pct"/>
            <w:tcBorders>
              <w:top w:val="single" w:sz="4" w:space="0" w:color="auto"/>
              <w:bottom w:val="single" w:sz="4" w:space="0" w:color="auto"/>
            </w:tcBorders>
          </w:tcPr>
          <w:p w14:paraId="4A1F7749" w14:textId="77777777" w:rsidR="008518B1" w:rsidRDefault="008518B1" w:rsidP="000B69C9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</w:tcPr>
          <w:p w14:paraId="02F3B57F" w14:textId="41DCAE82" w:rsidR="008518B1" w:rsidRDefault="008518B1" w:rsidP="000B69C9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</w:tcPr>
          <w:p w14:paraId="5A868680" w14:textId="4CD347FF" w:rsidR="008518B1" w:rsidRDefault="008518B1" w:rsidP="000B69C9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</w:tcPr>
          <w:p w14:paraId="75E2D3A3" w14:textId="73CA77F3" w:rsidR="008518B1" w:rsidRDefault="009966B8" w:rsidP="000B69C9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8518B1" w14:paraId="5E20E091" w14:textId="77777777" w:rsidTr="0042237A">
        <w:tc>
          <w:tcPr>
            <w:tcW w:w="2861" w:type="pct"/>
            <w:gridSpan w:val="4"/>
            <w:tcBorders>
              <w:top w:val="nil"/>
              <w:bottom w:val="nil"/>
            </w:tcBorders>
            <w:shd w:val="clear" w:color="auto" w:fill="auto"/>
          </w:tcPr>
          <w:p w14:paraId="0A5922AB" w14:textId="09FD7304" w:rsidR="008518B1" w:rsidRDefault="008518B1" w:rsidP="00F0312D">
            <w:pPr>
              <w:spacing w:line="360" w:lineRule="auto"/>
              <w:rPr>
                <w:rFonts w:ascii="Cambria" w:eastAsia="MS Mincho" w:hAnsi="Cambria" w:cs="Times New Roman"/>
              </w:rPr>
            </w:pPr>
            <w:r>
              <w:rPr>
                <w:i/>
              </w:rPr>
              <w:t>Point estimates from original</w:t>
            </w:r>
            <w:r w:rsidRPr="00A27D1C">
              <w:rPr>
                <w:i/>
              </w:rPr>
              <w:t xml:space="preserve"> MPM</w:t>
            </w:r>
            <w:r>
              <w:rPr>
                <w:i/>
              </w:rPr>
              <w:t>s</w:t>
            </w:r>
          </w:p>
        </w:tc>
        <w:tc>
          <w:tcPr>
            <w:tcW w:w="122" w:type="pct"/>
            <w:vMerge w:val="restart"/>
            <w:tcBorders>
              <w:top w:val="nil"/>
            </w:tcBorders>
            <w:shd w:val="clear" w:color="auto" w:fill="auto"/>
          </w:tcPr>
          <w:p w14:paraId="55E15698" w14:textId="77777777" w:rsidR="008518B1" w:rsidRDefault="008518B1" w:rsidP="00A45B6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726C6FCA" w14:textId="4F5A4A4D" w:rsidR="008518B1" w:rsidRDefault="008518B1" w:rsidP="00A45B6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122" w:type="pct"/>
            <w:tcBorders>
              <w:top w:val="nil"/>
              <w:bottom w:val="nil"/>
            </w:tcBorders>
            <w:shd w:val="clear" w:color="auto" w:fill="auto"/>
          </w:tcPr>
          <w:p w14:paraId="30561716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450986E7" w14:textId="342FFEFE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198922C3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3D075A52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</w:tr>
      <w:tr w:rsidR="008518B1" w14:paraId="76C47650" w14:textId="5CFB6CC9" w:rsidTr="0042237A">
        <w:tc>
          <w:tcPr>
            <w:tcW w:w="447" w:type="pct"/>
            <w:tcBorders>
              <w:top w:val="nil"/>
              <w:bottom w:val="nil"/>
            </w:tcBorders>
            <w:shd w:val="clear" w:color="auto" w:fill="auto"/>
          </w:tcPr>
          <w:p w14:paraId="38CD4CB9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37051E90" w14:textId="7D245838" w:rsidR="008518B1" w:rsidRDefault="009966B8" w:rsidP="00A45B6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1.00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0.75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0.36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5A724D7B" w14:textId="769148B2" w:rsidR="008518B1" w:rsidRDefault="009966B8" w:rsidP="00A45B65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Rule m:val="4"/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0.88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0.62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0.29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6E135959" w14:textId="3923B587" w:rsidR="008518B1" w:rsidRDefault="009966B8" w:rsidP="00A45B65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Rule m:val="4"/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1.04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0.69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0.13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" w:type="pct"/>
            <w:vMerge/>
            <w:shd w:val="clear" w:color="auto" w:fill="auto"/>
          </w:tcPr>
          <w:p w14:paraId="380B94B2" w14:textId="77777777" w:rsidR="008518B1" w:rsidRDefault="008518B1" w:rsidP="00A45B6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77579A39" w14:textId="40C3F144" w:rsidR="008518B1" w:rsidRDefault="009966B8" w:rsidP="00A45B65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Rule m:val="4"/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0.97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0.69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" w:type="pct"/>
            <w:tcBorders>
              <w:top w:val="nil"/>
              <w:bottom w:val="nil"/>
            </w:tcBorders>
            <w:shd w:val="clear" w:color="auto" w:fill="auto"/>
          </w:tcPr>
          <w:p w14:paraId="01CA952A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3489512F" w14:textId="71C08566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0.96</w:t>
            </w: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12FC3CB6" w14:textId="48D4CEB3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1.37</w:t>
            </w: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71B1D447" w14:textId="56874F70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1.93</w:t>
            </w:r>
          </w:p>
        </w:tc>
      </w:tr>
      <w:tr w:rsidR="008518B1" w14:paraId="238CEDB5" w14:textId="77777777" w:rsidTr="0042237A">
        <w:tc>
          <w:tcPr>
            <w:tcW w:w="2861" w:type="pct"/>
            <w:gridSpan w:val="4"/>
            <w:tcBorders>
              <w:top w:val="nil"/>
              <w:bottom w:val="nil"/>
            </w:tcBorders>
            <w:shd w:val="clear" w:color="auto" w:fill="auto"/>
          </w:tcPr>
          <w:p w14:paraId="4B514C96" w14:textId="4B40A52D" w:rsidR="008518B1" w:rsidRDefault="008518B1" w:rsidP="00F0312D">
            <w:pPr>
              <w:spacing w:line="360" w:lineRule="auto"/>
              <w:rPr>
                <w:rFonts w:ascii="Cambria" w:eastAsia="MS Mincho" w:hAnsi="Cambria" w:cs="Times New Roman"/>
              </w:rPr>
            </w:pPr>
            <w:r w:rsidRPr="00A27D1C">
              <w:rPr>
                <w:i/>
              </w:rPr>
              <w:t>Draws from the sampling distribution</w:t>
            </w:r>
            <w:r>
              <w:rPr>
                <w:i/>
              </w:rPr>
              <w:t>s</w:t>
            </w:r>
          </w:p>
        </w:tc>
        <w:tc>
          <w:tcPr>
            <w:tcW w:w="122" w:type="pct"/>
            <w:vMerge/>
            <w:shd w:val="clear" w:color="auto" w:fill="auto"/>
          </w:tcPr>
          <w:p w14:paraId="4F11702A" w14:textId="77777777" w:rsidR="008518B1" w:rsidRDefault="008518B1" w:rsidP="00A45B6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139F444D" w14:textId="2F544615" w:rsidR="008518B1" w:rsidRDefault="008518B1" w:rsidP="00A45B65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122" w:type="pct"/>
            <w:tcBorders>
              <w:top w:val="nil"/>
              <w:bottom w:val="nil"/>
            </w:tcBorders>
            <w:shd w:val="clear" w:color="auto" w:fill="auto"/>
          </w:tcPr>
          <w:p w14:paraId="68572400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600BF86A" w14:textId="53C93084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4645EE6C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03D87F01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</w:tr>
      <w:tr w:rsidR="008518B1" w14:paraId="007A0892" w14:textId="57CECE4A" w:rsidTr="0042237A">
        <w:tc>
          <w:tcPr>
            <w:tcW w:w="447" w:type="pct"/>
            <w:tcBorders>
              <w:top w:val="nil"/>
              <w:bottom w:val="nil"/>
            </w:tcBorders>
            <w:shd w:val="clear" w:color="auto" w:fill="auto"/>
          </w:tcPr>
          <w:p w14:paraId="55B26C11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</w:t>
            </w:r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38E8B9B1" w14:textId="5260B7FE" w:rsidR="008518B1" w:rsidRPr="00271915" w:rsidRDefault="009966B8" w:rsidP="00180B69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1.85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0.47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0.34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53289C42" w14:textId="6862F78D" w:rsidR="008518B1" w:rsidRDefault="009966B8" w:rsidP="00887484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1.00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0.61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57FF6B76" w14:textId="4842CD1A" w:rsidR="008518B1" w:rsidRDefault="009966B8" w:rsidP="003935AF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0.95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0.74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" w:type="pct"/>
            <w:vMerge/>
            <w:shd w:val="clear" w:color="auto" w:fill="auto"/>
          </w:tcPr>
          <w:p w14:paraId="4EC3FC28" w14:textId="77777777" w:rsidR="008518B1" w:rsidRDefault="008518B1" w:rsidP="00AC54ED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804" w:type="pct"/>
            <w:tcBorders>
              <w:top w:val="nil"/>
              <w:bottom w:val="nil"/>
            </w:tcBorders>
            <w:shd w:val="clear" w:color="auto" w:fill="auto"/>
          </w:tcPr>
          <w:p w14:paraId="7CCA85C0" w14:textId="6B08E19C" w:rsidR="008518B1" w:rsidRDefault="009966B8" w:rsidP="00AC54ED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1.26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0.61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0.27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" w:type="pct"/>
            <w:tcBorders>
              <w:top w:val="nil"/>
              <w:bottom w:val="nil"/>
            </w:tcBorders>
            <w:shd w:val="clear" w:color="auto" w:fill="auto"/>
          </w:tcPr>
          <w:p w14:paraId="78125FFC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33CCD1E3" w14:textId="720D01FE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1.02</w:t>
            </w: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539CC59C" w14:textId="01471422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1.35</w:t>
            </w:r>
          </w:p>
        </w:tc>
        <w:tc>
          <w:tcPr>
            <w:tcW w:w="364" w:type="pct"/>
            <w:tcBorders>
              <w:top w:val="nil"/>
              <w:bottom w:val="nil"/>
            </w:tcBorders>
            <w:shd w:val="clear" w:color="auto" w:fill="auto"/>
          </w:tcPr>
          <w:p w14:paraId="4055CAD6" w14:textId="404EA69C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1.83</w:t>
            </w:r>
          </w:p>
        </w:tc>
      </w:tr>
      <w:tr w:rsidR="008518B1" w14:paraId="389B9A59" w14:textId="6222BB55" w:rsidTr="0042237A">
        <w:tc>
          <w:tcPr>
            <w:tcW w:w="447" w:type="pct"/>
            <w:tcBorders>
              <w:top w:val="nil"/>
            </w:tcBorders>
            <w:shd w:val="clear" w:color="auto" w:fill="auto"/>
          </w:tcPr>
          <w:p w14:paraId="64A77937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2</w:t>
            </w:r>
          </w:p>
        </w:tc>
        <w:tc>
          <w:tcPr>
            <w:tcW w:w="804" w:type="pct"/>
            <w:tcBorders>
              <w:top w:val="nil"/>
            </w:tcBorders>
            <w:shd w:val="clear" w:color="auto" w:fill="auto"/>
          </w:tcPr>
          <w:p w14:paraId="07E22B52" w14:textId="61BFF617" w:rsidR="008518B1" w:rsidRPr="001B231D" w:rsidRDefault="009966B8" w:rsidP="00180B69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0.90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0.53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0.28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04" w:type="pct"/>
            <w:tcBorders>
              <w:top w:val="nil"/>
            </w:tcBorders>
            <w:shd w:val="clear" w:color="auto" w:fill="auto"/>
          </w:tcPr>
          <w:p w14:paraId="0AA49CCB" w14:textId="1C6CDF89" w:rsidR="008518B1" w:rsidRDefault="009966B8" w:rsidP="00887484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0.86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0.31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0.27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04" w:type="pct"/>
            <w:tcBorders>
              <w:top w:val="nil"/>
            </w:tcBorders>
            <w:shd w:val="clear" w:color="auto" w:fill="auto"/>
          </w:tcPr>
          <w:p w14:paraId="681FCD78" w14:textId="2227AE0E" w:rsidR="008518B1" w:rsidRDefault="009966B8" w:rsidP="003935AF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1.08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0.63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0.30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" w:type="pct"/>
            <w:vMerge/>
            <w:shd w:val="clear" w:color="auto" w:fill="auto"/>
          </w:tcPr>
          <w:p w14:paraId="4A3B1ED2" w14:textId="77777777" w:rsidR="008518B1" w:rsidRDefault="008518B1" w:rsidP="00AC54ED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804" w:type="pct"/>
            <w:tcBorders>
              <w:top w:val="nil"/>
            </w:tcBorders>
            <w:shd w:val="clear" w:color="auto" w:fill="auto"/>
          </w:tcPr>
          <w:p w14:paraId="271A5780" w14:textId="4FAD6651" w:rsidR="008518B1" w:rsidRDefault="009966B8" w:rsidP="00AC54ED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0.95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0.49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0.28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" w:type="pct"/>
            <w:tcBorders>
              <w:top w:val="nil"/>
            </w:tcBorders>
            <w:shd w:val="clear" w:color="auto" w:fill="auto"/>
          </w:tcPr>
          <w:p w14:paraId="3DA5FF4A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tcBorders>
              <w:top w:val="nil"/>
            </w:tcBorders>
            <w:shd w:val="clear" w:color="auto" w:fill="auto"/>
          </w:tcPr>
          <w:p w14:paraId="69799753" w14:textId="73F94A58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0.84</w:t>
            </w:r>
          </w:p>
        </w:tc>
        <w:tc>
          <w:tcPr>
            <w:tcW w:w="364" w:type="pct"/>
            <w:tcBorders>
              <w:top w:val="nil"/>
            </w:tcBorders>
            <w:shd w:val="clear" w:color="auto" w:fill="auto"/>
          </w:tcPr>
          <w:p w14:paraId="78AF371F" w14:textId="35C5952B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1.52</w:t>
            </w:r>
          </w:p>
        </w:tc>
        <w:tc>
          <w:tcPr>
            <w:tcW w:w="364" w:type="pct"/>
            <w:tcBorders>
              <w:top w:val="nil"/>
            </w:tcBorders>
            <w:shd w:val="clear" w:color="auto" w:fill="auto"/>
          </w:tcPr>
          <w:p w14:paraId="74E296A5" w14:textId="3F2E94FA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1.69</w:t>
            </w:r>
          </w:p>
        </w:tc>
      </w:tr>
      <w:tr w:rsidR="008518B1" w14:paraId="26359935" w14:textId="52022B3B" w:rsidTr="0042237A">
        <w:tc>
          <w:tcPr>
            <w:tcW w:w="447" w:type="pct"/>
            <w:shd w:val="clear" w:color="auto" w:fill="auto"/>
          </w:tcPr>
          <w:p w14:paraId="447D21CC" w14:textId="77777777" w:rsidR="008518B1" w:rsidRPr="003D4C29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 w:rsidRPr="003D4C29">
              <w:rPr>
                <w:rFonts w:ascii="Cambria" w:eastAsia="MS Mincho" w:hAnsi="Cambria" w:cs="Times New Roman"/>
              </w:rPr>
              <w:t>…</w:t>
            </w:r>
          </w:p>
        </w:tc>
        <w:tc>
          <w:tcPr>
            <w:tcW w:w="804" w:type="pct"/>
            <w:shd w:val="clear" w:color="auto" w:fill="auto"/>
          </w:tcPr>
          <w:p w14:paraId="0F86644E" w14:textId="77777777" w:rsidR="008518B1" w:rsidRDefault="008518B1" w:rsidP="00F00604">
            <w:pPr>
              <w:spacing w:line="360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804" w:type="pct"/>
            <w:shd w:val="clear" w:color="auto" w:fill="auto"/>
          </w:tcPr>
          <w:p w14:paraId="31C2CBF8" w14:textId="493EDDA7" w:rsidR="008518B1" w:rsidRDefault="008518B1" w:rsidP="00F00604">
            <w:pPr>
              <w:spacing w:line="360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804" w:type="pct"/>
            <w:shd w:val="clear" w:color="auto" w:fill="auto"/>
          </w:tcPr>
          <w:p w14:paraId="1917B573" w14:textId="4AFB621C" w:rsidR="008518B1" w:rsidRDefault="008518B1" w:rsidP="00F00604">
            <w:pPr>
              <w:spacing w:line="360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22" w:type="pct"/>
            <w:vMerge/>
            <w:shd w:val="clear" w:color="auto" w:fill="auto"/>
          </w:tcPr>
          <w:p w14:paraId="5F078EBA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</w:p>
        </w:tc>
        <w:tc>
          <w:tcPr>
            <w:tcW w:w="804" w:type="pct"/>
            <w:shd w:val="clear" w:color="auto" w:fill="auto"/>
          </w:tcPr>
          <w:p w14:paraId="3D98B3C6" w14:textId="591A3F9F" w:rsidR="008518B1" w:rsidRDefault="008518B1" w:rsidP="00F00604">
            <w:pPr>
              <w:spacing w:line="360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122" w:type="pct"/>
            <w:shd w:val="clear" w:color="auto" w:fill="auto"/>
          </w:tcPr>
          <w:p w14:paraId="3629F0D8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</w:p>
        </w:tc>
        <w:tc>
          <w:tcPr>
            <w:tcW w:w="364" w:type="pct"/>
            <w:shd w:val="clear" w:color="auto" w:fill="auto"/>
          </w:tcPr>
          <w:p w14:paraId="38416567" w14:textId="243F9453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364" w:type="pct"/>
            <w:shd w:val="clear" w:color="auto" w:fill="auto"/>
          </w:tcPr>
          <w:p w14:paraId="3FDBFAA2" w14:textId="12479CB0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364" w:type="pct"/>
            <w:shd w:val="clear" w:color="auto" w:fill="auto"/>
          </w:tcPr>
          <w:p w14:paraId="752AE700" w14:textId="615EA003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</w:tr>
      <w:tr w:rsidR="008518B1" w14:paraId="5A87C153" w14:textId="7F06212A" w:rsidTr="0042237A">
        <w:tc>
          <w:tcPr>
            <w:tcW w:w="447" w:type="pct"/>
            <w:shd w:val="clear" w:color="auto" w:fill="auto"/>
          </w:tcPr>
          <w:p w14:paraId="71435DC4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2000</w:t>
            </w:r>
          </w:p>
        </w:tc>
        <w:tc>
          <w:tcPr>
            <w:tcW w:w="804" w:type="pct"/>
            <w:shd w:val="clear" w:color="auto" w:fill="auto"/>
          </w:tcPr>
          <w:p w14:paraId="40712E66" w14:textId="67FA3C90" w:rsidR="008518B1" w:rsidRPr="00271915" w:rsidRDefault="009966B8" w:rsidP="00180B69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0.97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0.51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0.54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04" w:type="pct"/>
            <w:shd w:val="clear" w:color="auto" w:fill="auto"/>
          </w:tcPr>
          <w:p w14:paraId="510DE52E" w14:textId="65799253" w:rsidR="008518B1" w:rsidRDefault="009966B8" w:rsidP="00887484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0.75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0.26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0.34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04" w:type="pct"/>
            <w:shd w:val="clear" w:color="auto" w:fill="auto"/>
          </w:tcPr>
          <w:p w14:paraId="1D1E05A8" w14:textId="56D89B38" w:rsidR="008518B1" w:rsidRDefault="009966B8" w:rsidP="003935AF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1.04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0.73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0.13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" w:type="pct"/>
            <w:vMerge/>
            <w:shd w:val="clear" w:color="auto" w:fill="auto"/>
          </w:tcPr>
          <w:p w14:paraId="288C7086" w14:textId="77777777" w:rsidR="008518B1" w:rsidRDefault="008518B1" w:rsidP="00AC54ED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804" w:type="pct"/>
            <w:shd w:val="clear" w:color="auto" w:fill="auto"/>
          </w:tcPr>
          <w:p w14:paraId="23CBBFBF" w14:textId="3FFB58DA" w:rsidR="008518B1" w:rsidRDefault="009966B8" w:rsidP="00AC54ED">
            <w:pPr>
              <w:spacing w:line="360" w:lineRule="auto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rSp m:val="2"/>
                        <m:cGpRule m:val="4"/>
                        <m:cGp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</w:rPr>
                            <m:t>0.92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0.50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0.34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" w:type="pct"/>
            <w:shd w:val="clear" w:color="auto" w:fill="auto"/>
          </w:tcPr>
          <w:p w14:paraId="3EB127D6" w14:textId="77777777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</w:p>
        </w:tc>
        <w:tc>
          <w:tcPr>
            <w:tcW w:w="364" w:type="pct"/>
            <w:shd w:val="clear" w:color="auto" w:fill="auto"/>
          </w:tcPr>
          <w:p w14:paraId="29333E6C" w14:textId="02096D42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0.87</w:t>
            </w:r>
          </w:p>
        </w:tc>
        <w:tc>
          <w:tcPr>
            <w:tcW w:w="364" w:type="pct"/>
            <w:shd w:val="clear" w:color="auto" w:fill="auto"/>
          </w:tcPr>
          <w:p w14:paraId="2DEE79F2" w14:textId="5F1F36F8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1.63</w:t>
            </w:r>
          </w:p>
        </w:tc>
        <w:tc>
          <w:tcPr>
            <w:tcW w:w="364" w:type="pct"/>
            <w:shd w:val="clear" w:color="auto" w:fill="auto"/>
          </w:tcPr>
          <w:p w14:paraId="30C9020C" w14:textId="49615412" w:rsidR="008518B1" w:rsidRDefault="008518B1" w:rsidP="00F00604">
            <w:pPr>
              <w:spacing w:line="360" w:lineRule="auto"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1.75</w:t>
            </w:r>
          </w:p>
        </w:tc>
      </w:tr>
    </w:tbl>
    <w:p w14:paraId="6C45AA4F" w14:textId="77777777" w:rsidR="00FB04E3" w:rsidRDefault="00FB04E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70C4945" w14:textId="29CBB2F9" w:rsidR="00FB04E3" w:rsidRDefault="00FB04E3" w:rsidP="00FB04E3">
      <w:pPr>
        <w:spacing w:line="480" w:lineRule="auto"/>
        <w:rPr>
          <w:ins w:id="1" w:author="Patrick BARKS" w:date="2020-10-10T14:02:00Z"/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Pr="001616B9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Age-from-stage analyses</w:t>
      </w:r>
    </w:p>
    <w:p w14:paraId="14503FBE" w14:textId="723D55F5" w:rsidR="00ED01CA" w:rsidRDefault="002A6E18" w:rsidP="00983404">
      <w:pPr>
        <w:spacing w:line="480" w:lineRule="auto"/>
        <w:ind w:firstLine="720"/>
        <w:rPr>
          <w:ins w:id="2" w:author="Patrick BARKS" w:date="2020-10-10T15:58:00Z"/>
          <w:bCs/>
        </w:rPr>
      </w:pPr>
      <w:ins w:id="3" w:author="Patrick BARKS" w:date="2020-10-11T14:18:00Z">
        <w:r>
          <w:t>To estimate mature life expectancy (</w:t>
        </w:r>
      </w:ins>
      <m:oMath>
        <m:r>
          <w:ins w:id="4" w:author="Patrick BARKS" w:date="2020-10-11T14:18:00Z">
            <w:rPr>
              <w:rFonts w:ascii="Cambria Math" w:hAnsi="Cambria Math"/>
            </w:rPr>
            <m:t>L</m:t>
          </w:ins>
        </m:r>
      </m:oMath>
      <w:ins w:id="5" w:author="Patrick BARKS" w:date="2020-10-11T14:18:00Z">
        <w:r>
          <w:t>) and shape (</w:t>
        </w:r>
      </w:ins>
      <m:oMath>
        <m:r>
          <w:ins w:id="6" w:author="Patrick BARKS" w:date="2020-10-11T14:18:00Z">
            <w:rPr>
              <w:rFonts w:ascii="Cambria Math" w:hAnsi="Cambria Math"/>
            </w:rPr>
            <m:t>S</m:t>
          </w:ins>
        </m:r>
      </m:oMath>
      <w:ins w:id="7" w:author="Patrick BARKS" w:date="2020-10-11T14:18:00Z">
        <w:r>
          <w:t xml:space="preserve">), we first used age-from-stage methods (Cochran and </w:t>
        </w:r>
        <w:proofErr w:type="spellStart"/>
        <w:r>
          <w:t>Ellner</w:t>
        </w:r>
        <w:proofErr w:type="spellEnd"/>
        <w:r>
          <w:t xml:space="preserve"> 1992, Caswell 2001 Sec. 5.3) to derive a survivorship trajectory from each MPM, using the first stage class(es) with positive reproduction as our starting point. Specifically, fo</w:t>
        </w:r>
      </w:ins>
      <w:ins w:id="8" w:author="Patrick BARKS" w:date="2020-10-11T14:19:00Z">
        <w:r>
          <w:t xml:space="preserve">r a given MPM, we </w:t>
        </w:r>
      </w:ins>
      <w:ins w:id="9" w:author="Patrick BARKS" w:date="2020-10-11T14:20:00Z">
        <w:r>
          <w:rPr>
            <w:bCs/>
          </w:rPr>
          <w:t>initiated</w:t>
        </w:r>
      </w:ins>
      <w:ins w:id="10" w:author="Patrick BARKS" w:date="2020-10-10T14:09:00Z">
        <w:r w:rsidR="00C764BB" w:rsidRPr="00983404">
          <w:rPr>
            <w:bCs/>
          </w:rPr>
          <w:t xml:space="preserve"> a population vector </w:t>
        </w:r>
      </w:ins>
      <w:ins w:id="11" w:author="Patrick BARKS" w:date="2020-10-11T14:20:00Z">
        <w:r>
          <w:rPr>
            <w:bCs/>
          </w:rPr>
          <w:t>with</w:t>
        </w:r>
      </w:ins>
      <w:ins w:id="12" w:author="Patrick BARKS" w:date="2020-10-10T14:09:00Z">
        <w:r w:rsidR="00C764BB" w:rsidRPr="00983404">
          <w:rPr>
            <w:bCs/>
          </w:rPr>
          <w:t xml:space="preserve"> all individuals </w:t>
        </w:r>
      </w:ins>
      <w:ins w:id="13" w:author="Patrick BARKS" w:date="2020-10-10T14:15:00Z">
        <w:r w:rsidR="00C764BB" w:rsidRPr="00983404">
          <w:rPr>
            <w:bCs/>
          </w:rPr>
          <w:t>placed</w:t>
        </w:r>
      </w:ins>
      <w:ins w:id="14" w:author="Patrick BARKS" w:date="2020-10-10T14:09:00Z">
        <w:r w:rsidR="00C764BB" w:rsidRPr="00983404">
          <w:rPr>
            <w:bCs/>
          </w:rPr>
          <w:t xml:space="preserve"> in the </w:t>
        </w:r>
      </w:ins>
      <w:ins w:id="15" w:author="Patrick BARKS" w:date="2020-10-10T14:10:00Z">
        <w:r w:rsidR="00C764BB" w:rsidRPr="00983404">
          <w:rPr>
            <w:bCs/>
          </w:rPr>
          <w:t>first reproductive stage class</w:t>
        </w:r>
      </w:ins>
      <w:ins w:id="16" w:author="Patrick BARKS" w:date="2020-10-10T14:12:00Z">
        <w:r w:rsidR="00C764BB" w:rsidRPr="00983404">
          <w:rPr>
            <w:bCs/>
          </w:rPr>
          <w:t xml:space="preserve"> (i.e. the earliest stage class with </w:t>
        </w:r>
      </w:ins>
      <w:ins w:id="17" w:author="Patrick BARKS" w:date="2020-10-10T14:16:00Z">
        <w:r w:rsidR="00C764BB" w:rsidRPr="00983404">
          <w:rPr>
            <w:bCs/>
          </w:rPr>
          <w:t>a</w:t>
        </w:r>
      </w:ins>
      <w:ins w:id="18" w:author="Patrick BARKS" w:date="2020-10-11T14:20:00Z">
        <w:r>
          <w:rPr>
            <w:bCs/>
          </w:rPr>
          <w:t xml:space="preserve"> </w:t>
        </w:r>
      </w:ins>
      <w:ins w:id="19" w:author="Patrick BARKS" w:date="2020-10-10T14:15:00Z">
        <w:r w:rsidR="00C764BB" w:rsidRPr="00983404">
          <w:rPr>
            <w:bCs/>
          </w:rPr>
          <w:t xml:space="preserve">rate </w:t>
        </w:r>
      </w:ins>
      <w:ins w:id="20" w:author="Patrick BARKS" w:date="2020-10-10T14:16:00Z">
        <w:r w:rsidR="00C764BB" w:rsidRPr="00983404">
          <w:rPr>
            <w:bCs/>
          </w:rPr>
          <w:t xml:space="preserve">of </w:t>
        </w:r>
      </w:ins>
      <w:ins w:id="21" w:author="Patrick BARKS" w:date="2020-10-10T14:12:00Z">
        <w:r w:rsidR="00C764BB" w:rsidRPr="00983404">
          <w:rPr>
            <w:bCs/>
          </w:rPr>
          <w:t>sexual reproduction</w:t>
        </w:r>
      </w:ins>
      <w:ins w:id="22" w:author="Patrick BARKS" w:date="2020-10-11T14:20:00Z">
        <w:r>
          <w:rPr>
            <w:bCs/>
          </w:rPr>
          <w:t xml:space="preserve"> greater than zero</w:t>
        </w:r>
      </w:ins>
      <w:ins w:id="23" w:author="Patrick BARKS" w:date="2020-10-10T14:12:00Z">
        <w:r w:rsidR="00C764BB" w:rsidRPr="00983404">
          <w:rPr>
            <w:bCs/>
          </w:rPr>
          <w:t>)</w:t>
        </w:r>
      </w:ins>
      <w:ins w:id="24" w:author="Patrick BARKS" w:date="2020-10-11T14:20:00Z">
        <w:r w:rsidR="00B34234">
          <w:rPr>
            <w:bCs/>
          </w:rPr>
          <w:t xml:space="preserve">. We </w:t>
        </w:r>
      </w:ins>
      <w:ins w:id="25" w:author="Patrick BARKS" w:date="2020-10-10T14:10:00Z">
        <w:r w:rsidR="00C764BB" w:rsidRPr="00983404">
          <w:rPr>
            <w:bCs/>
          </w:rPr>
          <w:t>then repeatedly project</w:t>
        </w:r>
      </w:ins>
      <w:ins w:id="26" w:author="Patrick BARKS" w:date="2020-10-11T14:20:00Z">
        <w:r>
          <w:rPr>
            <w:bCs/>
          </w:rPr>
          <w:t>ed</w:t>
        </w:r>
      </w:ins>
      <w:ins w:id="27" w:author="Patrick BARKS" w:date="2020-10-10T14:10:00Z">
        <w:r w:rsidR="00C764BB" w:rsidRPr="00983404">
          <w:rPr>
            <w:bCs/>
          </w:rPr>
          <w:t xml:space="preserve"> this population vector </w:t>
        </w:r>
      </w:ins>
      <w:ins w:id="28" w:author="Patrick BARKS" w:date="2020-10-10T14:11:00Z">
        <w:r w:rsidR="00C764BB" w:rsidRPr="00983404">
          <w:rPr>
            <w:bCs/>
          </w:rPr>
          <w:t>through</w:t>
        </w:r>
      </w:ins>
      <w:ins w:id="29" w:author="Patrick BARKS" w:date="2020-10-10T14:10:00Z">
        <w:r w:rsidR="00C764BB" w:rsidRPr="00983404">
          <w:rPr>
            <w:bCs/>
          </w:rPr>
          <w:t xml:space="preserve"> the </w:t>
        </w:r>
        <w:r w:rsidR="00C764BB" w:rsidRPr="00983404">
          <w:rPr>
            <w:b/>
          </w:rPr>
          <w:t>U</w:t>
        </w:r>
        <w:r w:rsidR="00C764BB" w:rsidRPr="00983404">
          <w:rPr>
            <w:bCs/>
          </w:rPr>
          <w:t xml:space="preserve"> component of the relevant MPM</w:t>
        </w:r>
      </w:ins>
      <w:ins w:id="30" w:author="Patrick BARKS" w:date="2020-10-11T14:20:00Z">
        <w:r w:rsidR="00B34234">
          <w:rPr>
            <w:bCs/>
          </w:rPr>
          <w:t>,</w:t>
        </w:r>
      </w:ins>
      <w:ins w:id="31" w:author="Patrick BARKS" w:date="2020-10-10T14:12:00Z">
        <w:r w:rsidR="00C764BB" w:rsidRPr="00983404">
          <w:rPr>
            <w:bCs/>
          </w:rPr>
          <w:t xml:space="preserve"> track</w:t>
        </w:r>
      </w:ins>
      <w:ins w:id="32" w:author="Patrick BARKS" w:date="2020-10-11T14:20:00Z">
        <w:r w:rsidR="00B34234">
          <w:rPr>
            <w:bCs/>
          </w:rPr>
          <w:t>ing</w:t>
        </w:r>
      </w:ins>
      <w:ins w:id="33" w:author="Patrick BARKS" w:date="2020-10-10T14:12:00Z">
        <w:r w:rsidR="00C764BB" w:rsidRPr="00983404">
          <w:rPr>
            <w:bCs/>
          </w:rPr>
          <w:t xml:space="preserve"> the proportion of survi</w:t>
        </w:r>
      </w:ins>
      <w:ins w:id="34" w:author="Patrick BARKS" w:date="2020-10-10T14:13:00Z">
        <w:r w:rsidR="00C764BB" w:rsidRPr="00983404">
          <w:rPr>
            <w:bCs/>
          </w:rPr>
          <w:t xml:space="preserve">ving individuals at each time step (i.e. </w:t>
        </w:r>
      </w:ins>
      <w:ins w:id="35" w:author="Patrick BARKS" w:date="2020-10-10T14:16:00Z">
        <w:r w:rsidR="00C764BB" w:rsidRPr="00983404">
          <w:rPr>
            <w:bCs/>
          </w:rPr>
          <w:t xml:space="preserve">at each </w:t>
        </w:r>
      </w:ins>
      <w:ins w:id="36" w:author="Patrick BARKS" w:date="2020-10-10T14:13:00Z">
        <w:r w:rsidR="00C764BB" w:rsidRPr="00983404">
          <w:rPr>
            <w:bCs/>
          </w:rPr>
          <w:t>age</w:t>
        </w:r>
      </w:ins>
      <w:ins w:id="37" w:author="Patrick BARKS" w:date="2020-10-10T14:16:00Z">
        <w:r w:rsidR="00C764BB" w:rsidRPr="00983404">
          <w:rPr>
            <w:bCs/>
          </w:rPr>
          <w:t xml:space="preserve"> class</w:t>
        </w:r>
      </w:ins>
      <w:ins w:id="38" w:author="Patrick BARKS" w:date="2020-10-10T14:13:00Z">
        <w:r w:rsidR="00C764BB" w:rsidRPr="00983404">
          <w:rPr>
            <w:bCs/>
          </w:rPr>
          <w:t xml:space="preserve"> following reproductive maturity)</w:t>
        </w:r>
      </w:ins>
      <w:ins w:id="39" w:author="Patrick BARKS" w:date="2020-10-10T14:10:00Z">
        <w:r w:rsidR="00C764BB" w:rsidRPr="00983404">
          <w:rPr>
            <w:bCs/>
          </w:rPr>
          <w:t>.</w:t>
        </w:r>
      </w:ins>
      <w:ins w:id="40" w:author="Patrick BARKS" w:date="2020-10-10T14:13:00Z">
        <w:r w:rsidR="00C764BB" w:rsidRPr="00983404">
          <w:rPr>
            <w:bCs/>
          </w:rPr>
          <w:t xml:space="preserve"> In some life cycles there </w:t>
        </w:r>
      </w:ins>
      <w:ins w:id="41" w:author="Patrick BARKS" w:date="2020-10-10T14:14:00Z">
        <w:r w:rsidR="00C764BB" w:rsidRPr="00983404">
          <w:rPr>
            <w:bCs/>
          </w:rPr>
          <w:t>is</w:t>
        </w:r>
      </w:ins>
      <w:ins w:id="42" w:author="Patrick BARKS" w:date="2020-10-10T14:13:00Z">
        <w:r w:rsidR="00C764BB" w:rsidRPr="00983404">
          <w:rPr>
            <w:bCs/>
          </w:rPr>
          <w:t xml:space="preserve"> more than one stage </w:t>
        </w:r>
      </w:ins>
      <w:ins w:id="43" w:author="Patrick BARKS" w:date="2020-10-10T14:14:00Z">
        <w:r w:rsidR="00C764BB" w:rsidRPr="00983404">
          <w:rPr>
            <w:bCs/>
          </w:rPr>
          <w:t xml:space="preserve">class in which an individual could </w:t>
        </w:r>
      </w:ins>
      <w:ins w:id="44" w:author="Patrick BARKS" w:date="2020-10-10T14:16:00Z">
        <w:r w:rsidR="00C45D82" w:rsidRPr="00983404">
          <w:rPr>
            <w:bCs/>
          </w:rPr>
          <w:t xml:space="preserve">first </w:t>
        </w:r>
      </w:ins>
      <w:ins w:id="45" w:author="Patrick BARKS" w:date="2020-10-10T14:14:00Z">
        <w:r w:rsidR="00C764BB" w:rsidRPr="00983404">
          <w:rPr>
            <w:bCs/>
          </w:rPr>
          <w:t>achieve reproductive maturity.</w:t>
        </w:r>
      </w:ins>
      <w:ins w:id="46" w:author="Patrick BARKS" w:date="2020-10-10T14:16:00Z">
        <w:r w:rsidR="00C45D82" w:rsidRPr="00983404">
          <w:rPr>
            <w:bCs/>
          </w:rPr>
          <w:t xml:space="preserve"> </w:t>
        </w:r>
      </w:ins>
      <w:ins w:id="47" w:author="Patrick BARKS" w:date="2020-10-10T14:19:00Z">
        <w:r w:rsidR="00C45D82" w:rsidRPr="00983404">
          <w:rPr>
            <w:bCs/>
          </w:rPr>
          <w:t>In th</w:t>
        </w:r>
      </w:ins>
      <w:ins w:id="48" w:author="Patrick BARKS" w:date="2020-10-10T14:20:00Z">
        <w:r w:rsidR="00C45D82" w:rsidRPr="00983404">
          <w:rPr>
            <w:bCs/>
          </w:rPr>
          <w:t xml:space="preserve">ese </w:t>
        </w:r>
        <w:proofErr w:type="gramStart"/>
        <w:r w:rsidR="00C45D82" w:rsidRPr="00983404">
          <w:rPr>
            <w:bCs/>
          </w:rPr>
          <w:t>cases</w:t>
        </w:r>
        <w:proofErr w:type="gramEnd"/>
        <w:r w:rsidR="00C45D82" w:rsidRPr="00983404">
          <w:rPr>
            <w:bCs/>
          </w:rPr>
          <w:t xml:space="preserve"> we </w:t>
        </w:r>
      </w:ins>
      <w:ins w:id="49" w:author="Patrick BARKS" w:date="2020-10-10T14:26:00Z">
        <w:r w:rsidR="00C45D82" w:rsidRPr="00983404">
          <w:rPr>
            <w:bCs/>
          </w:rPr>
          <w:t>set</w:t>
        </w:r>
      </w:ins>
      <w:ins w:id="50" w:author="Patrick BARKS" w:date="2020-10-10T14:20:00Z">
        <w:r w:rsidR="00C45D82" w:rsidRPr="00983404">
          <w:rPr>
            <w:bCs/>
          </w:rPr>
          <w:t xml:space="preserve"> the initial population vector in pr</w:t>
        </w:r>
      </w:ins>
      <w:ins w:id="51" w:author="Patrick BARKS" w:date="2020-10-10T14:21:00Z">
        <w:r w:rsidR="00C45D82" w:rsidRPr="00983404">
          <w:rPr>
            <w:bCs/>
          </w:rPr>
          <w:t xml:space="preserve">oportion to the probability </w:t>
        </w:r>
      </w:ins>
      <w:ins w:id="52" w:author="Patrick BARKS" w:date="2020-10-10T14:23:00Z">
        <w:r w:rsidR="00C45D82" w:rsidRPr="00983404">
          <w:rPr>
            <w:bCs/>
          </w:rPr>
          <w:t xml:space="preserve">that </w:t>
        </w:r>
      </w:ins>
      <w:ins w:id="53" w:author="Patrick BARKS" w:date="2020-10-10T14:29:00Z">
        <w:r w:rsidR="003233AD" w:rsidRPr="00983404">
          <w:rPr>
            <w:bCs/>
          </w:rPr>
          <w:t>a</w:t>
        </w:r>
      </w:ins>
      <w:ins w:id="54" w:author="Patrick BARKS" w:date="2020-10-10T14:23:00Z">
        <w:r w:rsidR="00C45D82" w:rsidRPr="00983404">
          <w:rPr>
            <w:bCs/>
          </w:rPr>
          <w:t>n individual would first</w:t>
        </w:r>
      </w:ins>
      <w:ins w:id="55" w:author="Patrick BARKS" w:date="2020-10-10T14:21:00Z">
        <w:r w:rsidR="00C45D82" w:rsidRPr="00983404">
          <w:rPr>
            <w:bCs/>
          </w:rPr>
          <w:t xml:space="preserve"> attain reproductive maturity in each of the relevant stage classes</w:t>
        </w:r>
      </w:ins>
      <w:ins w:id="56" w:author="Patrick BARKS" w:date="2020-10-11T14:21:00Z">
        <w:r w:rsidR="00B34234">
          <w:rPr>
            <w:bCs/>
          </w:rPr>
          <w:t xml:space="preserve">, </w:t>
        </w:r>
      </w:ins>
      <w:ins w:id="57" w:author="Patrick BARKS" w:date="2020-10-10T14:29:00Z">
        <w:r w:rsidR="003233AD" w:rsidRPr="00983404">
          <w:rPr>
            <w:bCs/>
          </w:rPr>
          <w:t>based on</w:t>
        </w:r>
      </w:ins>
      <w:ins w:id="58" w:author="Patrick BARKS" w:date="2020-10-10T14:25:00Z">
        <w:r w:rsidR="00C45D82" w:rsidRPr="00983404">
          <w:rPr>
            <w:bCs/>
          </w:rPr>
          <w:t xml:space="preserve"> Markov chain absorption probabilities starting from the first non-seed stage</w:t>
        </w:r>
      </w:ins>
      <w:ins w:id="59" w:author="Patrick BARKS" w:date="2020-10-10T15:46:00Z">
        <w:r w:rsidR="00751212">
          <w:rPr>
            <w:bCs/>
          </w:rPr>
          <w:t xml:space="preserve"> class</w:t>
        </w:r>
      </w:ins>
      <w:ins w:id="60" w:author="Patrick BARKS" w:date="2020-10-10T14:21:00Z">
        <w:r w:rsidR="00C45D82" w:rsidRPr="00983404">
          <w:rPr>
            <w:bCs/>
          </w:rPr>
          <w:t>.</w:t>
        </w:r>
      </w:ins>
      <w:ins w:id="61" w:author="Patrick BARKS" w:date="2020-10-10T15:56:00Z">
        <w:r w:rsidR="00ED01CA">
          <w:rPr>
            <w:bCs/>
          </w:rPr>
          <w:t xml:space="preserve"> </w:t>
        </w:r>
      </w:ins>
      <w:ins w:id="62" w:author="Patrick BARKS" w:date="2020-10-10T14:28:00Z">
        <w:r w:rsidR="003233AD" w:rsidRPr="00983404">
          <w:rPr>
            <w:bCs/>
          </w:rPr>
          <w:t>For exampl</w:t>
        </w:r>
      </w:ins>
      <w:ins w:id="63" w:author="Patrick BARKS" w:date="2020-10-10T14:29:00Z">
        <w:r w:rsidR="003233AD" w:rsidRPr="00983404">
          <w:rPr>
            <w:bCs/>
          </w:rPr>
          <w:t xml:space="preserve">e, </w:t>
        </w:r>
      </w:ins>
      <w:ins w:id="64" w:author="Patrick BARKS" w:date="2020-10-10T15:47:00Z">
        <w:r w:rsidR="001C283D">
          <w:rPr>
            <w:bCs/>
          </w:rPr>
          <w:t xml:space="preserve">consider </w:t>
        </w:r>
      </w:ins>
      <w:ins w:id="65" w:author="Patrick BARKS" w:date="2020-10-10T15:48:00Z">
        <w:r w:rsidR="001C283D">
          <w:rPr>
            <w:bCs/>
          </w:rPr>
          <w:t>the</w:t>
        </w:r>
      </w:ins>
      <w:ins w:id="66" w:author="Patrick BARKS" w:date="2020-10-10T15:47:00Z">
        <w:r w:rsidR="001C283D">
          <w:rPr>
            <w:bCs/>
          </w:rPr>
          <w:t xml:space="preserve"> </w:t>
        </w:r>
      </w:ins>
      <w:ins w:id="67" w:author="Patrick BARKS" w:date="2020-10-10T15:46:00Z">
        <w:r w:rsidR="001C283D">
          <w:rPr>
            <w:bCs/>
          </w:rPr>
          <w:t>M</w:t>
        </w:r>
      </w:ins>
      <w:ins w:id="68" w:author="Patrick BARKS" w:date="2020-10-10T15:47:00Z">
        <w:r w:rsidR="001C283D">
          <w:rPr>
            <w:bCs/>
          </w:rPr>
          <w:t xml:space="preserve">PM for </w:t>
        </w:r>
        <w:r w:rsidR="001C283D" w:rsidRPr="00983404">
          <w:rPr>
            <w:bCs/>
            <w:i/>
            <w:iCs/>
          </w:rPr>
          <w:t xml:space="preserve">Astragalus </w:t>
        </w:r>
        <w:proofErr w:type="spellStart"/>
        <w:r w:rsidR="001C283D" w:rsidRPr="00983404">
          <w:rPr>
            <w:bCs/>
            <w:i/>
            <w:iCs/>
          </w:rPr>
          <w:t>peckii</w:t>
        </w:r>
        <w:proofErr w:type="spellEnd"/>
        <w:r w:rsidR="001C283D">
          <w:rPr>
            <w:bCs/>
          </w:rPr>
          <w:t xml:space="preserve"> </w:t>
        </w:r>
      </w:ins>
      <w:ins w:id="69" w:author="Patrick BARKS" w:date="2020-10-10T15:49:00Z">
        <w:r w:rsidR="001C283D">
          <w:rPr>
            <w:bCs/>
          </w:rPr>
          <w:t xml:space="preserve">depicted </w:t>
        </w:r>
      </w:ins>
      <w:ins w:id="70" w:author="Patrick BARKS" w:date="2020-10-10T15:47:00Z">
        <w:r w:rsidR="001C283D">
          <w:rPr>
            <w:bCs/>
          </w:rPr>
          <w:t>in Table S1</w:t>
        </w:r>
      </w:ins>
      <w:ins w:id="71" w:author="Patrick BARKS" w:date="2020-10-10T16:02:00Z">
        <w:r w:rsidR="00ED01CA">
          <w:rPr>
            <w:bCs/>
          </w:rPr>
          <w:t>-4</w:t>
        </w:r>
      </w:ins>
      <w:ins w:id="72" w:author="Patrick BARKS" w:date="2020-10-10T15:48:00Z">
        <w:r w:rsidR="001C283D">
          <w:rPr>
            <w:bCs/>
          </w:rPr>
          <w:t>.</w:t>
        </w:r>
      </w:ins>
      <w:ins w:id="73" w:author="Patrick BARKS" w:date="2020-10-10T15:49:00Z">
        <w:r w:rsidR="001C283D">
          <w:rPr>
            <w:bCs/>
          </w:rPr>
          <w:t xml:space="preserve"> The three reproductive st</w:t>
        </w:r>
      </w:ins>
      <w:ins w:id="74" w:author="Patrick BARKS" w:date="2020-10-10T15:50:00Z">
        <w:r w:rsidR="001C283D">
          <w:rPr>
            <w:bCs/>
          </w:rPr>
          <w:t xml:space="preserve">age classes (small, medium, and large) can each be reached </w:t>
        </w:r>
      </w:ins>
      <w:ins w:id="75" w:author="Patrick BARKS" w:date="2020-10-10T15:53:00Z">
        <w:r w:rsidR="00ED01CA">
          <w:rPr>
            <w:bCs/>
          </w:rPr>
          <w:t>via</w:t>
        </w:r>
      </w:ins>
      <w:ins w:id="76" w:author="Patrick BARKS" w:date="2020-10-10T15:50:00Z">
        <w:r w:rsidR="001C283D">
          <w:rPr>
            <w:bCs/>
          </w:rPr>
          <w:t xml:space="preserve"> a single</w:t>
        </w:r>
      </w:ins>
      <w:ins w:id="77" w:author="Patrick BARKS" w:date="2020-10-10T15:51:00Z">
        <w:r w:rsidR="001C283D">
          <w:rPr>
            <w:bCs/>
          </w:rPr>
          <w:t xml:space="preserve"> growth</w:t>
        </w:r>
      </w:ins>
      <w:ins w:id="78" w:author="Patrick BARKS" w:date="2020-10-10T15:50:00Z">
        <w:r w:rsidR="001C283D">
          <w:rPr>
            <w:bCs/>
          </w:rPr>
          <w:t xml:space="preserve"> transition from the first non-seed stage (seedling), and therefore </w:t>
        </w:r>
      </w:ins>
      <w:ins w:id="79" w:author="Patrick BARKS" w:date="2020-10-10T15:53:00Z">
        <w:r w:rsidR="00ED01CA">
          <w:rPr>
            <w:bCs/>
          </w:rPr>
          <w:t>an individual</w:t>
        </w:r>
      </w:ins>
      <w:ins w:id="80" w:author="Patrick BARKS" w:date="2020-10-10T15:55:00Z">
        <w:r w:rsidR="00ED01CA">
          <w:rPr>
            <w:bCs/>
          </w:rPr>
          <w:t xml:space="preserve"> plant</w:t>
        </w:r>
      </w:ins>
      <w:ins w:id="81" w:author="Patrick BARKS" w:date="2020-10-10T15:53:00Z">
        <w:r w:rsidR="00ED01CA">
          <w:rPr>
            <w:bCs/>
          </w:rPr>
          <w:t xml:space="preserve"> could </w:t>
        </w:r>
      </w:ins>
      <w:ins w:id="82" w:author="Patrick BARKS" w:date="2020-10-10T16:12:00Z">
        <w:r w:rsidR="00A3134E">
          <w:rPr>
            <w:bCs/>
          </w:rPr>
          <w:t xml:space="preserve">first </w:t>
        </w:r>
      </w:ins>
      <w:ins w:id="83" w:author="Patrick BARKS" w:date="2020-10-10T15:53:00Z">
        <w:r w:rsidR="00ED01CA">
          <w:rPr>
            <w:bCs/>
          </w:rPr>
          <w:t xml:space="preserve">achieve reproductive maturity in any of </w:t>
        </w:r>
      </w:ins>
      <w:ins w:id="84" w:author="Patrick BARKS" w:date="2020-10-10T15:55:00Z">
        <w:r w:rsidR="00ED01CA">
          <w:rPr>
            <w:bCs/>
          </w:rPr>
          <w:t>the three reproductive stage classes.</w:t>
        </w:r>
      </w:ins>
      <w:ins w:id="85" w:author="Patrick BARKS" w:date="2020-10-10T15:57:00Z">
        <w:r w:rsidR="00ED01CA">
          <w:rPr>
            <w:bCs/>
          </w:rPr>
          <w:t xml:space="preserve"> </w:t>
        </w:r>
      </w:ins>
      <w:ins w:id="86" w:author="Patrick BARKS" w:date="2020-10-10T15:58:00Z">
        <w:r w:rsidR="00ED01CA">
          <w:rPr>
            <w:bCs/>
          </w:rPr>
          <w:t>To obtain a starting population vector</w:t>
        </w:r>
      </w:ins>
      <w:ins w:id="87" w:author="Patrick BARKS" w:date="2020-10-10T16:01:00Z">
        <w:r w:rsidR="00ED01CA">
          <w:rPr>
            <w:bCs/>
          </w:rPr>
          <w:t xml:space="preserve"> </w:t>
        </w:r>
      </w:ins>
      <m:oMath>
        <m:sSub>
          <m:sSubPr>
            <m:ctrlPr>
              <w:ins w:id="88" w:author="Patrick BARKS" w:date="2020-10-10T16:01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89" w:author="Patrick BARKS" w:date="2020-10-10T16:01:00Z">
                <m:rPr>
                  <m:sty m:val="b"/>
                </m:rPr>
                <w:rPr>
                  <w:rFonts w:ascii="Cambria Math" w:hAnsi="Cambria Math"/>
                </w:rPr>
                <m:t>n</m:t>
              </w:ins>
            </m:r>
          </m:e>
          <m:sub>
            <m:r>
              <w:ins w:id="90" w:author="Patrick BARKS" w:date="2020-10-11T16:04:00Z">
                <w:rPr>
                  <w:rFonts w:ascii="Cambria Math" w:hAnsi="Cambria Math"/>
                </w:rPr>
                <m:t>0</m:t>
              </w:ins>
            </m:r>
          </m:sub>
        </m:sSub>
      </m:oMath>
      <w:ins w:id="91" w:author="Patrick BARKS" w:date="2020-10-10T15:58:00Z">
        <w:r w:rsidR="00ED01CA">
          <w:rPr>
            <w:bCs/>
          </w:rPr>
          <w:t xml:space="preserve"> we </w:t>
        </w:r>
      </w:ins>
      <w:ins w:id="92" w:author="Patrick BARKS" w:date="2020-10-11T18:15:00Z">
        <w:r w:rsidR="008719EA">
          <w:rPr>
            <w:bCs/>
          </w:rPr>
          <w:t xml:space="preserve">would </w:t>
        </w:r>
      </w:ins>
      <w:ins w:id="93" w:author="Patrick BARKS" w:date="2020-10-10T15:58:00Z">
        <w:r w:rsidR="00ED01CA">
          <w:rPr>
            <w:bCs/>
          </w:rPr>
          <w:t xml:space="preserve">set the three reproductive stage classes to absorbing states, </w:t>
        </w:r>
      </w:ins>
      <w:ins w:id="94" w:author="Patrick BARKS" w:date="2020-10-10T15:59:00Z">
        <w:r w:rsidR="00ED01CA">
          <w:rPr>
            <w:bCs/>
          </w:rPr>
          <w:t xml:space="preserve">set a population vector with </w:t>
        </w:r>
      </w:ins>
      <w:ins w:id="95" w:author="Patrick BARKS" w:date="2020-10-10T15:58:00Z">
        <w:r w:rsidR="00ED01CA">
          <w:rPr>
            <w:bCs/>
          </w:rPr>
          <w:t>all individuals in the first non-seed stage</w:t>
        </w:r>
      </w:ins>
      <w:ins w:id="96" w:author="Patrick BARKS" w:date="2020-10-10T15:59:00Z">
        <w:r w:rsidR="00ED01CA">
          <w:rPr>
            <w:bCs/>
          </w:rPr>
          <w:t xml:space="preserve"> (i.e. seedling)</w:t>
        </w:r>
      </w:ins>
      <w:ins w:id="97" w:author="Patrick BARKS" w:date="2020-10-10T15:58:00Z">
        <w:r w:rsidR="00ED01CA">
          <w:rPr>
            <w:bCs/>
          </w:rPr>
          <w:t>, and</w:t>
        </w:r>
      </w:ins>
      <w:ins w:id="98" w:author="Patrick BARKS" w:date="2020-10-10T15:59:00Z">
        <w:r w:rsidR="00ED01CA">
          <w:rPr>
            <w:bCs/>
          </w:rPr>
          <w:t xml:space="preserve"> then calculate absorption probabilities to each of the reprodu</w:t>
        </w:r>
      </w:ins>
      <w:ins w:id="99" w:author="Patrick BARKS" w:date="2020-10-10T16:00:00Z">
        <w:r w:rsidR="00ED01CA">
          <w:rPr>
            <w:bCs/>
          </w:rPr>
          <w:t>ctive stage classes.</w:t>
        </w:r>
      </w:ins>
    </w:p>
    <w:p w14:paraId="216D9597" w14:textId="6261122D" w:rsidR="00871C15" w:rsidRDefault="00F47238" w:rsidP="000316F4">
      <w:pPr>
        <w:spacing w:line="480" w:lineRule="auto"/>
        <w:ind w:firstLine="720"/>
        <w:rPr>
          <w:ins w:id="100" w:author="Patrick BARKS" w:date="2020-10-11T17:01:00Z"/>
          <w:bCs/>
        </w:rPr>
      </w:pPr>
      <w:ins w:id="101" w:author="Patrick BARKS" w:date="2020-10-11T14:57:00Z">
        <w:r>
          <w:t xml:space="preserve">When deriving a survivorship trajectory from an MPM, it is guaranteed that the apparent mortality rate will approach a plateau as the stage distribution approaches its </w:t>
        </w:r>
      </w:ins>
      <w:ins w:id="102" w:author="Patrick BARKS" w:date="2020-10-11T18:15:00Z">
        <w:r w:rsidR="006A589E">
          <w:lastRenderedPageBreak/>
          <w:t xml:space="preserve">stable </w:t>
        </w:r>
      </w:ins>
      <w:ins w:id="103" w:author="Patrick BARKS" w:date="2020-10-11T14:57:00Z">
        <w:r>
          <w:t xml:space="preserve">equilibrium (Horvitz and </w:t>
        </w:r>
        <w:proofErr w:type="spellStart"/>
        <w:r>
          <w:t>Tuljapurkar</w:t>
        </w:r>
        <w:proofErr w:type="spellEnd"/>
        <w:r>
          <w:t xml:space="preserve"> 2008).</w:t>
        </w:r>
      </w:ins>
      <w:ins w:id="104" w:author="Patrick BARKS" w:date="2020-10-11T16:25:00Z">
        <w:r w:rsidR="00431A85">
          <w:t xml:space="preserve"> </w:t>
        </w:r>
      </w:ins>
      <w:ins w:id="105" w:author="Patrick BARKS" w:date="2020-10-11T16:26:00Z">
        <w:r w:rsidR="00431A85">
          <w:t xml:space="preserve">Such plateaus do not necessarily reflect </w:t>
        </w:r>
      </w:ins>
      <w:ins w:id="106" w:author="Patrick BARKS" w:date="2020-10-11T16:28:00Z">
        <w:r w:rsidR="00431A85">
          <w:t xml:space="preserve">age </w:t>
        </w:r>
      </w:ins>
      <w:ins w:id="107" w:author="Patrick BARKS" w:date="2020-10-11T16:26:00Z">
        <w:r w:rsidR="00431A85">
          <w:t xml:space="preserve">patterns that exist in the </w:t>
        </w:r>
      </w:ins>
      <w:ins w:id="108" w:author="Patrick BARKS" w:date="2020-10-11T16:52:00Z">
        <w:r w:rsidR="00CC143F">
          <w:t>actual</w:t>
        </w:r>
      </w:ins>
      <w:ins w:id="109" w:author="Patrick BARKS" w:date="2020-10-11T16:26:00Z">
        <w:r w:rsidR="00431A85">
          <w:t xml:space="preserve"> population, but rather are mathematical artifacts</w:t>
        </w:r>
      </w:ins>
      <w:ins w:id="110" w:author="Patrick BARKS" w:date="2020-10-11T16:52:00Z">
        <w:r w:rsidR="00CC143F">
          <w:t xml:space="preserve"> of </w:t>
        </w:r>
        <w:proofErr w:type="gramStart"/>
        <w:r w:rsidR="00CC143F">
          <w:t>stage-based</w:t>
        </w:r>
        <w:proofErr w:type="gramEnd"/>
        <w:r w:rsidR="00CC143F">
          <w:t xml:space="preserve"> </w:t>
        </w:r>
      </w:ins>
      <w:ins w:id="111" w:author="Patrick BARKS" w:date="2020-10-11T16:53:00Z">
        <w:r w:rsidR="004918C7">
          <w:t>MPMs</w:t>
        </w:r>
      </w:ins>
      <w:ins w:id="112" w:author="Patrick BARKS" w:date="2020-10-11T16:26:00Z">
        <w:r w:rsidR="00431A85">
          <w:t>.</w:t>
        </w:r>
      </w:ins>
      <w:ins w:id="113" w:author="Patrick BARKS" w:date="2020-10-11T14:57:00Z">
        <w:r>
          <w:t xml:space="preserve"> To avoid bias from artifactual mortality plateaus, we calculated shape</w:t>
        </w:r>
      </w:ins>
      <w:ins w:id="114" w:author="Patrick BARKS" w:date="2020-10-11T15:02:00Z">
        <w:r>
          <w:t xml:space="preserve"> (</w:t>
        </w:r>
        <w:r w:rsidRPr="00983404">
          <w:rPr>
            <w:i/>
            <w:iCs/>
          </w:rPr>
          <w:t>S</w:t>
        </w:r>
        <w:r>
          <w:t>)</w:t>
        </w:r>
      </w:ins>
      <w:ins w:id="115" w:author="Patrick BARKS" w:date="2020-10-11T14:57:00Z">
        <w:r>
          <w:t xml:space="preserve"> from truncated survivorship trajectories, limited to the period prior to a cohort reaching its quasi-stable distribution</w:t>
        </w:r>
      </w:ins>
      <w:ins w:id="116" w:author="Patrick BARKS" w:date="2020-10-11T16:13:00Z">
        <w:r w:rsidR="00A95D7B">
          <w:t>, QSD,</w:t>
        </w:r>
      </w:ins>
      <w:ins w:id="117" w:author="Patrick BARKS" w:date="2020-10-11T14:57:00Z">
        <w:r>
          <w:t xml:space="preserve"> based on a distance threshold of 1%</w:t>
        </w:r>
      </w:ins>
      <w:ins w:id="118" w:author="Patrick BARKS" w:date="2020-10-11T15:03:00Z">
        <w:r>
          <w:t>.</w:t>
        </w:r>
      </w:ins>
      <w:ins w:id="119" w:author="Patrick BARKS" w:date="2020-10-11T16:14:00Z">
        <w:r w:rsidR="00A95D7B">
          <w:t xml:space="preserve"> ‘Distance’ here refers to the Euclidean distance between th</w:t>
        </w:r>
      </w:ins>
      <w:ins w:id="120" w:author="Patrick BARKS" w:date="2020-10-11T16:15:00Z">
        <w:r w:rsidR="00A95D7B">
          <w:t>e population vector at a given t</w:t>
        </w:r>
      </w:ins>
      <w:ins w:id="121" w:author="Patrick BARKS" w:date="2020-10-11T16:17:00Z">
        <w:r w:rsidR="000B1537">
          <w:t xml:space="preserve">ime step in </w:t>
        </w:r>
      </w:ins>
      <w:ins w:id="122" w:author="Patrick BARKS" w:date="2020-10-11T16:28:00Z">
        <w:r w:rsidR="00431A85">
          <w:t>its</w:t>
        </w:r>
      </w:ins>
      <w:ins w:id="123" w:author="Patrick BARKS" w:date="2020-10-11T16:17:00Z">
        <w:r w:rsidR="000B1537">
          <w:t xml:space="preserve"> projection</w:t>
        </w:r>
      </w:ins>
      <w:ins w:id="124" w:author="Patrick BARKS" w:date="2020-10-11T16:15:00Z">
        <w:r w:rsidR="00A95D7B">
          <w:t xml:space="preserve"> (starting from</w:t>
        </w:r>
      </w:ins>
      <w:ins w:id="125" w:author="Patrick BARKS" w:date="2020-10-11T16:16:00Z">
        <w:r w:rsidR="00A95D7B">
          <w:t xml:space="preserve"> the stage distribution of reproductive maturity,</w:t>
        </w:r>
      </w:ins>
      <w:ins w:id="126" w:author="Patrick BARKS" w:date="2020-10-11T16:15:00Z">
        <w:r w:rsidR="00A95D7B">
          <w:t xml:space="preserve"> </w:t>
        </w:r>
      </w:ins>
      <m:oMath>
        <m:sSub>
          <m:sSubPr>
            <m:ctrlPr>
              <w:ins w:id="127" w:author="Patrick BARKS" w:date="2020-10-11T16:15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128" w:author="Patrick BARKS" w:date="2020-10-11T16:15:00Z">
                <m:rPr>
                  <m:sty m:val="b"/>
                </m:rPr>
                <w:rPr>
                  <w:rFonts w:ascii="Cambria Math" w:hAnsi="Cambria Math"/>
                </w:rPr>
                <m:t>n</m:t>
              </w:ins>
            </m:r>
          </m:e>
          <m:sub>
            <m:r>
              <w:ins w:id="129" w:author="Patrick BARKS" w:date="2020-10-11T16:15:00Z">
                <w:rPr>
                  <w:rFonts w:ascii="Cambria Math" w:hAnsi="Cambria Math"/>
                </w:rPr>
                <m:t>0</m:t>
              </w:ins>
            </m:r>
          </m:sub>
        </m:sSub>
      </m:oMath>
      <w:ins w:id="130" w:author="Patrick BARKS" w:date="2020-10-11T16:16:00Z">
        <w:r w:rsidR="00A95D7B">
          <w:t>,</w:t>
        </w:r>
      </w:ins>
      <w:ins w:id="131" w:author="Patrick BARKS" w:date="2020-10-11T16:15:00Z">
        <w:r w:rsidR="00A95D7B">
          <w:t xml:space="preserve"> as described</w:t>
        </w:r>
      </w:ins>
      <w:ins w:id="132" w:author="Patrick BARKS" w:date="2020-10-11T16:17:00Z">
        <w:r w:rsidR="000B1537">
          <w:t xml:space="preserve"> above</w:t>
        </w:r>
      </w:ins>
      <w:ins w:id="133" w:author="Patrick BARKS" w:date="2020-10-11T16:15:00Z">
        <w:r w:rsidR="00A95D7B">
          <w:t xml:space="preserve">), and the stable stage distribution </w:t>
        </w:r>
      </w:ins>
      <w:ins w:id="134" w:author="Patrick BARKS" w:date="2020-10-11T16:16:00Z">
        <w:r w:rsidR="00A95D7B">
          <w:t xml:space="preserve">with respect to the </w:t>
        </w:r>
        <w:r w:rsidR="00A95D7B" w:rsidRPr="00983404">
          <w:rPr>
            <w:b/>
            <w:bCs/>
          </w:rPr>
          <w:t>U</w:t>
        </w:r>
        <w:r w:rsidR="00A95D7B">
          <w:t xml:space="preserve"> component of the relevant MPM.</w:t>
        </w:r>
      </w:ins>
      <w:ins w:id="135" w:author="Patrick BARKS" w:date="2020-10-11T16:18:00Z">
        <w:r w:rsidR="00A5125E">
          <w:t xml:space="preserve"> For example, </w:t>
        </w:r>
        <w:r w:rsidR="00E76047">
          <w:t xml:space="preserve">with respect to the </w:t>
        </w:r>
        <w:r w:rsidR="00E76047">
          <w:rPr>
            <w:bCs/>
          </w:rPr>
          <w:t xml:space="preserve">MPM for </w:t>
        </w:r>
        <w:r w:rsidR="00E76047" w:rsidRPr="0016416F">
          <w:rPr>
            <w:bCs/>
            <w:i/>
            <w:iCs/>
          </w:rPr>
          <w:t xml:space="preserve">Astragalus </w:t>
        </w:r>
        <w:proofErr w:type="spellStart"/>
        <w:r w:rsidR="00E76047" w:rsidRPr="0016416F">
          <w:rPr>
            <w:bCs/>
            <w:i/>
            <w:iCs/>
          </w:rPr>
          <w:t>peckii</w:t>
        </w:r>
        <w:proofErr w:type="spellEnd"/>
        <w:r w:rsidR="00E76047">
          <w:rPr>
            <w:bCs/>
          </w:rPr>
          <w:t xml:space="preserve"> depicted in Table S1-4, starting from the </w:t>
        </w:r>
      </w:ins>
      <w:ins w:id="136" w:author="Patrick BARKS" w:date="2020-10-11T16:19:00Z">
        <w:r w:rsidR="00E76047">
          <w:rPr>
            <w:bCs/>
          </w:rPr>
          <w:t>stage distribution of reproductive maturity</w:t>
        </w:r>
      </w:ins>
      <w:ins w:id="137" w:author="Patrick BARKS" w:date="2020-10-11T16:20:00Z">
        <w:r w:rsidR="00E76047">
          <w:rPr>
            <w:bCs/>
          </w:rPr>
          <w:t xml:space="preserve">, the population vector projected through </w:t>
        </w:r>
      </w:ins>
      <w:ins w:id="138" w:author="Patrick BARKS" w:date="2020-10-11T16:23:00Z">
        <w:r w:rsidR="00E76047" w:rsidRPr="0016416F">
          <w:rPr>
            <w:b/>
            <w:bCs/>
          </w:rPr>
          <w:t>U</w:t>
        </w:r>
      </w:ins>
      <w:ins w:id="139" w:author="Patrick BARKS" w:date="2020-10-11T16:20:00Z">
        <w:r w:rsidR="00E76047">
          <w:rPr>
            <w:bCs/>
          </w:rPr>
          <w:t xml:space="preserve"> </w:t>
        </w:r>
      </w:ins>
      <w:ins w:id="140" w:author="Patrick BARKS" w:date="2020-10-11T16:21:00Z">
        <w:r w:rsidR="00E76047">
          <w:rPr>
            <w:bCs/>
          </w:rPr>
          <w:t>reaches a</w:t>
        </w:r>
      </w:ins>
      <w:ins w:id="141" w:author="Patrick BARKS" w:date="2020-10-11T16:22:00Z">
        <w:r w:rsidR="00E76047">
          <w:rPr>
            <w:bCs/>
          </w:rPr>
          <w:t xml:space="preserve"> distribution within</w:t>
        </w:r>
      </w:ins>
      <w:ins w:id="142" w:author="Patrick BARKS" w:date="2020-10-11T16:21:00Z">
        <w:r w:rsidR="00E76047">
          <w:rPr>
            <w:bCs/>
          </w:rPr>
          <w:t xml:space="preserve"> 1% of the stable</w:t>
        </w:r>
      </w:ins>
      <w:ins w:id="143" w:author="Patrick BARKS" w:date="2020-10-11T16:22:00Z">
        <w:r w:rsidR="00E76047">
          <w:rPr>
            <w:bCs/>
          </w:rPr>
          <w:t xml:space="preserve"> stage distribution after 5 projection intervals</w:t>
        </w:r>
      </w:ins>
      <w:ins w:id="144" w:author="Patrick BARKS" w:date="2020-10-11T16:23:00Z">
        <w:r w:rsidR="00E76047">
          <w:rPr>
            <w:bCs/>
          </w:rPr>
          <w:t xml:space="preserve"> (Fig. </w:t>
        </w:r>
      </w:ins>
      <w:ins w:id="145" w:author="Patrick BARKS" w:date="2020-10-11T16:29:00Z">
        <w:r w:rsidR="00431A85">
          <w:rPr>
            <w:bCs/>
          </w:rPr>
          <w:t>S1-1</w:t>
        </w:r>
      </w:ins>
      <w:ins w:id="146" w:author="Patrick BARKS" w:date="2020-10-11T16:23:00Z">
        <w:r w:rsidR="00E76047">
          <w:rPr>
            <w:bCs/>
          </w:rPr>
          <w:t>)</w:t>
        </w:r>
      </w:ins>
      <w:ins w:id="147" w:author="Patrick BARKS" w:date="2020-10-11T16:22:00Z">
        <w:r w:rsidR="00E76047">
          <w:rPr>
            <w:bCs/>
          </w:rPr>
          <w:t>.</w:t>
        </w:r>
      </w:ins>
      <w:ins w:id="148" w:author="Patrick BARKS" w:date="2020-10-11T16:33:00Z">
        <w:r w:rsidR="00B17882">
          <w:rPr>
            <w:bCs/>
          </w:rPr>
          <w:t xml:space="preserve"> We therefore truncate the</w:t>
        </w:r>
      </w:ins>
      <w:ins w:id="149" w:author="Patrick BARKS" w:date="2020-10-11T16:35:00Z">
        <w:r w:rsidR="00224B3E">
          <w:rPr>
            <w:bCs/>
          </w:rPr>
          <w:t xml:space="preserve"> </w:t>
        </w:r>
      </w:ins>
      <w:ins w:id="150" w:author="Patrick BARKS" w:date="2020-10-11T16:33:00Z">
        <w:r w:rsidR="00B17882">
          <w:rPr>
            <w:bCs/>
          </w:rPr>
          <w:t>survivorship trajec</w:t>
        </w:r>
      </w:ins>
      <w:ins w:id="151" w:author="Patrick BARKS" w:date="2020-10-11T16:34:00Z">
        <w:r w:rsidR="00B17882">
          <w:rPr>
            <w:bCs/>
          </w:rPr>
          <w:t>tory</w:t>
        </w:r>
      </w:ins>
      <w:ins w:id="152" w:author="Patrick BARKS" w:date="2020-10-11T16:35:00Z">
        <w:r w:rsidR="00224B3E">
          <w:rPr>
            <w:bCs/>
          </w:rPr>
          <w:t xml:space="preserve"> </w:t>
        </w:r>
      </w:ins>
      <w:ins w:id="153" w:author="Patrick BARKS" w:date="2020-10-11T16:36:00Z">
        <w:r w:rsidR="00224B3E">
          <w:rPr>
            <w:bCs/>
          </w:rPr>
          <w:t xml:space="preserve">to the first five projection intervals </w:t>
        </w:r>
      </w:ins>
      <w:ins w:id="154" w:author="Patrick BARKS" w:date="2020-10-11T16:54:00Z">
        <w:r w:rsidR="00424CD3">
          <w:rPr>
            <w:bCs/>
          </w:rPr>
          <w:t>(</w:t>
        </w:r>
      </w:ins>
      <m:oMath>
        <m:r>
          <w:ins w:id="155" w:author="Patrick BARKS" w:date="2020-10-11T16:39:00Z">
            <w:rPr>
              <w:rFonts w:ascii="Cambria Math" w:hAnsi="Cambria Math"/>
            </w:rPr>
            <m:t>x</m:t>
          </w:ins>
        </m:r>
        <m:r>
          <w:ins w:id="156" w:author="Patrick BARKS" w:date="2020-10-11T16:41:00Z">
            <w:rPr>
              <w:rFonts w:ascii="Cambria Math" w:hAnsi="Cambria Math"/>
            </w:rPr>
            <m:t>≤</m:t>
          </w:ins>
        </m:r>
        <m:r>
          <w:ins w:id="157" w:author="Patrick BARKS" w:date="2020-10-11T16:41:00Z">
            <w:rPr>
              <w:rFonts w:ascii="Cambria Math" w:hAnsi="Cambria Math"/>
            </w:rPr>
            <m:t>5</m:t>
          </w:ins>
        </m:r>
      </m:oMath>
      <w:ins w:id="158" w:author="Patrick BARKS" w:date="2020-10-11T16:54:00Z">
        <w:r w:rsidR="00424CD3">
          <w:t>)</w:t>
        </w:r>
      </w:ins>
      <w:ins w:id="159" w:author="Patrick BARKS" w:date="2020-10-11T16:44:00Z">
        <w:r w:rsidR="00605633">
          <w:t xml:space="preserve"> when calculating shape</w:t>
        </w:r>
      </w:ins>
      <w:ins w:id="160" w:author="Patrick BARKS" w:date="2020-10-11T16:39:00Z">
        <w:r w:rsidR="00224B3E">
          <w:rPr>
            <w:bCs/>
          </w:rPr>
          <w:t>.</w:t>
        </w:r>
      </w:ins>
      <w:ins w:id="161" w:author="Patrick BARKS" w:date="2020-10-11T16:44:00Z">
        <w:r w:rsidR="00A90917">
          <w:rPr>
            <w:bCs/>
          </w:rPr>
          <w:t xml:space="preserve"> Given our particu</w:t>
        </w:r>
      </w:ins>
      <w:ins w:id="162" w:author="Patrick BARKS" w:date="2020-10-11T16:45:00Z">
        <w:r w:rsidR="00A90917">
          <w:rPr>
            <w:bCs/>
          </w:rPr>
          <w:t xml:space="preserve">lar measure of shape, </w:t>
        </w:r>
      </w:ins>
      <w:ins w:id="163" w:author="Patrick BARKS" w:date="2020-10-11T16:47:00Z">
        <w:r w:rsidR="0056490D" w:rsidRPr="00983404">
          <w:rPr>
            <w:bCs/>
            <w:i/>
            <w:iCs/>
          </w:rPr>
          <w:t>not</w:t>
        </w:r>
        <w:r w:rsidR="0056490D">
          <w:rPr>
            <w:bCs/>
          </w:rPr>
          <w:t xml:space="preserve"> truncating survivorship at the QSD </w:t>
        </w:r>
      </w:ins>
      <w:ins w:id="164" w:author="Patrick BARKS" w:date="2020-10-11T16:45:00Z">
        <w:r w:rsidR="0056490D">
          <w:rPr>
            <w:bCs/>
          </w:rPr>
          <w:t xml:space="preserve">would have the effect of </w:t>
        </w:r>
      </w:ins>
      <w:ins w:id="165" w:author="Patrick BARKS" w:date="2020-10-11T16:47:00Z">
        <w:r w:rsidR="0056490D">
          <w:rPr>
            <w:bCs/>
          </w:rPr>
          <w:t>pulling</w:t>
        </w:r>
      </w:ins>
      <w:ins w:id="166" w:author="Patrick BARKS" w:date="2020-10-11T16:46:00Z">
        <w:r w:rsidR="0056490D">
          <w:rPr>
            <w:bCs/>
          </w:rPr>
          <w:t xml:space="preserve"> </w:t>
        </w:r>
      </w:ins>
      <w:ins w:id="167" w:author="Patrick BARKS" w:date="2020-10-11T16:54:00Z">
        <w:r w:rsidR="009D7FB4">
          <w:rPr>
            <w:bCs/>
          </w:rPr>
          <w:t xml:space="preserve">all </w:t>
        </w:r>
      </w:ins>
      <w:ins w:id="168" w:author="Patrick BARKS" w:date="2020-10-11T16:46:00Z">
        <w:r w:rsidR="0056490D">
          <w:rPr>
            <w:bCs/>
          </w:rPr>
          <w:t>values of shape</w:t>
        </w:r>
      </w:ins>
      <w:ins w:id="169" w:author="Patrick BARKS" w:date="2020-10-11T16:47:00Z">
        <w:r w:rsidR="0056490D">
          <w:rPr>
            <w:bCs/>
          </w:rPr>
          <w:t xml:space="preserve"> </w:t>
        </w:r>
      </w:ins>
      <w:ins w:id="170" w:author="Patrick BARKS" w:date="2020-10-11T16:46:00Z">
        <w:r w:rsidR="0056490D">
          <w:rPr>
            <w:bCs/>
          </w:rPr>
          <w:t xml:space="preserve">toward </w:t>
        </w:r>
      </w:ins>
      <w:ins w:id="171" w:author="Patrick BARKS" w:date="2020-10-11T16:48:00Z">
        <w:r w:rsidR="0056490D">
          <w:rPr>
            <w:bCs/>
          </w:rPr>
          <w:t>zero</w:t>
        </w:r>
      </w:ins>
      <w:ins w:id="172" w:author="Patrick BARKS" w:date="2020-10-11T16:46:00Z">
        <w:r w:rsidR="0056490D">
          <w:rPr>
            <w:bCs/>
          </w:rPr>
          <w:t>, indicating</w:t>
        </w:r>
      </w:ins>
      <w:ins w:id="173" w:author="Patrick BARKS" w:date="2020-10-11T16:48:00Z">
        <w:r w:rsidR="0056490D">
          <w:rPr>
            <w:bCs/>
          </w:rPr>
          <w:t xml:space="preserve"> </w:t>
        </w:r>
      </w:ins>
      <w:ins w:id="174" w:author="Patrick BARKS" w:date="2020-10-11T18:16:00Z">
        <w:r w:rsidR="002313D7">
          <w:rPr>
            <w:bCs/>
          </w:rPr>
          <w:t xml:space="preserve">relatively </w:t>
        </w:r>
      </w:ins>
      <w:ins w:id="175" w:author="Patrick BARKS" w:date="2020-10-11T16:48:00Z">
        <w:r w:rsidR="0056490D">
          <w:rPr>
            <w:bCs/>
          </w:rPr>
          <w:t>more</w:t>
        </w:r>
      </w:ins>
      <w:ins w:id="176" w:author="Patrick BARKS" w:date="2020-10-11T16:46:00Z">
        <w:r w:rsidR="0056490D">
          <w:rPr>
            <w:bCs/>
          </w:rPr>
          <w:t xml:space="preserve"> constant </w:t>
        </w:r>
      </w:ins>
      <w:ins w:id="177" w:author="Patrick BARKS" w:date="2020-10-11T17:12:00Z">
        <w:r w:rsidR="00F62F63">
          <w:rPr>
            <w:bCs/>
          </w:rPr>
          <w:t>patterns</w:t>
        </w:r>
      </w:ins>
      <w:ins w:id="178" w:author="Patrick BARKS" w:date="2020-10-11T16:48:00Z">
        <w:r w:rsidR="0056490D">
          <w:rPr>
            <w:bCs/>
          </w:rPr>
          <w:t xml:space="preserve"> of </w:t>
        </w:r>
      </w:ins>
      <w:ins w:id="179" w:author="Patrick BARKS" w:date="2020-10-11T16:46:00Z">
        <w:r w:rsidR="0056490D">
          <w:rPr>
            <w:bCs/>
          </w:rPr>
          <w:t>mortality with increasing age.</w:t>
        </w:r>
      </w:ins>
      <w:ins w:id="180" w:author="Patrick BARKS" w:date="2020-10-11T16:49:00Z">
        <w:r w:rsidR="0056490D">
          <w:rPr>
            <w:bCs/>
          </w:rPr>
          <w:t xml:space="preserve"> This </w:t>
        </w:r>
      </w:ins>
      <w:ins w:id="181" w:author="Patrick BARKS" w:date="2020-10-11T16:55:00Z">
        <w:r w:rsidR="00DC290B">
          <w:rPr>
            <w:bCs/>
          </w:rPr>
          <w:t xml:space="preserve">would </w:t>
        </w:r>
      </w:ins>
      <w:ins w:id="182" w:author="Patrick BARKS" w:date="2020-10-11T16:49:00Z">
        <w:r w:rsidR="0056490D">
          <w:rPr>
            <w:bCs/>
          </w:rPr>
          <w:t xml:space="preserve">occur because, as described above, </w:t>
        </w:r>
      </w:ins>
      <w:ins w:id="183" w:author="Patrick BARKS" w:date="2020-10-11T16:50:00Z">
        <w:r w:rsidR="0056490D">
          <w:rPr>
            <w:bCs/>
          </w:rPr>
          <w:t xml:space="preserve">apparent </w:t>
        </w:r>
      </w:ins>
      <w:ins w:id="184" w:author="Patrick BARKS" w:date="2020-10-11T16:49:00Z">
        <w:r w:rsidR="0056490D">
          <w:rPr>
            <w:bCs/>
          </w:rPr>
          <w:t>mortality is guaranteed to plateau</w:t>
        </w:r>
      </w:ins>
      <w:ins w:id="185" w:author="Patrick BARKS" w:date="2020-10-11T16:50:00Z">
        <w:r w:rsidR="0056490D">
          <w:rPr>
            <w:bCs/>
          </w:rPr>
          <w:t xml:space="preserve"> as the population vector approaches its stable distribution</w:t>
        </w:r>
      </w:ins>
      <w:ins w:id="186" w:author="Patrick BARKS" w:date="2020-10-11T16:55:00Z">
        <w:r w:rsidR="00425B1A">
          <w:rPr>
            <w:bCs/>
          </w:rPr>
          <w:t>. Th</w:t>
        </w:r>
      </w:ins>
      <w:ins w:id="187" w:author="Patrick BARKS" w:date="2020-10-11T16:50:00Z">
        <w:r w:rsidR="0056490D">
          <w:rPr>
            <w:bCs/>
          </w:rPr>
          <w:t xml:space="preserve">e more </w:t>
        </w:r>
      </w:ins>
      <w:ins w:id="188" w:author="Patrick BARKS" w:date="2020-10-11T16:51:00Z">
        <w:r w:rsidR="0056490D">
          <w:rPr>
            <w:bCs/>
          </w:rPr>
          <w:t xml:space="preserve">of this plateau we incorporate into the calculation of shape, the more the overall </w:t>
        </w:r>
      </w:ins>
      <w:ins w:id="189" w:author="Patrick BARKS" w:date="2020-10-11T16:52:00Z">
        <w:r w:rsidR="0056490D">
          <w:rPr>
            <w:bCs/>
          </w:rPr>
          <w:t>mortality trajectory will appear to be constant</w:t>
        </w:r>
      </w:ins>
      <w:ins w:id="190" w:author="Patrick BARKS" w:date="2020-10-11T16:55:00Z">
        <w:r w:rsidR="00EF412A">
          <w:rPr>
            <w:bCs/>
          </w:rPr>
          <w:t>, and the closer to zero the calculated value of shape will be.</w:t>
        </w:r>
      </w:ins>
    </w:p>
    <w:p w14:paraId="46815954" w14:textId="36926C83" w:rsidR="00451FC2" w:rsidRDefault="00871C15" w:rsidP="00983404">
      <w:pPr>
        <w:spacing w:line="480" w:lineRule="auto"/>
        <w:ind w:firstLine="720"/>
        <w:rPr>
          <w:ins w:id="191" w:author="Patrick BARKS" w:date="2020-10-11T17:13:00Z"/>
          <w:bCs/>
        </w:rPr>
      </w:pPr>
      <w:ins w:id="192" w:author="Patrick BARKS" w:date="2020-10-11T16:57:00Z">
        <w:r>
          <w:rPr>
            <w:bCs/>
          </w:rPr>
          <w:t>When calculating shape</w:t>
        </w:r>
      </w:ins>
      <w:ins w:id="193" w:author="Patrick BARKS" w:date="2020-10-11T16:58:00Z">
        <w:r>
          <w:rPr>
            <w:bCs/>
          </w:rPr>
          <w:t xml:space="preserve"> from MPMs with bootstrapped transition rates</w:t>
        </w:r>
      </w:ins>
      <w:ins w:id="194" w:author="Patrick BARKS" w:date="2020-10-11T16:59:00Z">
        <w:r>
          <w:rPr>
            <w:bCs/>
          </w:rPr>
          <w:t xml:space="preserve">, we could in theory re-calculate </w:t>
        </w:r>
      </w:ins>
      <w:ins w:id="195" w:author="Patrick BARKS" w:date="2020-10-11T17:12:00Z">
        <w:r w:rsidR="00477C3E">
          <w:rPr>
            <w:bCs/>
          </w:rPr>
          <w:t xml:space="preserve">the </w:t>
        </w:r>
      </w:ins>
      <w:ins w:id="196" w:author="Patrick BARKS" w:date="2020-10-11T16:59:00Z">
        <w:r>
          <w:rPr>
            <w:bCs/>
          </w:rPr>
          <w:t xml:space="preserve">QSD for each </w:t>
        </w:r>
      </w:ins>
      <w:ins w:id="197" w:author="Patrick BARKS" w:date="2020-10-11T17:00:00Z">
        <w:r>
          <w:rPr>
            <w:bCs/>
          </w:rPr>
          <w:t xml:space="preserve">of the 2000 draws for a given </w:t>
        </w:r>
        <w:proofErr w:type="gramStart"/>
        <w:r>
          <w:rPr>
            <w:bCs/>
          </w:rPr>
          <w:t>MPM</w:t>
        </w:r>
      </w:ins>
      <w:ins w:id="198" w:author="Patrick BARKS" w:date="2020-10-11T17:01:00Z">
        <w:r>
          <w:rPr>
            <w:bCs/>
          </w:rPr>
          <w:t>, and</w:t>
        </w:r>
        <w:proofErr w:type="gramEnd"/>
        <w:r>
          <w:rPr>
            <w:bCs/>
          </w:rPr>
          <w:t xml:space="preserve"> use draw-specific values</w:t>
        </w:r>
      </w:ins>
      <w:ins w:id="199" w:author="Patrick BARKS" w:date="2020-10-11T17:03:00Z">
        <w:r>
          <w:rPr>
            <w:bCs/>
          </w:rPr>
          <w:t xml:space="preserve"> of QSD to truncate survivorship trajectories. However, we elected to </w:t>
        </w:r>
      </w:ins>
      <w:ins w:id="200" w:author="Patrick BARKS" w:date="2020-10-11T17:04:00Z">
        <w:r w:rsidR="00D30837">
          <w:rPr>
            <w:bCs/>
          </w:rPr>
          <w:t xml:space="preserve">use a </w:t>
        </w:r>
        <w:r w:rsidR="00D30837">
          <w:rPr>
            <w:bCs/>
          </w:rPr>
          <w:lastRenderedPageBreak/>
          <w:t>fixed value of QSD obtained from the original MPM</w:t>
        </w:r>
      </w:ins>
      <w:ins w:id="201" w:author="Patrick BARKS" w:date="2020-10-11T17:05:00Z">
        <w:r w:rsidR="00D30837">
          <w:rPr>
            <w:bCs/>
          </w:rPr>
          <w:t xml:space="preserve"> (i.e. the point estimate MPM in COMPADRE) </w:t>
        </w:r>
      </w:ins>
      <w:ins w:id="202" w:author="Patrick BARKS" w:date="2020-10-11T17:07:00Z">
        <w:r w:rsidR="006429FA">
          <w:rPr>
            <w:bCs/>
          </w:rPr>
          <w:t>in the calculation of shape for</w:t>
        </w:r>
      </w:ins>
      <w:ins w:id="203" w:author="Patrick BARKS" w:date="2020-10-11T17:13:00Z">
        <w:r w:rsidR="00B034BE">
          <w:rPr>
            <w:bCs/>
          </w:rPr>
          <w:t xml:space="preserve"> both</w:t>
        </w:r>
      </w:ins>
      <w:ins w:id="204" w:author="Patrick BARKS" w:date="2020-10-11T17:07:00Z">
        <w:r w:rsidR="006429FA">
          <w:rPr>
            <w:bCs/>
          </w:rPr>
          <w:t xml:space="preserve"> th</w:t>
        </w:r>
      </w:ins>
      <w:ins w:id="205" w:author="Patrick BARKS" w:date="2020-10-11T17:08:00Z">
        <w:r w:rsidR="006429FA">
          <w:rPr>
            <w:bCs/>
          </w:rPr>
          <w:t>e</w:t>
        </w:r>
      </w:ins>
      <w:ins w:id="206" w:author="Patrick BARKS" w:date="2020-10-11T17:07:00Z">
        <w:r w:rsidR="006429FA">
          <w:rPr>
            <w:bCs/>
          </w:rPr>
          <w:t xml:space="preserve"> original MPM </w:t>
        </w:r>
        <w:r w:rsidR="006429FA" w:rsidRPr="00983404">
          <w:rPr>
            <w:bCs/>
            <w:i/>
            <w:iCs/>
          </w:rPr>
          <w:t>and</w:t>
        </w:r>
        <w:r w:rsidR="006429FA">
          <w:rPr>
            <w:bCs/>
          </w:rPr>
          <w:t xml:space="preserve"> the 2000 draws from its sampling di</w:t>
        </w:r>
      </w:ins>
      <w:ins w:id="207" w:author="Patrick BARKS" w:date="2020-10-11T17:08:00Z">
        <w:r w:rsidR="006429FA">
          <w:rPr>
            <w:bCs/>
          </w:rPr>
          <w:t>stribution.</w:t>
        </w:r>
      </w:ins>
    </w:p>
    <w:p w14:paraId="2A59BC74" w14:textId="26380F36" w:rsidR="00451FC2" w:rsidRDefault="00451FC2">
      <w:pPr>
        <w:rPr>
          <w:ins w:id="208" w:author="Patrick BARKS" w:date="2020-10-11T17:13:00Z"/>
          <w:bCs/>
        </w:rPr>
      </w:pPr>
      <w:ins w:id="209" w:author="Patrick BARKS" w:date="2020-10-11T17:13:00Z">
        <w:r>
          <w:rPr>
            <w:bCs/>
          </w:rPr>
          <w:br w:type="page"/>
        </w:r>
      </w:ins>
    </w:p>
    <w:p w14:paraId="702671D3" w14:textId="1C2E96B7" w:rsidR="00285487" w:rsidRPr="00983404" w:rsidRDefault="00285487" w:rsidP="00285487">
      <w:pPr>
        <w:spacing w:line="480" w:lineRule="auto"/>
        <w:rPr>
          <w:ins w:id="210" w:author="Patrick BARKS" w:date="2020-10-10T15:14:00Z"/>
          <w:b/>
          <w:bCs/>
        </w:rPr>
      </w:pPr>
      <w:ins w:id="211" w:author="Patrick BARKS" w:date="2020-10-10T15:14:00Z">
        <w:r w:rsidRPr="00983404">
          <w:rPr>
            <w:b/>
            <w:bCs/>
          </w:rPr>
          <w:lastRenderedPageBreak/>
          <w:t xml:space="preserve">Table </w:t>
        </w:r>
      </w:ins>
      <w:ins w:id="212" w:author="Patrick BARKS" w:date="2020-10-10T15:47:00Z">
        <w:r w:rsidR="001C283D" w:rsidRPr="00983404">
          <w:rPr>
            <w:b/>
            <w:bCs/>
          </w:rPr>
          <w:t>S</w:t>
        </w:r>
      </w:ins>
      <w:ins w:id="213" w:author="Patrick BARKS" w:date="2020-10-10T15:14:00Z">
        <w:r w:rsidRPr="00983404">
          <w:rPr>
            <w:b/>
            <w:bCs/>
          </w:rPr>
          <w:t>1</w:t>
        </w:r>
      </w:ins>
      <w:ins w:id="214" w:author="Patrick BARKS" w:date="2020-10-10T16:00:00Z">
        <w:r w:rsidR="00ED01CA" w:rsidRPr="00983404">
          <w:rPr>
            <w:b/>
            <w:bCs/>
          </w:rPr>
          <w:t>-4</w:t>
        </w:r>
      </w:ins>
      <w:ins w:id="215" w:author="Patrick BARKS" w:date="2020-10-10T15:14:00Z">
        <w:r w:rsidRPr="00983404">
          <w:rPr>
            <w:b/>
            <w:bCs/>
          </w:rPr>
          <w:t>.</w:t>
        </w:r>
      </w:ins>
      <w:ins w:id="216" w:author="Patrick BARKS" w:date="2020-10-10T16:02:00Z">
        <w:r w:rsidR="00ED01CA" w:rsidRPr="00983404">
          <w:t xml:space="preserve"> </w:t>
        </w:r>
      </w:ins>
      <w:ins w:id="217" w:author="Patrick BARKS" w:date="2020-10-10T16:03:00Z">
        <w:r w:rsidR="00ED01CA">
          <w:t>Mean m</w:t>
        </w:r>
      </w:ins>
      <w:ins w:id="218" w:author="Patrick BARKS" w:date="2020-10-10T16:02:00Z">
        <w:r w:rsidR="00ED01CA" w:rsidRPr="00983404">
          <w:t>atrix</w:t>
        </w:r>
      </w:ins>
      <w:ins w:id="219" w:author="Patrick BARKS" w:date="2020-10-10T16:03:00Z">
        <w:r w:rsidR="00ED01CA" w:rsidRPr="00983404">
          <w:t xml:space="preserve"> population model</w:t>
        </w:r>
        <w:r w:rsidR="00ED01CA">
          <w:t xml:space="preserve"> (MPM) for</w:t>
        </w:r>
        <w:r w:rsidR="00ED01CA" w:rsidRPr="00983404">
          <w:t xml:space="preserve"> </w:t>
        </w:r>
        <w:r w:rsidR="00ED01CA" w:rsidRPr="00983404">
          <w:rPr>
            <w:i/>
            <w:iCs/>
          </w:rPr>
          <w:t xml:space="preserve">Astragalus </w:t>
        </w:r>
        <w:proofErr w:type="spellStart"/>
        <w:r w:rsidR="00ED01CA" w:rsidRPr="00983404">
          <w:rPr>
            <w:i/>
            <w:iCs/>
          </w:rPr>
          <w:t>peckii</w:t>
        </w:r>
        <w:proofErr w:type="spellEnd"/>
        <w:r w:rsidR="00ED01CA">
          <w:t xml:space="preserve"> population ‘Bull Flat’</w:t>
        </w:r>
      </w:ins>
      <w:ins w:id="220" w:author="Patrick BARKS" w:date="2020-10-10T16:11:00Z">
        <w:r w:rsidR="008A2C6E">
          <w:t xml:space="preserve"> years 2006-2009</w:t>
        </w:r>
      </w:ins>
      <w:ins w:id="221" w:author="Patrick BARKS" w:date="2020-10-10T16:04:00Z">
        <w:r w:rsidR="00111778">
          <w:t xml:space="preserve"> (</w:t>
        </w:r>
        <w:r w:rsidR="00111778">
          <w:rPr>
            <w:bCs/>
          </w:rPr>
          <w:t xml:space="preserve">Martin and </w:t>
        </w:r>
        <w:proofErr w:type="spellStart"/>
        <w:r w:rsidR="00111778">
          <w:rPr>
            <w:bCs/>
          </w:rPr>
          <w:t>Meinke</w:t>
        </w:r>
        <w:proofErr w:type="spellEnd"/>
        <w:r w:rsidR="00111778">
          <w:rPr>
            <w:bCs/>
          </w:rPr>
          <w:t xml:space="preserve"> 201</w:t>
        </w:r>
      </w:ins>
      <w:ins w:id="222" w:author="Patrick BARKS" w:date="2020-10-10T16:12:00Z">
        <w:r w:rsidR="00A3134E">
          <w:rPr>
            <w:bCs/>
          </w:rPr>
          <w:t>2</w:t>
        </w:r>
      </w:ins>
      <w:ins w:id="223" w:author="Patrick BARKS" w:date="2020-10-10T16:04:00Z">
        <w:r w:rsidR="00111778">
          <w:t>)</w:t>
        </w:r>
      </w:ins>
      <w:ins w:id="224" w:author="Patrick BARKS" w:date="2020-10-11T14:05:00Z">
        <w:r w:rsidR="000B5B46">
          <w:t>, tak</w:t>
        </w:r>
      </w:ins>
      <w:ins w:id="225" w:author="Patrick BARKS" w:date="2020-10-11T14:06:00Z">
        <w:r w:rsidR="000B5B46">
          <w:t xml:space="preserve">en </w:t>
        </w:r>
        <w:r w:rsidR="009966B8">
          <w:t>from</w:t>
        </w:r>
      </w:ins>
      <w:ins w:id="226" w:author="Patrick BARKS" w:date="2020-10-11T14:05:00Z">
        <w:r w:rsidR="000B5B46">
          <w:t xml:space="preserve"> COMPADRE</w:t>
        </w:r>
      </w:ins>
      <w:ins w:id="227" w:author="Patrick BARKS" w:date="2020-10-10T16:04:00Z">
        <w:r w:rsidR="00111778">
          <w:t xml:space="preserve">. Survival-related transitions are depicted in black and </w:t>
        </w:r>
      </w:ins>
      <w:ins w:id="228" w:author="Patrick BARKS" w:date="2020-10-10T16:05:00Z">
        <w:r w:rsidR="00111778">
          <w:t>sexual reproductive</w:t>
        </w:r>
      </w:ins>
      <w:ins w:id="229" w:author="Patrick BARKS" w:date="2020-10-10T16:04:00Z">
        <w:r w:rsidR="00111778">
          <w:t xml:space="preserve"> transitions </w:t>
        </w:r>
      </w:ins>
      <w:ins w:id="230" w:author="Patrick BARKS" w:date="2020-10-10T16:05:00Z">
        <w:r w:rsidR="00111778">
          <w:t xml:space="preserve">are </w:t>
        </w:r>
      </w:ins>
      <w:ins w:id="231" w:author="Patrick BARKS" w:date="2020-10-10T16:04:00Z">
        <w:r w:rsidR="00111778">
          <w:t>in blue</w:t>
        </w:r>
      </w:ins>
      <w:ins w:id="232" w:author="Patrick BARKS" w:date="2020-10-10T16:05:00Z">
        <w:r w:rsidR="00111778">
          <w:t xml:space="preserve">. </w:t>
        </w:r>
      </w:ins>
      <w:ins w:id="233" w:author="Patrick BARKS" w:date="2020-10-10T16:06:00Z">
        <w:r w:rsidR="00111778">
          <w:t xml:space="preserve">The population vector </w:t>
        </w:r>
      </w:ins>
      <w:ins w:id="234" w:author="Patrick BARKS" w:date="2020-10-10T16:08:00Z">
        <w:r w:rsidR="00053EDF">
          <w:t>corresponding to</w:t>
        </w:r>
      </w:ins>
      <w:ins w:id="235" w:author="Patrick BARKS" w:date="2020-10-10T16:07:00Z">
        <w:r w:rsidR="00111778">
          <w:t xml:space="preserve"> </w:t>
        </w:r>
      </w:ins>
      <w:ins w:id="236" w:author="Patrick BARKS" w:date="2020-10-10T16:06:00Z">
        <w:r w:rsidR="00111778">
          <w:t>reproductive maturity</w:t>
        </w:r>
      </w:ins>
      <w:ins w:id="237" w:author="Patrick BARKS" w:date="2020-10-10T16:07:00Z">
        <w:r w:rsidR="00111778">
          <w:t xml:space="preserve"> (</w:t>
        </w:r>
      </w:ins>
      <m:oMath>
        <m:sSub>
          <m:sSubPr>
            <m:ctrlPr>
              <w:ins w:id="238" w:author="Patrick BARKS" w:date="2020-10-10T16:07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239" w:author="Patrick BARKS" w:date="2020-10-10T16:07:00Z">
                <m:rPr>
                  <m:sty m:val="b"/>
                </m:rPr>
                <w:rPr>
                  <w:rFonts w:ascii="Cambria Math" w:hAnsi="Cambria Math"/>
                </w:rPr>
                <m:t>n</m:t>
              </w:ins>
            </m:r>
          </m:e>
          <m:sub>
            <m:r>
              <w:ins w:id="240" w:author="Patrick BARKS" w:date="2020-10-11T16:04:00Z">
                <w:rPr>
                  <w:rFonts w:ascii="Cambria Math" w:hAnsi="Cambria Math"/>
                </w:rPr>
                <m:t>0</m:t>
              </w:ins>
            </m:r>
          </m:sub>
        </m:sSub>
      </m:oMath>
      <w:ins w:id="241" w:author="Patrick BARKS" w:date="2020-10-10T16:07:00Z">
        <w:r w:rsidR="00111778">
          <w:t>)</w:t>
        </w:r>
      </w:ins>
      <w:ins w:id="242" w:author="Patrick BARKS" w:date="2020-10-10T16:06:00Z">
        <w:r w:rsidR="00111778">
          <w:t xml:space="preserve"> </w:t>
        </w:r>
      </w:ins>
      <w:ins w:id="243" w:author="Patrick BARKS" w:date="2020-10-10T16:07:00Z">
        <w:r w:rsidR="00111778">
          <w:t xml:space="preserve">is calculated based on </w:t>
        </w:r>
        <w:r w:rsidR="00111778" w:rsidRPr="0016416F">
          <w:rPr>
            <w:bCs/>
          </w:rPr>
          <w:t>Markov chain absorption probabilities</w:t>
        </w:r>
      </w:ins>
      <w:ins w:id="244" w:author="Patrick BARKS" w:date="2020-10-10T16:08:00Z">
        <w:r w:rsidR="00053EDF">
          <w:rPr>
            <w:bCs/>
          </w:rPr>
          <w:t xml:space="preserve"> </w:t>
        </w:r>
      </w:ins>
      <w:ins w:id="245" w:author="Patrick BARKS" w:date="2020-10-10T16:09:00Z">
        <w:r w:rsidR="00053EDF">
          <w:rPr>
            <w:bCs/>
          </w:rPr>
          <w:t>to each</w:t>
        </w:r>
      </w:ins>
      <w:ins w:id="246" w:author="Patrick BARKS" w:date="2020-10-10T16:08:00Z">
        <w:r w:rsidR="00053EDF">
          <w:rPr>
            <w:bCs/>
          </w:rPr>
          <w:t xml:space="preserve"> reproductive </w:t>
        </w:r>
      </w:ins>
      <w:ins w:id="247" w:author="Patrick BARKS" w:date="2020-10-10T16:09:00Z">
        <w:r w:rsidR="00053EDF">
          <w:rPr>
            <w:bCs/>
          </w:rPr>
          <w:t>stage class</w:t>
        </w:r>
      </w:ins>
      <w:ins w:id="248" w:author="Patrick BARKS" w:date="2020-10-10T16:13:00Z">
        <w:r w:rsidR="00A3134E">
          <w:rPr>
            <w:bCs/>
          </w:rPr>
          <w:t xml:space="preserve"> (</w:t>
        </w:r>
      </w:ins>
      <w:ins w:id="249" w:author="Patrick BARKS" w:date="2020-10-11T14:24:00Z">
        <w:r w:rsidR="00B34234">
          <w:rPr>
            <w:bCs/>
          </w:rPr>
          <w:t xml:space="preserve">i.e. </w:t>
        </w:r>
      </w:ins>
      <w:ins w:id="250" w:author="Patrick BARKS" w:date="2020-10-10T16:13:00Z">
        <w:r w:rsidR="00A3134E">
          <w:rPr>
            <w:bCs/>
          </w:rPr>
          <w:t>small, medium, and large)</w:t>
        </w:r>
      </w:ins>
      <w:ins w:id="251" w:author="Patrick BARKS" w:date="2020-10-10T16:10:00Z">
        <w:r w:rsidR="0091722B">
          <w:rPr>
            <w:bCs/>
          </w:rPr>
          <w:t>,</w:t>
        </w:r>
      </w:ins>
      <w:ins w:id="252" w:author="Patrick BARKS" w:date="2020-10-10T16:09:00Z">
        <w:r w:rsidR="00053EDF">
          <w:rPr>
            <w:bCs/>
          </w:rPr>
          <w:t xml:space="preserve"> starting </w:t>
        </w:r>
      </w:ins>
      <w:ins w:id="253" w:author="Patrick BARKS" w:date="2020-10-10T16:08:00Z">
        <w:r w:rsidR="00053EDF">
          <w:rPr>
            <w:bCs/>
          </w:rPr>
          <w:t>from the first non-seed stage class</w:t>
        </w:r>
      </w:ins>
      <w:ins w:id="254" w:author="Patrick BARKS" w:date="2020-10-10T16:13:00Z">
        <w:r w:rsidR="00A3134E">
          <w:rPr>
            <w:bCs/>
          </w:rPr>
          <w:t xml:space="preserve"> (</w:t>
        </w:r>
      </w:ins>
      <w:ins w:id="255" w:author="Patrick BARKS" w:date="2020-10-11T14:24:00Z">
        <w:r w:rsidR="00B34234">
          <w:rPr>
            <w:bCs/>
          </w:rPr>
          <w:t xml:space="preserve">i.e. </w:t>
        </w:r>
      </w:ins>
      <w:ins w:id="256" w:author="Patrick BARKS" w:date="2020-10-10T16:13:00Z">
        <w:r w:rsidR="00A3134E">
          <w:rPr>
            <w:bCs/>
          </w:rPr>
          <w:t>seedling)</w:t>
        </w:r>
      </w:ins>
      <w:ins w:id="257" w:author="Patrick BARKS" w:date="2020-10-10T16:07:00Z">
        <w:r w:rsidR="00111778">
          <w:rPr>
            <w:bCs/>
          </w:rPr>
          <w:t>.</w:t>
        </w:r>
      </w:ins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"/>
        <w:gridCol w:w="1297"/>
        <w:gridCol w:w="1239"/>
        <w:gridCol w:w="1117"/>
        <w:gridCol w:w="873"/>
        <w:gridCol w:w="1061"/>
        <w:gridCol w:w="930"/>
        <w:gridCol w:w="797"/>
      </w:tblGrid>
      <w:tr w:rsidR="00FC21BD" w:rsidRPr="00117A31" w14:paraId="1DB83699" w14:textId="77777777" w:rsidTr="00983404">
        <w:trPr>
          <w:ins w:id="258" w:author="Patrick BARKS" w:date="2020-10-10T15:14:00Z"/>
        </w:trPr>
        <w:tc>
          <w:tcPr>
            <w:tcW w:w="796" w:type="dxa"/>
          </w:tcPr>
          <w:p w14:paraId="0DE99D2C" w14:textId="77777777" w:rsidR="00FC21BD" w:rsidRPr="00751212" w:rsidRDefault="00FC21BD" w:rsidP="00C93116">
            <w:pPr>
              <w:spacing w:line="480" w:lineRule="auto"/>
              <w:rPr>
                <w:ins w:id="259" w:author="Patrick BARKS" w:date="2020-10-10T15:14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563F5BA7" w14:textId="77777777" w:rsidR="00FC21BD" w:rsidRPr="00117A31" w:rsidRDefault="00FC21BD" w:rsidP="00C93116">
            <w:pPr>
              <w:spacing w:line="480" w:lineRule="auto"/>
              <w:rPr>
                <w:ins w:id="260" w:author="Patrick BARKS" w:date="2020-10-10T15:14:00Z"/>
              </w:rPr>
            </w:pPr>
          </w:p>
        </w:tc>
        <w:tc>
          <w:tcPr>
            <w:tcW w:w="522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7ABF81F" w14:textId="77777777" w:rsidR="00FC21BD" w:rsidRPr="00117A31" w:rsidRDefault="00FC21BD" w:rsidP="00C93116">
            <w:pPr>
              <w:spacing w:line="480" w:lineRule="auto"/>
              <w:rPr>
                <w:ins w:id="261" w:author="Patrick BARKS" w:date="2020-10-10T15:14:00Z"/>
              </w:rPr>
            </w:pPr>
            <w:ins w:id="262" w:author="Patrick BARKS" w:date="2020-10-10T15:14:00Z">
              <w:r w:rsidRPr="00117A31">
                <w:t xml:space="preserve">Stage, time </w:t>
              </w:r>
              <w:r w:rsidRPr="00117A31">
                <w:rPr>
                  <w:i/>
                </w:rPr>
                <w:t>t</w:t>
              </w:r>
            </w:ins>
          </w:p>
        </w:tc>
        <w:tc>
          <w:tcPr>
            <w:tcW w:w="797" w:type="dxa"/>
            <w:tcBorders>
              <w:left w:val="single" w:sz="4" w:space="0" w:color="auto"/>
            </w:tcBorders>
          </w:tcPr>
          <w:p w14:paraId="5B148075" w14:textId="77777777" w:rsidR="00FC21BD" w:rsidRPr="00117A31" w:rsidRDefault="00FC21BD" w:rsidP="00C93116">
            <w:pPr>
              <w:spacing w:line="480" w:lineRule="auto"/>
              <w:rPr>
                <w:ins w:id="263" w:author="Patrick BARKS" w:date="2020-10-10T15:14:00Z"/>
              </w:rPr>
            </w:pPr>
          </w:p>
        </w:tc>
      </w:tr>
      <w:tr w:rsidR="00FC21BD" w:rsidRPr="00117A31" w14:paraId="076E2828" w14:textId="77777777" w:rsidTr="00983404">
        <w:trPr>
          <w:ins w:id="264" w:author="Patrick BARKS" w:date="2020-10-10T15:14:00Z"/>
        </w:trPr>
        <w:tc>
          <w:tcPr>
            <w:tcW w:w="796" w:type="dxa"/>
            <w:tcBorders>
              <w:bottom w:val="single" w:sz="4" w:space="0" w:color="auto"/>
            </w:tcBorders>
          </w:tcPr>
          <w:p w14:paraId="3F135DB4" w14:textId="77777777" w:rsidR="00FC21BD" w:rsidRPr="00117A31" w:rsidRDefault="00FC21BD" w:rsidP="00C93116">
            <w:pPr>
              <w:spacing w:line="480" w:lineRule="auto"/>
              <w:rPr>
                <w:ins w:id="265" w:author="Patrick BARKS" w:date="2020-10-10T15:14:00Z"/>
              </w:rPr>
            </w:pPr>
          </w:p>
        </w:tc>
        <w:tc>
          <w:tcPr>
            <w:tcW w:w="1297" w:type="dxa"/>
            <w:tcBorders>
              <w:bottom w:val="single" w:sz="4" w:space="0" w:color="auto"/>
              <w:right w:val="single" w:sz="4" w:space="0" w:color="auto"/>
            </w:tcBorders>
          </w:tcPr>
          <w:p w14:paraId="64FE9F3A" w14:textId="77777777" w:rsidR="00FC21BD" w:rsidRPr="00117A31" w:rsidRDefault="00FC21BD" w:rsidP="00C93116">
            <w:pPr>
              <w:spacing w:line="480" w:lineRule="auto"/>
              <w:rPr>
                <w:ins w:id="266" w:author="Patrick BARKS" w:date="2020-10-10T15:14:00Z"/>
              </w:rPr>
            </w:pPr>
          </w:p>
        </w:tc>
        <w:tc>
          <w:tcPr>
            <w:tcW w:w="123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72F4FEF" w14:textId="77777777" w:rsidR="00FC21BD" w:rsidRPr="00117A31" w:rsidRDefault="00FC21BD" w:rsidP="00983404">
            <w:pPr>
              <w:spacing w:line="480" w:lineRule="auto"/>
              <w:rPr>
                <w:ins w:id="267" w:author="Patrick BARKS" w:date="2020-10-10T15:14:00Z"/>
              </w:rPr>
            </w:pPr>
            <w:ins w:id="268" w:author="Patrick BARKS" w:date="2020-10-10T15:14:00Z">
              <w:r w:rsidRPr="00117A31">
                <w:t>Seedbank</w:t>
              </w:r>
            </w:ins>
          </w:p>
        </w:tc>
        <w:tc>
          <w:tcPr>
            <w:tcW w:w="1117" w:type="dxa"/>
            <w:tcBorders>
              <w:bottom w:val="single" w:sz="4" w:space="0" w:color="auto"/>
            </w:tcBorders>
            <w:vAlign w:val="center"/>
          </w:tcPr>
          <w:p w14:paraId="0D1A51D4" w14:textId="77777777" w:rsidR="00FC21BD" w:rsidRPr="00117A31" w:rsidRDefault="00FC21BD" w:rsidP="00983404">
            <w:pPr>
              <w:spacing w:line="480" w:lineRule="auto"/>
              <w:rPr>
                <w:ins w:id="269" w:author="Patrick BARKS" w:date="2020-10-10T15:14:00Z"/>
              </w:rPr>
            </w:pPr>
            <w:ins w:id="270" w:author="Patrick BARKS" w:date="2020-10-10T15:14:00Z">
              <w:r w:rsidRPr="00117A31">
                <w:t>Seedling</w:t>
              </w:r>
            </w:ins>
          </w:p>
        </w:tc>
        <w:tc>
          <w:tcPr>
            <w:tcW w:w="873" w:type="dxa"/>
            <w:tcBorders>
              <w:bottom w:val="single" w:sz="4" w:space="0" w:color="auto"/>
            </w:tcBorders>
            <w:vAlign w:val="center"/>
          </w:tcPr>
          <w:p w14:paraId="45C1E8DD" w14:textId="77777777" w:rsidR="00FC21BD" w:rsidRPr="00117A31" w:rsidRDefault="00FC21BD" w:rsidP="00983404">
            <w:pPr>
              <w:spacing w:line="480" w:lineRule="auto"/>
              <w:rPr>
                <w:ins w:id="271" w:author="Patrick BARKS" w:date="2020-10-10T15:14:00Z"/>
              </w:rPr>
            </w:pPr>
            <w:ins w:id="272" w:author="Patrick BARKS" w:date="2020-10-10T15:14:00Z">
              <w:r w:rsidRPr="00117A31">
                <w:t>Small</w:t>
              </w:r>
            </w:ins>
          </w:p>
        </w:tc>
        <w:tc>
          <w:tcPr>
            <w:tcW w:w="1061" w:type="dxa"/>
            <w:tcBorders>
              <w:bottom w:val="single" w:sz="4" w:space="0" w:color="auto"/>
            </w:tcBorders>
            <w:vAlign w:val="center"/>
          </w:tcPr>
          <w:p w14:paraId="3B0F3EA0" w14:textId="77777777" w:rsidR="00FC21BD" w:rsidRPr="00117A31" w:rsidRDefault="00FC21BD" w:rsidP="00983404">
            <w:pPr>
              <w:spacing w:line="480" w:lineRule="auto"/>
              <w:rPr>
                <w:ins w:id="273" w:author="Patrick BARKS" w:date="2020-10-10T15:14:00Z"/>
              </w:rPr>
            </w:pPr>
            <w:ins w:id="274" w:author="Patrick BARKS" w:date="2020-10-10T15:14:00Z">
              <w:r w:rsidRPr="00117A31">
                <w:t>Medium</w:t>
              </w:r>
            </w:ins>
          </w:p>
        </w:tc>
        <w:tc>
          <w:tcPr>
            <w:tcW w:w="930" w:type="dxa"/>
            <w:tcBorders>
              <w:bottom w:val="single" w:sz="4" w:space="0" w:color="auto"/>
              <w:right w:val="single" w:sz="4" w:space="0" w:color="auto"/>
            </w:tcBorders>
          </w:tcPr>
          <w:p w14:paraId="52E25FE2" w14:textId="77777777" w:rsidR="00FC21BD" w:rsidRPr="00117A31" w:rsidRDefault="00FC21BD" w:rsidP="00751212">
            <w:pPr>
              <w:spacing w:line="480" w:lineRule="auto"/>
              <w:rPr>
                <w:ins w:id="275" w:author="Patrick BARKS" w:date="2020-10-10T15:14:00Z"/>
              </w:rPr>
            </w:pPr>
            <w:ins w:id="276" w:author="Patrick BARKS" w:date="2020-10-10T15:14:00Z">
              <w:r w:rsidRPr="00117A31">
                <w:t>Large</w:t>
              </w:r>
            </w:ins>
          </w:p>
        </w:tc>
        <w:tc>
          <w:tcPr>
            <w:tcW w:w="7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03B572" w14:textId="4F3EF5E1" w:rsidR="00FC21BD" w:rsidRPr="00751212" w:rsidRDefault="009966B8" w:rsidP="00C93116">
            <w:pPr>
              <w:spacing w:line="480" w:lineRule="auto"/>
              <w:jc w:val="center"/>
              <w:rPr>
                <w:ins w:id="277" w:author="Patrick BARKS" w:date="2020-10-10T15:14:00Z"/>
              </w:rPr>
            </w:pPr>
            <m:oMathPara>
              <m:oMath>
                <m:sSub>
                  <m:sSubPr>
                    <m:ctrlPr>
                      <w:ins w:id="278" w:author="Patrick BARKS" w:date="2020-10-10T15:14:00Z">
                        <w:rPr>
                          <w:rFonts w:ascii="Cambria Math" w:hAnsi="Cambria Math"/>
                          <w:i/>
                        </w:rPr>
                      </w:ins>
                    </m:ctrlPr>
                  </m:sSubPr>
                  <m:e>
                    <m:r>
                      <w:ins w:id="279" w:author="Patrick BARKS" w:date="2020-10-10T15:14:00Z"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n</m:t>
                      </w:ins>
                    </m:r>
                  </m:e>
                  <m:sub>
                    <m:r>
                      <w:ins w:id="280" w:author="Patrick BARKS" w:date="2020-10-11T16:04:00Z">
                        <w:rPr>
                          <w:rFonts w:ascii="Cambria Math" w:hAnsi="Cambria Math"/>
                        </w:rPr>
                        <m:t>0</m:t>
                      </w:ins>
                    </m:r>
                  </m:sub>
                </m:sSub>
              </m:oMath>
            </m:oMathPara>
          </w:p>
        </w:tc>
      </w:tr>
      <w:tr w:rsidR="00FC21BD" w:rsidRPr="00117A31" w14:paraId="2A2AEEDB" w14:textId="77777777" w:rsidTr="00983404">
        <w:trPr>
          <w:ins w:id="281" w:author="Patrick BARKS" w:date="2020-10-10T15:14:00Z"/>
        </w:trPr>
        <w:tc>
          <w:tcPr>
            <w:tcW w:w="796" w:type="dxa"/>
            <w:vMerge w:val="restart"/>
            <w:tcBorders>
              <w:top w:val="single" w:sz="4" w:space="0" w:color="auto"/>
            </w:tcBorders>
            <w:textDirection w:val="btLr"/>
          </w:tcPr>
          <w:p w14:paraId="28073776" w14:textId="77777777" w:rsidR="00FC21BD" w:rsidRPr="00117A31" w:rsidRDefault="00FC21BD" w:rsidP="00521CA7">
            <w:pPr>
              <w:spacing w:line="480" w:lineRule="auto"/>
              <w:ind w:left="113" w:right="113"/>
              <w:rPr>
                <w:ins w:id="282" w:author="Patrick BARKS" w:date="2020-10-10T15:14:00Z"/>
              </w:rPr>
            </w:pPr>
            <w:ins w:id="283" w:author="Patrick BARKS" w:date="2020-10-10T15:14:00Z">
              <w:r w:rsidRPr="00117A31">
                <w:t xml:space="preserve">Stage, time </w:t>
              </w:r>
              <w:r w:rsidRPr="00117A31">
                <w:rPr>
                  <w:i/>
                </w:rPr>
                <w:t>t</w:t>
              </w:r>
              <w:r w:rsidRPr="00117A31">
                <w:t>+1</w:t>
              </w:r>
            </w:ins>
          </w:p>
        </w:tc>
        <w:tc>
          <w:tcPr>
            <w:tcW w:w="12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E774CC" w14:textId="77777777" w:rsidR="00FC21BD" w:rsidRPr="00117A31" w:rsidRDefault="00FC21BD" w:rsidP="00983404">
            <w:pPr>
              <w:spacing w:line="480" w:lineRule="auto"/>
              <w:rPr>
                <w:ins w:id="284" w:author="Patrick BARKS" w:date="2020-10-10T15:14:00Z"/>
              </w:rPr>
            </w:pPr>
            <w:ins w:id="285" w:author="Patrick BARKS" w:date="2020-10-10T15:14:00Z">
              <w:r w:rsidRPr="00117A31">
                <w:t>Seedbank</w:t>
              </w:r>
            </w:ins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788229" w14:textId="5B330A1C" w:rsidR="00FC21BD" w:rsidRPr="00117A31" w:rsidRDefault="00FC21BD" w:rsidP="00751212">
            <w:pPr>
              <w:spacing w:line="480" w:lineRule="auto"/>
              <w:jc w:val="center"/>
              <w:rPr>
                <w:ins w:id="286" w:author="Patrick BARKS" w:date="2020-10-10T15:14:00Z"/>
              </w:rPr>
            </w:pPr>
            <w:ins w:id="287" w:author="Patrick BARKS" w:date="2020-10-10T15:15:00Z">
              <w:r w:rsidRPr="00117A31">
                <w:t>0.440</w:t>
              </w:r>
            </w:ins>
          </w:p>
        </w:tc>
        <w:tc>
          <w:tcPr>
            <w:tcW w:w="1117" w:type="dxa"/>
            <w:tcBorders>
              <w:top w:val="single" w:sz="4" w:space="0" w:color="auto"/>
            </w:tcBorders>
            <w:vAlign w:val="center"/>
          </w:tcPr>
          <w:p w14:paraId="3B2646BF" w14:textId="416AD2F7" w:rsidR="00FC21BD" w:rsidRPr="00117A31" w:rsidRDefault="00FC21BD" w:rsidP="00751212">
            <w:pPr>
              <w:spacing w:line="480" w:lineRule="auto"/>
              <w:jc w:val="center"/>
              <w:rPr>
                <w:ins w:id="288" w:author="Patrick BARKS" w:date="2020-10-10T15:14:00Z"/>
              </w:rPr>
            </w:pPr>
            <w:ins w:id="289" w:author="Patrick BARKS" w:date="2020-10-10T16:09:00Z">
              <w:r>
                <w:t>0</w:t>
              </w:r>
            </w:ins>
          </w:p>
        </w:tc>
        <w:tc>
          <w:tcPr>
            <w:tcW w:w="873" w:type="dxa"/>
            <w:tcBorders>
              <w:top w:val="single" w:sz="4" w:space="0" w:color="auto"/>
            </w:tcBorders>
            <w:vAlign w:val="center"/>
          </w:tcPr>
          <w:p w14:paraId="4674DDC9" w14:textId="57469660" w:rsidR="00FC21BD" w:rsidRPr="00983404" w:rsidRDefault="00FC21BD" w:rsidP="001C283D">
            <w:pPr>
              <w:spacing w:line="480" w:lineRule="auto"/>
              <w:jc w:val="center"/>
              <w:rPr>
                <w:ins w:id="290" w:author="Patrick BARKS" w:date="2020-10-10T15:14:00Z"/>
                <w:color w:val="4F81BD" w:themeColor="accent1"/>
              </w:rPr>
            </w:pPr>
            <w:ins w:id="291" w:author="Patrick BARKS" w:date="2020-10-10T15:19:00Z">
              <w:r w:rsidRPr="00983404">
                <w:rPr>
                  <w:color w:val="4F81BD" w:themeColor="accent1"/>
                </w:rPr>
                <w:t>0.163</w:t>
              </w:r>
            </w:ins>
          </w:p>
        </w:tc>
        <w:tc>
          <w:tcPr>
            <w:tcW w:w="1061" w:type="dxa"/>
            <w:tcBorders>
              <w:top w:val="single" w:sz="4" w:space="0" w:color="auto"/>
            </w:tcBorders>
            <w:vAlign w:val="center"/>
          </w:tcPr>
          <w:p w14:paraId="0C6D3E0A" w14:textId="4A03BBFD" w:rsidR="00FC21BD" w:rsidRPr="00983404" w:rsidRDefault="00FC21BD">
            <w:pPr>
              <w:spacing w:line="480" w:lineRule="auto"/>
              <w:jc w:val="center"/>
              <w:rPr>
                <w:ins w:id="292" w:author="Patrick BARKS" w:date="2020-10-10T15:14:00Z"/>
                <w:color w:val="4F81BD" w:themeColor="accent1"/>
              </w:rPr>
            </w:pPr>
            <w:ins w:id="293" w:author="Patrick BARKS" w:date="2020-10-10T15:19:00Z">
              <w:r w:rsidRPr="00983404">
                <w:rPr>
                  <w:color w:val="4F81BD" w:themeColor="accent1"/>
                </w:rPr>
                <w:t>11.803</w:t>
              </w:r>
            </w:ins>
          </w:p>
        </w:tc>
        <w:tc>
          <w:tcPr>
            <w:tcW w:w="930" w:type="dxa"/>
            <w:tcBorders>
              <w:top w:val="single" w:sz="4" w:space="0" w:color="auto"/>
              <w:right w:val="single" w:sz="4" w:space="0" w:color="auto"/>
            </w:tcBorders>
          </w:tcPr>
          <w:p w14:paraId="55F1CD30" w14:textId="2875EB66" w:rsidR="00FC21BD" w:rsidRPr="00983404" w:rsidRDefault="00FC21BD" w:rsidP="00983404">
            <w:pPr>
              <w:spacing w:line="480" w:lineRule="auto"/>
              <w:jc w:val="center"/>
              <w:rPr>
                <w:ins w:id="294" w:author="Patrick BARKS" w:date="2020-10-10T15:14:00Z"/>
                <w:color w:val="4F81BD" w:themeColor="accent1"/>
              </w:rPr>
            </w:pPr>
            <w:ins w:id="295" w:author="Patrick BARKS" w:date="2020-10-10T15:19:00Z">
              <w:r w:rsidRPr="00983404">
                <w:rPr>
                  <w:color w:val="4F81BD" w:themeColor="accent1"/>
                </w:rPr>
                <w:t>67.086</w:t>
              </w:r>
            </w:ins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7BAF7D" w14:textId="147476FB" w:rsidR="00FC21BD" w:rsidRPr="001C283D" w:rsidRDefault="00FC21BD" w:rsidP="00521CA7">
            <w:pPr>
              <w:spacing w:line="480" w:lineRule="auto"/>
              <w:jc w:val="center"/>
              <w:rPr>
                <w:ins w:id="296" w:author="Patrick BARKS" w:date="2020-10-10T15:14:00Z"/>
              </w:rPr>
            </w:pPr>
            <w:ins w:id="297" w:author="Patrick BARKS" w:date="2020-10-10T16:09:00Z">
              <w:r>
                <w:t>0</w:t>
              </w:r>
            </w:ins>
          </w:p>
        </w:tc>
      </w:tr>
      <w:tr w:rsidR="00FC21BD" w:rsidRPr="00117A31" w14:paraId="7EDF8C6E" w14:textId="77777777" w:rsidTr="00983404">
        <w:trPr>
          <w:ins w:id="298" w:author="Patrick BARKS" w:date="2020-10-10T15:14:00Z"/>
        </w:trPr>
        <w:tc>
          <w:tcPr>
            <w:tcW w:w="796" w:type="dxa"/>
            <w:vMerge/>
          </w:tcPr>
          <w:p w14:paraId="4C1A0560" w14:textId="77777777" w:rsidR="00FC21BD" w:rsidRPr="00117A31" w:rsidRDefault="00FC21BD" w:rsidP="00521CA7">
            <w:pPr>
              <w:spacing w:line="480" w:lineRule="auto"/>
              <w:rPr>
                <w:ins w:id="299" w:author="Patrick BARKS" w:date="2020-10-10T15:14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  <w:vAlign w:val="center"/>
          </w:tcPr>
          <w:p w14:paraId="1D4D0819" w14:textId="77777777" w:rsidR="00FC21BD" w:rsidRPr="00117A31" w:rsidRDefault="00FC21BD" w:rsidP="00983404">
            <w:pPr>
              <w:spacing w:line="480" w:lineRule="auto"/>
              <w:rPr>
                <w:ins w:id="300" w:author="Patrick BARKS" w:date="2020-10-10T15:14:00Z"/>
              </w:rPr>
            </w:pPr>
            <w:ins w:id="301" w:author="Patrick BARKS" w:date="2020-10-10T15:14:00Z">
              <w:r w:rsidRPr="00117A31">
                <w:t>Seedling</w:t>
              </w:r>
            </w:ins>
          </w:p>
        </w:tc>
        <w:tc>
          <w:tcPr>
            <w:tcW w:w="1239" w:type="dxa"/>
            <w:tcBorders>
              <w:left w:val="single" w:sz="4" w:space="0" w:color="auto"/>
            </w:tcBorders>
            <w:vAlign w:val="center"/>
          </w:tcPr>
          <w:p w14:paraId="2F3C60DA" w14:textId="29666FF8" w:rsidR="00FC21BD" w:rsidRPr="00117A31" w:rsidRDefault="00FC21BD" w:rsidP="00751212">
            <w:pPr>
              <w:spacing w:line="480" w:lineRule="auto"/>
              <w:jc w:val="center"/>
              <w:rPr>
                <w:ins w:id="302" w:author="Patrick BARKS" w:date="2020-10-10T15:14:00Z"/>
              </w:rPr>
            </w:pPr>
            <w:ins w:id="303" w:author="Patrick BARKS" w:date="2020-10-10T15:15:00Z">
              <w:r w:rsidRPr="00117A31">
                <w:t>0.020</w:t>
              </w:r>
            </w:ins>
          </w:p>
        </w:tc>
        <w:tc>
          <w:tcPr>
            <w:tcW w:w="1117" w:type="dxa"/>
            <w:vAlign w:val="center"/>
          </w:tcPr>
          <w:p w14:paraId="3A5C66C2" w14:textId="4BB7750C" w:rsidR="00FC21BD" w:rsidRPr="00117A31" w:rsidRDefault="00FC21BD" w:rsidP="00751212">
            <w:pPr>
              <w:spacing w:line="480" w:lineRule="auto"/>
              <w:jc w:val="center"/>
              <w:rPr>
                <w:ins w:id="304" w:author="Patrick BARKS" w:date="2020-10-10T15:14:00Z"/>
              </w:rPr>
            </w:pPr>
            <w:ins w:id="305" w:author="Patrick BARKS" w:date="2020-10-10T16:09:00Z">
              <w:r>
                <w:t>0</w:t>
              </w:r>
            </w:ins>
          </w:p>
        </w:tc>
        <w:tc>
          <w:tcPr>
            <w:tcW w:w="873" w:type="dxa"/>
            <w:vAlign w:val="center"/>
          </w:tcPr>
          <w:p w14:paraId="05DEF8F9" w14:textId="0C4FADF5" w:rsidR="00FC21BD" w:rsidRPr="00983404" w:rsidRDefault="00FC21BD" w:rsidP="001C283D">
            <w:pPr>
              <w:spacing w:line="480" w:lineRule="auto"/>
              <w:jc w:val="center"/>
              <w:rPr>
                <w:ins w:id="306" w:author="Patrick BARKS" w:date="2020-10-10T15:14:00Z"/>
                <w:color w:val="4F81BD" w:themeColor="accent1"/>
              </w:rPr>
            </w:pPr>
            <w:ins w:id="307" w:author="Patrick BARKS" w:date="2020-10-10T15:19:00Z">
              <w:r w:rsidRPr="00983404">
                <w:rPr>
                  <w:color w:val="4F81BD" w:themeColor="accent1"/>
                </w:rPr>
                <w:t>0.013</w:t>
              </w:r>
            </w:ins>
          </w:p>
        </w:tc>
        <w:tc>
          <w:tcPr>
            <w:tcW w:w="1061" w:type="dxa"/>
            <w:vAlign w:val="center"/>
          </w:tcPr>
          <w:p w14:paraId="5602096D" w14:textId="67D149B2" w:rsidR="00FC21BD" w:rsidRPr="00983404" w:rsidRDefault="00FC21BD">
            <w:pPr>
              <w:spacing w:line="480" w:lineRule="auto"/>
              <w:jc w:val="center"/>
              <w:rPr>
                <w:ins w:id="308" w:author="Patrick BARKS" w:date="2020-10-10T15:14:00Z"/>
                <w:color w:val="4F81BD" w:themeColor="accent1"/>
              </w:rPr>
            </w:pPr>
            <w:ins w:id="309" w:author="Patrick BARKS" w:date="2020-10-10T15:19:00Z">
              <w:r w:rsidRPr="00983404">
                <w:rPr>
                  <w:color w:val="4F81BD" w:themeColor="accent1"/>
                </w:rPr>
                <w:t>0.673</w:t>
              </w:r>
            </w:ins>
          </w:p>
        </w:tc>
        <w:tc>
          <w:tcPr>
            <w:tcW w:w="930" w:type="dxa"/>
            <w:tcBorders>
              <w:right w:val="single" w:sz="4" w:space="0" w:color="auto"/>
            </w:tcBorders>
          </w:tcPr>
          <w:p w14:paraId="27307171" w14:textId="08C17B00" w:rsidR="00FC21BD" w:rsidRPr="00983404" w:rsidRDefault="00FC21BD" w:rsidP="00983404">
            <w:pPr>
              <w:spacing w:line="480" w:lineRule="auto"/>
              <w:jc w:val="center"/>
              <w:rPr>
                <w:ins w:id="310" w:author="Patrick BARKS" w:date="2020-10-10T15:14:00Z"/>
                <w:color w:val="4F81BD" w:themeColor="accent1"/>
              </w:rPr>
            </w:pPr>
            <w:ins w:id="311" w:author="Patrick BARKS" w:date="2020-10-10T15:19:00Z">
              <w:r w:rsidRPr="00983404">
                <w:rPr>
                  <w:color w:val="4F81BD" w:themeColor="accent1"/>
                </w:rPr>
                <w:t>3.173</w:t>
              </w:r>
            </w:ins>
          </w:p>
        </w:tc>
        <w:tc>
          <w:tcPr>
            <w:tcW w:w="797" w:type="dxa"/>
            <w:tcBorders>
              <w:left w:val="single" w:sz="4" w:space="0" w:color="auto"/>
            </w:tcBorders>
            <w:vAlign w:val="center"/>
          </w:tcPr>
          <w:p w14:paraId="297A79AE" w14:textId="084F0168" w:rsidR="00FC21BD" w:rsidRPr="001C283D" w:rsidRDefault="00FC21BD" w:rsidP="00521CA7">
            <w:pPr>
              <w:spacing w:line="480" w:lineRule="auto"/>
              <w:jc w:val="center"/>
              <w:rPr>
                <w:ins w:id="312" w:author="Patrick BARKS" w:date="2020-10-10T15:14:00Z"/>
              </w:rPr>
            </w:pPr>
            <w:ins w:id="313" w:author="Patrick BARKS" w:date="2020-10-10T16:09:00Z">
              <w:r>
                <w:t>0</w:t>
              </w:r>
            </w:ins>
          </w:p>
        </w:tc>
      </w:tr>
      <w:tr w:rsidR="00FC21BD" w:rsidRPr="00117A31" w14:paraId="58FF63DD" w14:textId="77777777" w:rsidTr="00983404">
        <w:trPr>
          <w:ins w:id="314" w:author="Patrick BARKS" w:date="2020-10-10T15:14:00Z"/>
        </w:trPr>
        <w:tc>
          <w:tcPr>
            <w:tcW w:w="796" w:type="dxa"/>
            <w:vMerge/>
          </w:tcPr>
          <w:p w14:paraId="611B6101" w14:textId="77777777" w:rsidR="00FC21BD" w:rsidRPr="00117A31" w:rsidRDefault="00FC21BD" w:rsidP="00521CA7">
            <w:pPr>
              <w:spacing w:line="480" w:lineRule="auto"/>
              <w:rPr>
                <w:ins w:id="315" w:author="Patrick BARKS" w:date="2020-10-10T15:14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  <w:vAlign w:val="center"/>
          </w:tcPr>
          <w:p w14:paraId="726545BE" w14:textId="77777777" w:rsidR="00FC21BD" w:rsidRPr="00117A31" w:rsidRDefault="00FC21BD" w:rsidP="00983404">
            <w:pPr>
              <w:spacing w:line="480" w:lineRule="auto"/>
              <w:rPr>
                <w:ins w:id="316" w:author="Patrick BARKS" w:date="2020-10-10T15:14:00Z"/>
              </w:rPr>
            </w:pPr>
            <w:ins w:id="317" w:author="Patrick BARKS" w:date="2020-10-10T15:14:00Z">
              <w:r w:rsidRPr="00117A31">
                <w:t>Small</w:t>
              </w:r>
            </w:ins>
          </w:p>
        </w:tc>
        <w:tc>
          <w:tcPr>
            <w:tcW w:w="1239" w:type="dxa"/>
            <w:tcBorders>
              <w:left w:val="single" w:sz="4" w:space="0" w:color="auto"/>
            </w:tcBorders>
            <w:vAlign w:val="center"/>
          </w:tcPr>
          <w:p w14:paraId="323176D2" w14:textId="4A430F09" w:rsidR="00FC21BD" w:rsidRPr="00117A31" w:rsidRDefault="00FC21BD" w:rsidP="00751212">
            <w:pPr>
              <w:spacing w:line="480" w:lineRule="auto"/>
              <w:jc w:val="center"/>
              <w:rPr>
                <w:ins w:id="318" w:author="Patrick BARKS" w:date="2020-10-10T15:14:00Z"/>
              </w:rPr>
            </w:pPr>
            <w:ins w:id="319" w:author="Patrick BARKS" w:date="2020-10-10T16:09:00Z">
              <w:r>
                <w:t>0</w:t>
              </w:r>
            </w:ins>
          </w:p>
        </w:tc>
        <w:tc>
          <w:tcPr>
            <w:tcW w:w="1117" w:type="dxa"/>
            <w:vAlign w:val="center"/>
          </w:tcPr>
          <w:p w14:paraId="2EA8263D" w14:textId="2C71C68A" w:rsidR="00FC21BD" w:rsidRPr="00117A31" w:rsidRDefault="00FC21BD" w:rsidP="00751212">
            <w:pPr>
              <w:spacing w:line="480" w:lineRule="auto"/>
              <w:jc w:val="center"/>
              <w:rPr>
                <w:ins w:id="320" w:author="Patrick BARKS" w:date="2020-10-10T15:14:00Z"/>
              </w:rPr>
            </w:pPr>
            <w:ins w:id="321" w:author="Patrick BARKS" w:date="2020-10-10T15:14:00Z">
              <w:r w:rsidRPr="00117A31">
                <w:t>0.</w:t>
              </w:r>
            </w:ins>
            <w:ins w:id="322" w:author="Patrick BARKS" w:date="2020-10-10T15:15:00Z">
              <w:r w:rsidRPr="00117A31">
                <w:t>103</w:t>
              </w:r>
            </w:ins>
          </w:p>
        </w:tc>
        <w:tc>
          <w:tcPr>
            <w:tcW w:w="873" w:type="dxa"/>
            <w:vAlign w:val="center"/>
          </w:tcPr>
          <w:p w14:paraId="03CFC4BC" w14:textId="33494DE1" w:rsidR="00FC21BD" w:rsidRPr="00117A31" w:rsidRDefault="00FC21BD">
            <w:pPr>
              <w:spacing w:line="480" w:lineRule="auto"/>
              <w:jc w:val="center"/>
              <w:rPr>
                <w:ins w:id="323" w:author="Patrick BARKS" w:date="2020-10-10T15:14:00Z"/>
              </w:rPr>
            </w:pPr>
            <w:ins w:id="324" w:author="Patrick BARKS" w:date="2020-10-10T15:14:00Z">
              <w:r w:rsidRPr="00117A31">
                <w:t>0.</w:t>
              </w:r>
            </w:ins>
            <w:ins w:id="325" w:author="Patrick BARKS" w:date="2020-10-10T15:15:00Z">
              <w:r w:rsidRPr="00117A31">
                <w:t>203</w:t>
              </w:r>
            </w:ins>
          </w:p>
        </w:tc>
        <w:tc>
          <w:tcPr>
            <w:tcW w:w="1061" w:type="dxa"/>
            <w:vAlign w:val="center"/>
          </w:tcPr>
          <w:p w14:paraId="54BB1A37" w14:textId="40B64390" w:rsidR="00FC21BD" w:rsidRPr="00117A31" w:rsidRDefault="00FC21BD">
            <w:pPr>
              <w:spacing w:line="480" w:lineRule="auto"/>
              <w:jc w:val="center"/>
              <w:rPr>
                <w:ins w:id="326" w:author="Patrick BARKS" w:date="2020-10-10T15:14:00Z"/>
              </w:rPr>
            </w:pPr>
            <w:ins w:id="327" w:author="Patrick BARKS" w:date="2020-10-10T15:14:00Z">
              <w:r w:rsidRPr="00117A31">
                <w:t>0</w:t>
              </w:r>
            </w:ins>
            <w:ins w:id="328" w:author="Patrick BARKS" w:date="2020-10-10T15:16:00Z">
              <w:r w:rsidRPr="00117A31">
                <w:t>.033</w:t>
              </w:r>
            </w:ins>
          </w:p>
        </w:tc>
        <w:tc>
          <w:tcPr>
            <w:tcW w:w="930" w:type="dxa"/>
            <w:tcBorders>
              <w:right w:val="single" w:sz="4" w:space="0" w:color="auto"/>
            </w:tcBorders>
          </w:tcPr>
          <w:p w14:paraId="28E9997B" w14:textId="2BD0FA74" w:rsidR="00FC21BD" w:rsidRPr="00117A31" w:rsidRDefault="00FC21BD" w:rsidP="00983404">
            <w:pPr>
              <w:spacing w:line="480" w:lineRule="auto"/>
              <w:jc w:val="center"/>
              <w:rPr>
                <w:ins w:id="329" w:author="Patrick BARKS" w:date="2020-10-10T15:14:00Z"/>
              </w:rPr>
            </w:pPr>
            <w:ins w:id="330" w:author="Patrick BARKS" w:date="2020-10-10T15:16:00Z">
              <w:r w:rsidRPr="00117A31">
                <w:t>0.017</w:t>
              </w:r>
            </w:ins>
          </w:p>
        </w:tc>
        <w:tc>
          <w:tcPr>
            <w:tcW w:w="797" w:type="dxa"/>
            <w:tcBorders>
              <w:left w:val="single" w:sz="4" w:space="0" w:color="auto"/>
            </w:tcBorders>
            <w:vAlign w:val="center"/>
          </w:tcPr>
          <w:p w14:paraId="37CC7715" w14:textId="57DAAFA1" w:rsidR="00FC21BD" w:rsidRPr="00117A31" w:rsidRDefault="00FC21BD" w:rsidP="00521CA7">
            <w:pPr>
              <w:spacing w:line="480" w:lineRule="auto"/>
              <w:jc w:val="center"/>
              <w:rPr>
                <w:ins w:id="331" w:author="Patrick BARKS" w:date="2020-10-10T15:14:00Z"/>
              </w:rPr>
            </w:pPr>
            <w:ins w:id="332" w:author="Patrick BARKS" w:date="2020-10-10T15:14:00Z">
              <w:r w:rsidRPr="00117A31">
                <w:t>0</w:t>
              </w:r>
            </w:ins>
            <w:ins w:id="333" w:author="Patrick BARKS" w:date="2020-10-10T15:22:00Z">
              <w:r w:rsidRPr="00117A31">
                <w:t>.574</w:t>
              </w:r>
            </w:ins>
          </w:p>
        </w:tc>
      </w:tr>
      <w:tr w:rsidR="00FC21BD" w:rsidRPr="00117A31" w14:paraId="4A955468" w14:textId="77777777" w:rsidTr="00983404">
        <w:trPr>
          <w:ins w:id="334" w:author="Patrick BARKS" w:date="2020-10-10T15:14:00Z"/>
        </w:trPr>
        <w:tc>
          <w:tcPr>
            <w:tcW w:w="796" w:type="dxa"/>
            <w:vMerge/>
          </w:tcPr>
          <w:p w14:paraId="58A6FE09" w14:textId="77777777" w:rsidR="00FC21BD" w:rsidRPr="00117A31" w:rsidRDefault="00FC21BD" w:rsidP="00521CA7">
            <w:pPr>
              <w:spacing w:line="480" w:lineRule="auto"/>
              <w:rPr>
                <w:ins w:id="335" w:author="Patrick BARKS" w:date="2020-10-10T15:14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  <w:vAlign w:val="center"/>
          </w:tcPr>
          <w:p w14:paraId="196C7690" w14:textId="77777777" w:rsidR="00FC21BD" w:rsidRPr="00117A31" w:rsidRDefault="00FC21BD" w:rsidP="00983404">
            <w:pPr>
              <w:spacing w:line="480" w:lineRule="auto"/>
              <w:rPr>
                <w:ins w:id="336" w:author="Patrick BARKS" w:date="2020-10-10T15:14:00Z"/>
              </w:rPr>
            </w:pPr>
            <w:ins w:id="337" w:author="Patrick BARKS" w:date="2020-10-10T15:14:00Z">
              <w:r w:rsidRPr="00117A31">
                <w:t>Medium</w:t>
              </w:r>
            </w:ins>
          </w:p>
        </w:tc>
        <w:tc>
          <w:tcPr>
            <w:tcW w:w="1239" w:type="dxa"/>
            <w:tcBorders>
              <w:left w:val="single" w:sz="4" w:space="0" w:color="auto"/>
            </w:tcBorders>
            <w:vAlign w:val="center"/>
          </w:tcPr>
          <w:p w14:paraId="710D3D3D" w14:textId="0F4B51E7" w:rsidR="00FC21BD" w:rsidRPr="00117A31" w:rsidRDefault="00FC21BD" w:rsidP="00751212">
            <w:pPr>
              <w:spacing w:line="480" w:lineRule="auto"/>
              <w:jc w:val="center"/>
              <w:rPr>
                <w:ins w:id="338" w:author="Patrick BARKS" w:date="2020-10-10T15:14:00Z"/>
              </w:rPr>
            </w:pPr>
            <w:ins w:id="339" w:author="Patrick BARKS" w:date="2020-10-10T16:09:00Z">
              <w:r>
                <w:t>0</w:t>
              </w:r>
            </w:ins>
          </w:p>
        </w:tc>
        <w:tc>
          <w:tcPr>
            <w:tcW w:w="1117" w:type="dxa"/>
            <w:vAlign w:val="center"/>
          </w:tcPr>
          <w:p w14:paraId="23F33F94" w14:textId="2E1A2F78" w:rsidR="00FC21BD" w:rsidRPr="00117A31" w:rsidRDefault="00FC21BD" w:rsidP="00751212">
            <w:pPr>
              <w:spacing w:line="480" w:lineRule="auto"/>
              <w:jc w:val="center"/>
              <w:rPr>
                <w:ins w:id="340" w:author="Patrick BARKS" w:date="2020-10-10T15:14:00Z"/>
              </w:rPr>
            </w:pPr>
            <w:ins w:id="341" w:author="Patrick BARKS" w:date="2020-10-10T15:14:00Z">
              <w:r w:rsidRPr="00117A31">
                <w:t>0</w:t>
              </w:r>
            </w:ins>
            <w:ins w:id="342" w:author="Patrick BARKS" w:date="2020-10-10T15:15:00Z">
              <w:r w:rsidRPr="00117A31">
                <w:t>.070</w:t>
              </w:r>
            </w:ins>
          </w:p>
        </w:tc>
        <w:tc>
          <w:tcPr>
            <w:tcW w:w="873" w:type="dxa"/>
            <w:vAlign w:val="center"/>
          </w:tcPr>
          <w:p w14:paraId="45DAD254" w14:textId="5B94DE96" w:rsidR="00FC21BD" w:rsidRPr="00117A31" w:rsidRDefault="00FC21BD">
            <w:pPr>
              <w:spacing w:line="480" w:lineRule="auto"/>
              <w:jc w:val="center"/>
              <w:rPr>
                <w:ins w:id="343" w:author="Patrick BARKS" w:date="2020-10-10T15:14:00Z"/>
              </w:rPr>
            </w:pPr>
            <w:ins w:id="344" w:author="Patrick BARKS" w:date="2020-10-10T15:14:00Z">
              <w:r w:rsidRPr="00117A31">
                <w:t>0.</w:t>
              </w:r>
            </w:ins>
            <w:ins w:id="345" w:author="Patrick BARKS" w:date="2020-10-10T15:15:00Z">
              <w:r w:rsidRPr="00117A31">
                <w:t>307</w:t>
              </w:r>
            </w:ins>
          </w:p>
        </w:tc>
        <w:tc>
          <w:tcPr>
            <w:tcW w:w="1061" w:type="dxa"/>
            <w:vAlign w:val="center"/>
          </w:tcPr>
          <w:p w14:paraId="76C3B7E1" w14:textId="19B7487F" w:rsidR="00FC21BD" w:rsidRPr="00117A31" w:rsidRDefault="00FC21BD">
            <w:pPr>
              <w:spacing w:line="480" w:lineRule="auto"/>
              <w:jc w:val="center"/>
              <w:rPr>
                <w:ins w:id="346" w:author="Patrick BARKS" w:date="2020-10-10T15:14:00Z"/>
              </w:rPr>
            </w:pPr>
            <w:ins w:id="347" w:author="Patrick BARKS" w:date="2020-10-10T15:14:00Z">
              <w:r w:rsidRPr="00117A31">
                <w:t>0.</w:t>
              </w:r>
            </w:ins>
            <w:ins w:id="348" w:author="Patrick BARKS" w:date="2020-10-10T15:16:00Z">
              <w:r w:rsidRPr="00117A31">
                <w:t>260</w:t>
              </w:r>
            </w:ins>
          </w:p>
        </w:tc>
        <w:tc>
          <w:tcPr>
            <w:tcW w:w="930" w:type="dxa"/>
            <w:tcBorders>
              <w:right w:val="single" w:sz="4" w:space="0" w:color="auto"/>
            </w:tcBorders>
          </w:tcPr>
          <w:p w14:paraId="4D722AFF" w14:textId="720F5264" w:rsidR="00FC21BD" w:rsidRPr="00117A31" w:rsidRDefault="00FC21BD" w:rsidP="00983404">
            <w:pPr>
              <w:spacing w:line="480" w:lineRule="auto"/>
              <w:jc w:val="center"/>
              <w:rPr>
                <w:ins w:id="349" w:author="Patrick BARKS" w:date="2020-10-10T15:14:00Z"/>
              </w:rPr>
            </w:pPr>
            <w:ins w:id="350" w:author="Patrick BARKS" w:date="2020-10-10T15:16:00Z">
              <w:r w:rsidRPr="00117A31">
                <w:t>0.043</w:t>
              </w:r>
            </w:ins>
          </w:p>
        </w:tc>
        <w:tc>
          <w:tcPr>
            <w:tcW w:w="797" w:type="dxa"/>
            <w:tcBorders>
              <w:left w:val="single" w:sz="4" w:space="0" w:color="auto"/>
            </w:tcBorders>
            <w:vAlign w:val="center"/>
          </w:tcPr>
          <w:p w14:paraId="6A84B6B4" w14:textId="4F9EF3E4" w:rsidR="00FC21BD" w:rsidRPr="00117A31" w:rsidRDefault="00FC21BD" w:rsidP="00521CA7">
            <w:pPr>
              <w:spacing w:line="480" w:lineRule="auto"/>
              <w:jc w:val="center"/>
              <w:rPr>
                <w:ins w:id="351" w:author="Patrick BARKS" w:date="2020-10-10T15:14:00Z"/>
              </w:rPr>
            </w:pPr>
            <w:ins w:id="352" w:author="Patrick BARKS" w:date="2020-10-10T15:22:00Z">
              <w:r w:rsidRPr="00117A31">
                <w:t>0.389</w:t>
              </w:r>
            </w:ins>
          </w:p>
        </w:tc>
      </w:tr>
      <w:tr w:rsidR="00FC21BD" w:rsidRPr="00117A31" w14:paraId="37EA8554" w14:textId="77777777" w:rsidTr="00983404">
        <w:trPr>
          <w:ins w:id="353" w:author="Patrick BARKS" w:date="2020-10-10T15:14:00Z"/>
        </w:trPr>
        <w:tc>
          <w:tcPr>
            <w:tcW w:w="796" w:type="dxa"/>
            <w:vMerge/>
          </w:tcPr>
          <w:p w14:paraId="5DD3FC9D" w14:textId="77777777" w:rsidR="00FC21BD" w:rsidRPr="00117A31" w:rsidRDefault="00FC21BD" w:rsidP="00521CA7">
            <w:pPr>
              <w:spacing w:line="480" w:lineRule="auto"/>
              <w:rPr>
                <w:ins w:id="354" w:author="Patrick BARKS" w:date="2020-10-10T15:14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  <w:vAlign w:val="center"/>
          </w:tcPr>
          <w:p w14:paraId="288EEB4D" w14:textId="77777777" w:rsidR="00FC21BD" w:rsidRPr="00117A31" w:rsidRDefault="00FC21BD" w:rsidP="00983404">
            <w:pPr>
              <w:spacing w:line="480" w:lineRule="auto"/>
              <w:rPr>
                <w:ins w:id="355" w:author="Patrick BARKS" w:date="2020-10-10T15:14:00Z"/>
              </w:rPr>
            </w:pPr>
            <w:ins w:id="356" w:author="Patrick BARKS" w:date="2020-10-10T15:14:00Z">
              <w:r w:rsidRPr="00117A31">
                <w:t>Large</w:t>
              </w:r>
            </w:ins>
          </w:p>
        </w:tc>
        <w:tc>
          <w:tcPr>
            <w:tcW w:w="1239" w:type="dxa"/>
            <w:tcBorders>
              <w:left w:val="single" w:sz="4" w:space="0" w:color="auto"/>
            </w:tcBorders>
            <w:vAlign w:val="center"/>
          </w:tcPr>
          <w:p w14:paraId="0DE5C1C4" w14:textId="1544FBB4" w:rsidR="00FC21BD" w:rsidRPr="00117A31" w:rsidRDefault="00FC21BD" w:rsidP="00751212">
            <w:pPr>
              <w:spacing w:line="480" w:lineRule="auto"/>
              <w:jc w:val="center"/>
              <w:rPr>
                <w:ins w:id="357" w:author="Patrick BARKS" w:date="2020-10-10T15:14:00Z"/>
              </w:rPr>
            </w:pPr>
            <w:ins w:id="358" w:author="Patrick BARKS" w:date="2020-10-10T16:09:00Z">
              <w:r>
                <w:t>0</w:t>
              </w:r>
            </w:ins>
          </w:p>
        </w:tc>
        <w:tc>
          <w:tcPr>
            <w:tcW w:w="1117" w:type="dxa"/>
            <w:vAlign w:val="center"/>
          </w:tcPr>
          <w:p w14:paraId="4247390C" w14:textId="233081DC" w:rsidR="00FC21BD" w:rsidRPr="00117A31" w:rsidRDefault="00FC21BD" w:rsidP="00751212">
            <w:pPr>
              <w:spacing w:line="480" w:lineRule="auto"/>
              <w:jc w:val="center"/>
              <w:rPr>
                <w:ins w:id="359" w:author="Patrick BARKS" w:date="2020-10-10T15:14:00Z"/>
              </w:rPr>
            </w:pPr>
            <w:ins w:id="360" w:author="Patrick BARKS" w:date="2020-10-10T15:15:00Z">
              <w:r w:rsidRPr="00117A31">
                <w:t>0.001</w:t>
              </w:r>
            </w:ins>
          </w:p>
        </w:tc>
        <w:tc>
          <w:tcPr>
            <w:tcW w:w="873" w:type="dxa"/>
            <w:vAlign w:val="center"/>
          </w:tcPr>
          <w:p w14:paraId="416447B8" w14:textId="2E6F49DD" w:rsidR="00FC21BD" w:rsidRPr="00117A31" w:rsidRDefault="00FC21BD">
            <w:pPr>
              <w:spacing w:line="480" w:lineRule="auto"/>
              <w:jc w:val="center"/>
              <w:rPr>
                <w:ins w:id="361" w:author="Patrick BARKS" w:date="2020-10-10T15:14:00Z"/>
              </w:rPr>
            </w:pPr>
            <w:ins w:id="362" w:author="Patrick BARKS" w:date="2020-10-10T15:15:00Z">
              <w:r w:rsidRPr="00117A31">
                <w:t>0.053</w:t>
              </w:r>
            </w:ins>
          </w:p>
        </w:tc>
        <w:tc>
          <w:tcPr>
            <w:tcW w:w="1061" w:type="dxa"/>
            <w:vAlign w:val="center"/>
          </w:tcPr>
          <w:p w14:paraId="3F2026D3" w14:textId="198B430B" w:rsidR="00FC21BD" w:rsidRPr="00117A31" w:rsidRDefault="00FC21BD">
            <w:pPr>
              <w:spacing w:line="480" w:lineRule="auto"/>
              <w:jc w:val="center"/>
              <w:rPr>
                <w:ins w:id="363" w:author="Patrick BARKS" w:date="2020-10-10T15:14:00Z"/>
              </w:rPr>
            </w:pPr>
            <w:ins w:id="364" w:author="Patrick BARKS" w:date="2020-10-10T15:16:00Z">
              <w:r w:rsidRPr="00117A31">
                <w:t>0.583</w:t>
              </w:r>
            </w:ins>
          </w:p>
        </w:tc>
        <w:tc>
          <w:tcPr>
            <w:tcW w:w="930" w:type="dxa"/>
            <w:tcBorders>
              <w:right w:val="single" w:sz="4" w:space="0" w:color="auto"/>
            </w:tcBorders>
          </w:tcPr>
          <w:p w14:paraId="4F7E4358" w14:textId="4B309855" w:rsidR="00FC21BD" w:rsidRPr="00117A31" w:rsidRDefault="00FC21BD" w:rsidP="00983404">
            <w:pPr>
              <w:spacing w:line="480" w:lineRule="auto"/>
              <w:jc w:val="center"/>
              <w:rPr>
                <w:ins w:id="365" w:author="Patrick BARKS" w:date="2020-10-10T15:14:00Z"/>
              </w:rPr>
            </w:pPr>
            <w:ins w:id="366" w:author="Patrick BARKS" w:date="2020-10-10T15:16:00Z">
              <w:r w:rsidRPr="00117A31">
                <w:t>0.690</w:t>
              </w:r>
            </w:ins>
          </w:p>
        </w:tc>
        <w:tc>
          <w:tcPr>
            <w:tcW w:w="797" w:type="dxa"/>
            <w:tcBorders>
              <w:left w:val="single" w:sz="4" w:space="0" w:color="auto"/>
            </w:tcBorders>
            <w:vAlign w:val="center"/>
          </w:tcPr>
          <w:p w14:paraId="020BE38D" w14:textId="51E226DC" w:rsidR="00FC21BD" w:rsidRPr="00117A31" w:rsidRDefault="00FC21BD" w:rsidP="00521CA7">
            <w:pPr>
              <w:spacing w:line="480" w:lineRule="auto"/>
              <w:jc w:val="center"/>
              <w:rPr>
                <w:ins w:id="367" w:author="Patrick BARKS" w:date="2020-10-10T15:14:00Z"/>
              </w:rPr>
            </w:pPr>
            <w:ins w:id="368" w:author="Patrick BARKS" w:date="2020-10-10T15:22:00Z">
              <w:r w:rsidRPr="00117A31">
                <w:t>0.037</w:t>
              </w:r>
            </w:ins>
          </w:p>
        </w:tc>
      </w:tr>
    </w:tbl>
    <w:p w14:paraId="476BE2E5" w14:textId="77777777" w:rsidR="004A6809" w:rsidRDefault="004A6809">
      <w:pPr>
        <w:spacing w:line="480" w:lineRule="auto"/>
        <w:rPr>
          <w:ins w:id="369" w:author="Patrick BARKS" w:date="2020-10-11T17:13:00Z"/>
          <w:bCs/>
        </w:rPr>
      </w:pPr>
    </w:p>
    <w:p w14:paraId="3D7C1A43" w14:textId="77777777" w:rsidR="004A6809" w:rsidRDefault="004A6809">
      <w:pPr>
        <w:rPr>
          <w:ins w:id="370" w:author="Patrick BARKS" w:date="2020-10-11T17:13:00Z"/>
          <w:bCs/>
        </w:rPr>
      </w:pPr>
      <w:ins w:id="371" w:author="Patrick BARKS" w:date="2020-10-11T17:13:00Z">
        <w:r>
          <w:rPr>
            <w:bCs/>
          </w:rPr>
          <w:br w:type="page"/>
        </w:r>
      </w:ins>
    </w:p>
    <w:p w14:paraId="4DEB83EA" w14:textId="5B9E27C6" w:rsidR="008E6D3C" w:rsidRDefault="00916C4B">
      <w:pPr>
        <w:spacing w:line="480" w:lineRule="auto"/>
        <w:rPr>
          <w:ins w:id="372" w:author="Patrick BARKS" w:date="2020-10-11T16:13:00Z"/>
          <w:bCs/>
        </w:rPr>
      </w:pPr>
      <w:ins w:id="373" w:author="Patrick BARKS" w:date="2020-10-11T18:03:00Z">
        <w:r>
          <w:rPr>
            <w:bCs/>
            <w:noProof/>
          </w:rPr>
          <w:lastRenderedPageBreak/>
          <w:drawing>
            <wp:inline distT="0" distB="0" distL="0" distR="0" wp14:anchorId="192A3C06" wp14:editId="23542D09">
              <wp:extent cx="5747657" cy="5305529"/>
              <wp:effectExtent l="0" t="0" r="5715" b="3175"/>
              <wp:docPr id="5" name="Imag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6613" cy="53414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BAF0DED" w14:textId="33C14DC0" w:rsidR="004A6809" w:rsidRDefault="00E76047" w:rsidP="00983404">
      <w:pPr>
        <w:spacing w:line="480" w:lineRule="auto"/>
        <w:rPr>
          <w:ins w:id="374" w:author="Patrick BARKS" w:date="2020-10-11T17:14:00Z"/>
          <w:bCs/>
        </w:rPr>
      </w:pPr>
      <w:ins w:id="375" w:author="Patrick BARKS" w:date="2020-10-11T16:23:00Z">
        <w:r w:rsidRPr="00983404">
          <w:rPr>
            <w:b/>
          </w:rPr>
          <w:t>Fig S1-1.</w:t>
        </w:r>
        <w:r>
          <w:rPr>
            <w:bCs/>
          </w:rPr>
          <w:t xml:space="preserve"> </w:t>
        </w:r>
      </w:ins>
      <w:ins w:id="376" w:author="Patrick BARKS" w:date="2020-10-11T17:14:00Z">
        <w:r w:rsidR="00DF4406">
          <w:rPr>
            <w:bCs/>
          </w:rPr>
          <w:t>Illustration of the quasi-stable distribution, QSD, with respect to the</w:t>
        </w:r>
      </w:ins>
      <w:ins w:id="377" w:author="Patrick BARKS" w:date="2020-10-11T17:15:00Z">
        <w:r w:rsidR="00DF4406">
          <w:rPr>
            <w:bCs/>
          </w:rPr>
          <w:t xml:space="preserve"> MPM for</w:t>
        </w:r>
      </w:ins>
      <w:ins w:id="378" w:author="Patrick BARKS" w:date="2020-10-11T17:14:00Z">
        <w:r w:rsidR="00DF4406">
          <w:rPr>
            <w:bCs/>
          </w:rPr>
          <w:t xml:space="preserve"> </w:t>
        </w:r>
        <w:r w:rsidR="00DF4406" w:rsidRPr="0016416F">
          <w:rPr>
            <w:i/>
            <w:iCs/>
          </w:rPr>
          <w:t xml:space="preserve">Astragalus </w:t>
        </w:r>
        <w:proofErr w:type="spellStart"/>
        <w:r w:rsidR="00DF4406" w:rsidRPr="0016416F">
          <w:rPr>
            <w:i/>
            <w:iCs/>
          </w:rPr>
          <w:t>peckii</w:t>
        </w:r>
        <w:proofErr w:type="spellEnd"/>
        <w:r w:rsidR="00DF4406">
          <w:t xml:space="preserve"> </w:t>
        </w:r>
      </w:ins>
      <w:ins w:id="379" w:author="Patrick BARKS" w:date="2020-10-11T17:15:00Z">
        <w:r w:rsidR="00DF4406">
          <w:t>depicted in Table S1-4.</w:t>
        </w:r>
        <w:r w:rsidR="00A4607F">
          <w:t xml:space="preserve"> </w:t>
        </w:r>
      </w:ins>
      <w:ins w:id="380" w:author="Patrick BARKS" w:date="2020-10-11T18:03:00Z">
        <w:r w:rsidR="00916C4B">
          <w:t>The top p</w:t>
        </w:r>
      </w:ins>
      <w:ins w:id="381" w:author="Patrick BARKS" w:date="2020-10-11T18:00:00Z">
        <w:r w:rsidR="00F26FF1">
          <w:t xml:space="preserve">anel depicts </w:t>
        </w:r>
      </w:ins>
      <w:ins w:id="382" w:author="Patrick BARKS" w:date="2020-10-11T17:15:00Z">
        <w:r w:rsidR="00A4607F">
          <w:t xml:space="preserve">the projection of </w:t>
        </w:r>
        <w:r w:rsidR="00D56436">
          <w:t>a population</w:t>
        </w:r>
      </w:ins>
      <w:ins w:id="383" w:author="Patrick BARKS" w:date="2020-10-11T17:58:00Z">
        <w:r w:rsidR="00AF6098">
          <w:t xml:space="preserve"> vector</w:t>
        </w:r>
      </w:ins>
      <w:ins w:id="384" w:author="Patrick BARKS" w:date="2020-10-11T17:15:00Z">
        <w:r w:rsidR="00D56436">
          <w:t xml:space="preserve"> </w:t>
        </w:r>
      </w:ins>
      <w:ins w:id="385" w:author="Patrick BARKS" w:date="2020-10-11T17:56:00Z">
        <w:r w:rsidR="00D63EC5">
          <w:t xml:space="preserve">initially corresponding to the </w:t>
        </w:r>
        <w:r w:rsidR="00D63EC5">
          <w:t>expected stage distribution at reproductive maturity</w:t>
        </w:r>
        <w:r w:rsidR="00D63EC5">
          <w:t>,</w:t>
        </w:r>
      </w:ins>
      <w:ins w:id="386" w:author="Patrick BARKS" w:date="2020-10-11T17:16:00Z">
        <w:r w:rsidR="00D56436">
          <w:t xml:space="preserve"> through the </w:t>
        </w:r>
        <w:r w:rsidR="00D56436" w:rsidRPr="00983404">
          <w:rPr>
            <w:b/>
            <w:bCs/>
          </w:rPr>
          <w:t>U</w:t>
        </w:r>
        <w:r w:rsidR="00D56436">
          <w:t xml:space="preserve"> component of the </w:t>
        </w:r>
      </w:ins>
      <w:ins w:id="387" w:author="Patrick BARKS" w:date="2020-10-11T17:53:00Z">
        <w:r w:rsidR="00D63EC5">
          <w:t xml:space="preserve">corresponding </w:t>
        </w:r>
      </w:ins>
      <w:ins w:id="388" w:author="Patrick BARKS" w:date="2020-10-11T17:16:00Z">
        <w:r w:rsidR="00D56436">
          <w:t>MPM.</w:t>
        </w:r>
      </w:ins>
      <w:ins w:id="389" w:author="Patrick BARKS" w:date="2020-10-11T17:17:00Z">
        <w:r w:rsidR="0091099F">
          <w:t xml:space="preserve"> After five projection intervals the </w:t>
        </w:r>
      </w:ins>
      <w:ins w:id="390" w:author="Patrick BARKS" w:date="2020-10-11T17:18:00Z">
        <w:r w:rsidR="0091099F">
          <w:t xml:space="preserve">projected </w:t>
        </w:r>
      </w:ins>
      <w:ins w:id="391" w:author="Patrick BARKS" w:date="2020-10-11T17:17:00Z">
        <w:r w:rsidR="0091099F">
          <w:t>stage distribution</w:t>
        </w:r>
      </w:ins>
      <w:ins w:id="392" w:author="Patrick BARKS" w:date="2020-10-11T17:54:00Z">
        <w:r w:rsidR="00D63EC5">
          <w:t xml:space="preserve"> has attained the QSD</w:t>
        </w:r>
      </w:ins>
      <w:ins w:id="393" w:author="Patrick BARKS" w:date="2020-10-11T17:56:00Z">
        <w:r w:rsidR="00D63EC5">
          <w:t xml:space="preserve"> (dashed vertical line)</w:t>
        </w:r>
      </w:ins>
      <w:ins w:id="394" w:author="Patrick BARKS" w:date="2020-10-11T17:54:00Z">
        <w:r w:rsidR="00D63EC5">
          <w:t>,</w:t>
        </w:r>
      </w:ins>
      <w:ins w:id="395" w:author="Patrick BARKS" w:date="2020-10-11T17:17:00Z">
        <w:r w:rsidR="0091099F">
          <w:t xml:space="preserve"> </w:t>
        </w:r>
      </w:ins>
      <w:ins w:id="396" w:author="Patrick BARKS" w:date="2020-10-11T17:20:00Z">
        <w:r w:rsidR="004319A5">
          <w:t>fall</w:t>
        </w:r>
      </w:ins>
      <w:ins w:id="397" w:author="Patrick BARKS" w:date="2020-10-11T17:54:00Z">
        <w:r w:rsidR="00D63EC5">
          <w:t>ing</w:t>
        </w:r>
      </w:ins>
      <w:ins w:id="398" w:author="Patrick BARKS" w:date="2020-10-11T17:17:00Z">
        <w:r w:rsidR="0091099F">
          <w:t xml:space="preserve"> within </w:t>
        </w:r>
      </w:ins>
      <w:ins w:id="399" w:author="Patrick BARKS" w:date="2020-10-11T17:19:00Z">
        <w:r w:rsidR="004319A5">
          <w:t xml:space="preserve">a distance of </w:t>
        </w:r>
      </w:ins>
      <w:ins w:id="400" w:author="Patrick BARKS" w:date="2020-10-11T17:17:00Z">
        <w:r w:rsidR="0091099F">
          <w:t xml:space="preserve">1% of the </w:t>
        </w:r>
      </w:ins>
      <w:ins w:id="401" w:author="Patrick BARKS" w:date="2020-10-11T17:19:00Z">
        <w:r w:rsidR="004319A5">
          <w:t xml:space="preserve">ultimate </w:t>
        </w:r>
      </w:ins>
      <w:ins w:id="402" w:author="Patrick BARKS" w:date="2020-10-11T17:17:00Z">
        <w:r w:rsidR="0091099F">
          <w:t>stable s</w:t>
        </w:r>
      </w:ins>
      <w:ins w:id="403" w:author="Patrick BARKS" w:date="2020-10-11T17:18:00Z">
        <w:r w:rsidR="0091099F">
          <w:t>tage distributio</w:t>
        </w:r>
      </w:ins>
      <w:ins w:id="404" w:author="Patrick BARKS" w:date="2020-10-11T17:54:00Z">
        <w:r w:rsidR="00D63EC5">
          <w:t>n</w:t>
        </w:r>
      </w:ins>
      <w:ins w:id="405" w:author="Patrick BARKS" w:date="2020-10-11T17:22:00Z">
        <w:r w:rsidR="004319A5">
          <w:t xml:space="preserve">. </w:t>
        </w:r>
      </w:ins>
      <w:ins w:id="406" w:author="Patrick BARKS" w:date="2020-10-11T18:01:00Z">
        <w:r w:rsidR="00547C51">
          <w:t>As the cohort approaches its stable distribution m</w:t>
        </w:r>
      </w:ins>
      <w:ins w:id="407" w:author="Patrick BARKS" w:date="2020-10-11T17:22:00Z">
        <w:r w:rsidR="004319A5">
          <w:t>ortality rates are g</w:t>
        </w:r>
      </w:ins>
      <w:ins w:id="408" w:author="Patrick BARKS" w:date="2020-10-11T17:23:00Z">
        <w:r w:rsidR="004319A5">
          <w:t>uaranteed to plateau</w:t>
        </w:r>
      </w:ins>
      <w:ins w:id="409" w:author="Patrick BARKS" w:date="2020-10-11T18:03:00Z">
        <w:r w:rsidR="00916C4B">
          <w:t xml:space="preserve"> (bottom panel), and survivorship will decline at a</w:t>
        </w:r>
      </w:ins>
      <w:ins w:id="410" w:author="Patrick BARKS" w:date="2020-10-11T18:05:00Z">
        <w:r w:rsidR="000E22AC">
          <w:t>n increasingly</w:t>
        </w:r>
      </w:ins>
      <w:ins w:id="411" w:author="Patrick BARKS" w:date="2020-10-11T18:04:00Z">
        <w:r w:rsidR="00916C4B">
          <w:t xml:space="preserve"> constant rate (middle panel)</w:t>
        </w:r>
      </w:ins>
      <w:ins w:id="412" w:author="Patrick BARKS" w:date="2020-10-11T17:59:00Z">
        <w:r w:rsidR="005643ED">
          <w:t>.</w:t>
        </w:r>
      </w:ins>
      <w:ins w:id="413" w:author="Patrick BARKS" w:date="2020-10-11T17:14:00Z">
        <w:r w:rsidR="004A6809">
          <w:rPr>
            <w:bCs/>
          </w:rPr>
          <w:br w:type="page"/>
        </w:r>
      </w:ins>
    </w:p>
    <w:p w14:paraId="4907E175" w14:textId="027D73B6" w:rsidR="0083794B" w:rsidRPr="001616B9" w:rsidRDefault="0083794B" w:rsidP="008379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Pr="001616B9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Boundary estimates of survival</w:t>
      </w:r>
    </w:p>
    <w:p w14:paraId="6EB60059" w14:textId="70D9875B" w:rsidR="0074398E" w:rsidRDefault="00AB3C07" w:rsidP="002A1BB2">
      <w:pPr>
        <w:spacing w:line="480" w:lineRule="auto"/>
        <w:ind w:firstLine="720"/>
      </w:pPr>
      <w:r>
        <w:t xml:space="preserve">We observed that </w:t>
      </w:r>
      <w:r w:rsidR="00256585">
        <w:t xml:space="preserve">point </w:t>
      </w:r>
      <w:r>
        <w:t>estimates of survival</w:t>
      </w:r>
      <w:r w:rsidR="00256585">
        <w:t xml:space="preserve"> on the boundary of possible values</w:t>
      </w:r>
      <w:r>
        <w:t xml:space="preserve"> (i.e. estimates approaching either 0% or 100%</w:t>
      </w:r>
      <w:r w:rsidR="00C67C8F">
        <w:t xml:space="preserve"> survival</w:t>
      </w:r>
      <w:r>
        <w:t xml:space="preserve">) can sometimes have a strong influence on </w:t>
      </w:r>
      <w:r w:rsidR="00B359FA">
        <w:t xml:space="preserve">point estimates of </w:t>
      </w:r>
      <w:r>
        <w:t>MPM-derived parameters related to survival</w:t>
      </w:r>
      <w:r w:rsidR="00C376C6">
        <w:t>, such as</w:t>
      </w:r>
      <w:r>
        <w:t xml:space="preserve"> life expectancy.</w:t>
      </w:r>
      <w:r w:rsidR="007470FF">
        <w:t xml:space="preserve"> Here we illustrate an extreme case of this phenomenon using a</w:t>
      </w:r>
      <w:r w:rsidR="000163A0">
        <w:t>n</w:t>
      </w:r>
      <w:r w:rsidR="007470FF">
        <w:t xml:space="preserve"> MPM </w:t>
      </w:r>
      <w:r w:rsidR="00256585">
        <w:t xml:space="preserve">for a population of the woodland herb </w:t>
      </w:r>
      <w:r w:rsidR="00256585" w:rsidRPr="00256585">
        <w:rPr>
          <w:i/>
          <w:iCs/>
        </w:rPr>
        <w:t xml:space="preserve">Trollius </w:t>
      </w:r>
      <w:proofErr w:type="spellStart"/>
      <w:r w:rsidR="00256585" w:rsidRPr="00256585">
        <w:rPr>
          <w:i/>
          <w:iCs/>
        </w:rPr>
        <w:t>laxus</w:t>
      </w:r>
      <w:proofErr w:type="spellEnd"/>
      <w:r w:rsidR="007470FF" w:rsidRPr="00256585">
        <w:rPr>
          <w:i/>
          <w:iCs/>
        </w:rPr>
        <w:t xml:space="preserve"> </w:t>
      </w:r>
      <w:r w:rsidR="00256585">
        <w:t>(</w:t>
      </w:r>
      <w:proofErr w:type="spellStart"/>
      <w:r w:rsidR="007470FF">
        <w:t>Scanga</w:t>
      </w:r>
      <w:proofErr w:type="spellEnd"/>
      <w:r w:rsidR="00256585">
        <w:t xml:space="preserve"> 2014; population “T”</w:t>
      </w:r>
      <w:r w:rsidR="007470FF">
        <w:t>)</w:t>
      </w:r>
      <w:r w:rsidR="000163A0">
        <w:t>.</w:t>
      </w:r>
      <w:r w:rsidR="005F2911">
        <w:t xml:space="preserve"> The raw transition frequencies underlying the survival-related component of this MPM were as follows (including death transitions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d</m:t>
            </m:r>
            <m:r>
              <w:rPr>
                <w:rFonts w:ascii="Cambria Math" w:eastAsia="Cambria Math" w:hAnsi="Cambria Math" w:cs="Cambria Math"/>
              </w:rPr>
              <m:t>j</m:t>
            </m:r>
          </m:sub>
        </m:sSub>
      </m:oMath>
      <w:r w:rsidR="005F2911">
        <w:t xml:space="preserve"> appended as an extra row),</w:t>
      </w:r>
      <w:r w:rsidR="0074398E"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45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55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9/14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47/66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11/54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1/23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15/66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33/54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5/23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1/66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10/54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10/23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1/10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7/23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9/10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5/14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1/66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0/54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0/23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0/10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A4824D4" w14:textId="6FE2C41E" w:rsidR="001C7AAD" w:rsidRDefault="005F2911" w:rsidP="00F41A64">
      <w:pPr>
        <w:spacing w:line="480" w:lineRule="auto"/>
      </w:pPr>
      <w:r>
        <w:t xml:space="preserve">Note that </w:t>
      </w:r>
      <w:r w:rsidR="002A1BB2">
        <w:t>among</w:t>
      </w:r>
      <w:r>
        <w:t xml:space="preserve"> the three largest </w:t>
      </w:r>
      <w:r w:rsidR="002B58F2">
        <w:t>st</w:t>
      </w:r>
      <w:r>
        <w:t>age classes there were no observed death</w:t>
      </w:r>
      <w:r w:rsidR="00EF6584">
        <w:t>s</w:t>
      </w:r>
      <w:r>
        <w:t xml:space="preserve"> within the sample of tagged plants, and therefore the </w:t>
      </w:r>
      <w:r w:rsidR="00FF0023">
        <w:t xml:space="preserve">naïve </w:t>
      </w:r>
      <w:r>
        <w:t xml:space="preserve">point estimate for annual survival for each of these </w:t>
      </w:r>
      <w:r w:rsidR="0070582F">
        <w:t>stages</w:t>
      </w:r>
      <w:r>
        <w:t xml:space="preserve"> is 100%.</w:t>
      </w:r>
      <w:r w:rsidR="002A1BB2">
        <w:t xml:space="preserve"> These</w:t>
      </w:r>
      <w:r w:rsidR="00104678">
        <w:t xml:space="preserve"> </w:t>
      </w:r>
      <w:r w:rsidR="002A1BB2">
        <w:t xml:space="preserve">boundary estimates of survival lead to </w:t>
      </w:r>
      <w:r w:rsidR="00104678">
        <w:t xml:space="preserve">a point estimate for mature life expectancy (131.5 years) </w:t>
      </w:r>
      <w:r w:rsidR="00783722">
        <w:t>that</w:t>
      </w:r>
      <w:r w:rsidR="00104678">
        <w:t xml:space="preserve"> is much higher than the </w:t>
      </w:r>
      <w:r w:rsidR="00106AC3">
        <w:t xml:space="preserve">vast </w:t>
      </w:r>
      <w:r w:rsidR="00104678">
        <w:t xml:space="preserve">majority of the </w:t>
      </w:r>
      <w:r w:rsidR="002C0DE5">
        <w:t xml:space="preserve">corresponding </w:t>
      </w:r>
      <w:r w:rsidR="00104678">
        <w:t>sampling distribution (mean 29.7</w:t>
      </w:r>
      <w:r w:rsidR="009E3139">
        <w:t xml:space="preserve"> years, 95% interval</w:t>
      </w:r>
      <w:r w:rsidR="00104678">
        <w:t xml:space="preserve"> 13.1</w:t>
      </w:r>
      <w:r w:rsidR="009E3139">
        <w:t>–</w:t>
      </w:r>
      <w:r w:rsidR="00104678">
        <w:t>74.7</w:t>
      </w:r>
      <w:r w:rsidR="009E3139">
        <w:t xml:space="preserve"> years</w:t>
      </w:r>
      <w:r w:rsidR="00104678">
        <w:t>)</w:t>
      </w:r>
      <w:r w:rsidR="0079772C">
        <w:t xml:space="preserve"> (Fig. S1</w:t>
      </w:r>
      <w:r w:rsidR="00F41F9B">
        <w:t>-</w:t>
      </w:r>
      <w:del w:id="414" w:author="Patrick BARKS" w:date="2020-10-11T18:06:00Z">
        <w:r w:rsidR="00F41F9B" w:rsidDel="00F81BCC">
          <w:delText>1</w:delText>
        </w:r>
        <w:r w:rsidR="0079772C" w:rsidDel="00F81BCC">
          <w:delText>b</w:delText>
        </w:r>
      </w:del>
      <w:ins w:id="415" w:author="Patrick BARKS" w:date="2020-10-11T18:06:00Z">
        <w:r w:rsidR="00F81BCC">
          <w:t>2</w:t>
        </w:r>
        <w:r w:rsidR="00F81BCC">
          <w:t>b</w:t>
        </w:r>
      </w:ins>
      <w:r w:rsidR="0079772C">
        <w:t xml:space="preserve">). </w:t>
      </w:r>
      <w:r w:rsidR="00C55B93">
        <w:t>Likewise</w:t>
      </w:r>
      <w:r w:rsidR="00C83648">
        <w:t xml:space="preserve">, the boundary estimates of survival </w:t>
      </w:r>
      <w:r w:rsidR="00783722">
        <w:t xml:space="preserve">yield a </w:t>
      </w:r>
      <w:r w:rsidR="00C83648">
        <w:t>survivorship trajectory</w:t>
      </w:r>
      <w:r w:rsidR="00783722">
        <w:t xml:space="preserve"> </w:t>
      </w:r>
      <w:r w:rsidR="00C83648">
        <w:t>that is much shallower than the majority of the corresponding sampling distribution (Fig. S1</w:t>
      </w:r>
      <w:r w:rsidR="00B331DE">
        <w:t>-</w:t>
      </w:r>
      <w:del w:id="416" w:author="Patrick BARKS" w:date="2020-10-11T18:06:00Z">
        <w:r w:rsidR="00B331DE" w:rsidDel="00921255">
          <w:delText>1</w:delText>
        </w:r>
        <w:r w:rsidR="00C83648" w:rsidDel="00921255">
          <w:delText>c</w:delText>
        </w:r>
      </w:del>
      <w:ins w:id="417" w:author="Patrick BARKS" w:date="2020-10-11T18:06:00Z">
        <w:r w:rsidR="00921255">
          <w:t>2</w:t>
        </w:r>
        <w:r w:rsidR="00921255">
          <w:t>c</w:t>
        </w:r>
      </w:ins>
      <w:r w:rsidR="00C83648">
        <w:t>).</w:t>
      </w:r>
    </w:p>
    <w:p w14:paraId="30E0CBCB" w14:textId="29AB3EA4" w:rsidR="00FB04E3" w:rsidRDefault="00FB04E3">
      <w:r>
        <w:br w:type="page"/>
      </w:r>
    </w:p>
    <w:p w14:paraId="5E8CB286" w14:textId="7CDB847A" w:rsidR="001C7AAD" w:rsidRDefault="00C376C6" w:rsidP="00F41A64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27B4A63C" wp14:editId="3FB7A9F4">
            <wp:extent cx="5943600" cy="5706110"/>
            <wp:effectExtent l="0" t="0" r="0" b="0"/>
            <wp:docPr id="2" name="Picture 2" descr="A picture containing text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undary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D04B" w14:textId="57932E85" w:rsidR="00FB04E3" w:rsidRPr="00FB04E3" w:rsidRDefault="00C376C6" w:rsidP="00FB04E3">
      <w:pPr>
        <w:spacing w:line="480" w:lineRule="auto"/>
      </w:pPr>
      <w:r w:rsidRPr="00277372">
        <w:rPr>
          <w:b/>
        </w:rPr>
        <w:t xml:space="preserve">Fig. </w:t>
      </w:r>
      <w:r>
        <w:rPr>
          <w:b/>
        </w:rPr>
        <w:t>S</w:t>
      </w:r>
      <w:r w:rsidRPr="00277372">
        <w:rPr>
          <w:b/>
        </w:rPr>
        <w:t>1</w:t>
      </w:r>
      <w:r w:rsidR="00FA1EF0">
        <w:rPr>
          <w:b/>
        </w:rPr>
        <w:t>-</w:t>
      </w:r>
      <w:del w:id="418" w:author="Patrick BARKS" w:date="2020-10-11T18:05:00Z">
        <w:r w:rsidR="00FA1EF0" w:rsidDel="004C08A7">
          <w:rPr>
            <w:b/>
          </w:rPr>
          <w:delText>1</w:delText>
        </w:r>
      </w:del>
      <w:ins w:id="419" w:author="Patrick BARKS" w:date="2020-10-11T18:05:00Z">
        <w:r w:rsidR="004C08A7">
          <w:rPr>
            <w:b/>
          </w:rPr>
          <w:t>2</w:t>
        </w:r>
      </w:ins>
      <w:r w:rsidRPr="00277372">
        <w:rPr>
          <w:b/>
        </w:rPr>
        <w:t>.</w:t>
      </w:r>
      <w:r>
        <w:t xml:space="preserve"> Illustration of </w:t>
      </w:r>
      <w:r w:rsidR="002F2280">
        <w:t>how point estimates of survival on the boundary can have a strong influence on point estimates of some MPM-derived parameters.</w:t>
      </w:r>
      <w:r w:rsidR="00860C68">
        <w:t xml:space="preserve"> </w:t>
      </w:r>
      <w:r w:rsidR="00494E72">
        <w:t>P</w:t>
      </w:r>
      <w:r w:rsidR="00860C68">
        <w:t>anel depict</w:t>
      </w:r>
      <w:r w:rsidR="00FF27BC">
        <w:t>s</w:t>
      </w:r>
      <w:r w:rsidR="00860C68">
        <w:t xml:space="preserve"> point estimates (dashed black lines) and sampling distributions (red density kern</w:t>
      </w:r>
      <w:r w:rsidR="00036963">
        <w:t>e</w:t>
      </w:r>
      <w:r w:rsidR="00860C68">
        <w:t xml:space="preserve">ls or lines) </w:t>
      </w:r>
      <w:r w:rsidR="00494E72">
        <w:t>for parameters of an</w:t>
      </w:r>
      <w:r w:rsidR="00FF27BC" w:rsidRPr="00FF27BC">
        <w:t xml:space="preserve"> </w:t>
      </w:r>
      <w:r w:rsidR="00FF27BC">
        <w:t xml:space="preserve">MPM for the woodland herb </w:t>
      </w:r>
      <w:r w:rsidR="00FF27BC" w:rsidRPr="00256585">
        <w:rPr>
          <w:i/>
          <w:iCs/>
        </w:rPr>
        <w:t xml:space="preserve">Trollius </w:t>
      </w:r>
      <w:proofErr w:type="spellStart"/>
      <w:r w:rsidR="00FF27BC" w:rsidRPr="00256585">
        <w:rPr>
          <w:i/>
          <w:iCs/>
        </w:rPr>
        <w:t>laxus</w:t>
      </w:r>
      <w:proofErr w:type="spellEnd"/>
      <w:r w:rsidR="00FF27BC">
        <w:t xml:space="preserve"> (</w:t>
      </w:r>
      <w:proofErr w:type="spellStart"/>
      <w:r w:rsidR="00FF27BC">
        <w:t>Scanga</w:t>
      </w:r>
      <w:proofErr w:type="spellEnd"/>
      <w:r w:rsidR="00FF27BC">
        <w:t xml:space="preserve"> 2014, population “T”)</w:t>
      </w:r>
      <w:r w:rsidR="00A904F4">
        <w:t xml:space="preserve">. Specifically, panels depict </w:t>
      </w:r>
      <w:r w:rsidR="00860C68">
        <w:t>(</w:t>
      </w:r>
      <w:r w:rsidR="00860C68" w:rsidRPr="00860C68">
        <w:rPr>
          <w:b/>
          <w:bCs/>
        </w:rPr>
        <w:t>a</w:t>
      </w:r>
      <w:r w:rsidR="00860C68">
        <w:t>) stage-specific survival rates, (</w:t>
      </w:r>
      <w:r w:rsidR="00860C68">
        <w:rPr>
          <w:b/>
          <w:bCs/>
        </w:rPr>
        <w:t>b</w:t>
      </w:r>
      <w:r w:rsidR="00860C68">
        <w:t xml:space="preserve">) life </w:t>
      </w:r>
      <w:r w:rsidR="00A904F4">
        <w:t>expectancy from reproductive maturity, and (</w:t>
      </w:r>
      <w:r w:rsidR="00A904F4" w:rsidRPr="00A904F4">
        <w:rPr>
          <w:b/>
          <w:bCs/>
        </w:rPr>
        <w:t>c</w:t>
      </w:r>
      <w:r w:rsidR="00A904F4">
        <w:t xml:space="preserve">) survivorship from reproductive maturity </w:t>
      </w:r>
      <w:r w:rsidR="00A46CCE">
        <w:t>(</w:t>
      </w:r>
      <w:r w:rsidR="005F2F2B">
        <w:t xml:space="preserve">limited </w:t>
      </w:r>
      <w:r w:rsidR="00A904F4">
        <w:t xml:space="preserve">to the age </w:t>
      </w:r>
      <w:r w:rsidR="00A904F4">
        <w:lastRenderedPageBreak/>
        <w:t>at which the point</w:t>
      </w:r>
      <w:r w:rsidR="00A46CCE">
        <w:t xml:space="preserve"> </w:t>
      </w:r>
      <w:r w:rsidR="00A904F4">
        <w:t>estimate cohort reaches the quasi-stable distribution, as described in the main text</w:t>
      </w:r>
      <w:r w:rsidR="00A46CCE">
        <w:t>)</w:t>
      </w:r>
      <w:r w:rsidR="00A904F4">
        <w:t>.</w:t>
      </w:r>
    </w:p>
    <w:p w14:paraId="1CAAEA50" w14:textId="77777777" w:rsidR="00FB04E3" w:rsidRDefault="00FB04E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BB730DE" w14:textId="69FFFD72" w:rsidR="001C7AAD" w:rsidRPr="001C7AAD" w:rsidRDefault="001C7AAD" w:rsidP="00F41A64">
      <w:pPr>
        <w:spacing w:line="480" w:lineRule="auto"/>
        <w:rPr>
          <w:b/>
          <w:sz w:val="28"/>
          <w:szCs w:val="28"/>
        </w:rPr>
      </w:pPr>
      <w:r w:rsidRPr="001C7AAD">
        <w:rPr>
          <w:b/>
          <w:sz w:val="28"/>
          <w:szCs w:val="28"/>
        </w:rPr>
        <w:lastRenderedPageBreak/>
        <w:t>4. References</w:t>
      </w:r>
    </w:p>
    <w:p w14:paraId="3625DC88" w14:textId="77777777" w:rsidR="0033061E" w:rsidRDefault="0033061E" w:rsidP="0033061E">
      <w:pPr>
        <w:spacing w:after="80" w:line="360" w:lineRule="auto"/>
        <w:ind w:left="227" w:hanging="227"/>
        <w:rPr>
          <w:ins w:id="420" w:author="Patrick BARKS" w:date="2020-10-11T18:08:00Z"/>
        </w:rPr>
      </w:pPr>
      <w:ins w:id="421" w:author="Patrick BARKS" w:date="2020-10-11T18:08:00Z">
        <w:r w:rsidRPr="00F35B10">
          <w:t xml:space="preserve">Caswell, H. </w:t>
        </w:r>
        <w:r>
          <w:t>(</w:t>
        </w:r>
        <w:r w:rsidRPr="00F35B10">
          <w:t>2001</w:t>
        </w:r>
        <w:r>
          <w:t>)</w:t>
        </w:r>
        <w:r w:rsidRPr="00F35B10">
          <w:t xml:space="preserve"> </w:t>
        </w:r>
        <w:r w:rsidRPr="003920F5">
          <w:rPr>
            <w:i/>
          </w:rPr>
          <w:t>Matrix population models: construction, analysis, and interpretation</w:t>
        </w:r>
        <w:r w:rsidRPr="00F35B10">
          <w:t>, 2nd ed. Sinauer, Sunderland, MA.</w:t>
        </w:r>
      </w:ins>
    </w:p>
    <w:p w14:paraId="658A2E83" w14:textId="77777777" w:rsidR="0033061E" w:rsidRDefault="0033061E" w:rsidP="0033061E">
      <w:pPr>
        <w:spacing w:after="80" w:line="360" w:lineRule="auto"/>
        <w:ind w:left="227" w:hanging="227"/>
        <w:rPr>
          <w:ins w:id="422" w:author="Patrick BARKS" w:date="2020-10-11T18:08:00Z"/>
        </w:rPr>
      </w:pPr>
      <w:ins w:id="423" w:author="Patrick BARKS" w:date="2020-10-11T18:08:00Z">
        <w:r w:rsidRPr="003A454A">
          <w:rPr>
            <w:rFonts w:hint="eastAsia"/>
          </w:rPr>
          <w:t>Coch</w:t>
        </w:r>
        <w:r>
          <w:rPr>
            <w:rFonts w:hint="eastAsia"/>
          </w:rPr>
          <w:t xml:space="preserve">ran, M. E., </w:t>
        </w:r>
        <w:r>
          <w:t>and</w:t>
        </w:r>
        <w:r>
          <w:rPr>
            <w:rFonts w:hint="eastAsia"/>
          </w:rPr>
          <w:t xml:space="preserve"> </w:t>
        </w:r>
        <w:proofErr w:type="spellStart"/>
        <w:r>
          <w:rPr>
            <w:rFonts w:hint="eastAsia"/>
          </w:rPr>
          <w:t>Ellner</w:t>
        </w:r>
        <w:proofErr w:type="spellEnd"/>
        <w:r>
          <w:rPr>
            <w:rFonts w:hint="eastAsia"/>
          </w:rPr>
          <w:t>, S. (1992)</w:t>
        </w:r>
        <w:r w:rsidRPr="003A454A">
          <w:rPr>
            <w:rFonts w:hint="eastAsia"/>
          </w:rPr>
          <w:t xml:space="preserve"> Simple Methods for Calculating Age</w:t>
        </w:r>
        <w:r>
          <w:rPr>
            <w:rFonts w:hint="eastAsia"/>
          </w:rPr>
          <w:t>-</w:t>
        </w:r>
        <w:r w:rsidRPr="003A454A">
          <w:rPr>
            <w:rFonts w:hint="eastAsia"/>
          </w:rPr>
          <w:t>Based Life History Parameters for Stage</w:t>
        </w:r>
        <w:r>
          <w:rPr>
            <w:rFonts w:hint="eastAsia"/>
          </w:rPr>
          <w:t>-</w:t>
        </w:r>
        <w:r w:rsidRPr="003A454A">
          <w:rPr>
            <w:rFonts w:hint="eastAsia"/>
          </w:rPr>
          <w:t>Structured Population</w:t>
        </w:r>
        <w:r>
          <w:rPr>
            <w:rFonts w:hint="eastAsia"/>
          </w:rPr>
          <w:t xml:space="preserve">s. </w:t>
        </w:r>
        <w:r w:rsidRPr="003A454A">
          <w:rPr>
            <w:rFonts w:hint="eastAsia"/>
            <w:i/>
          </w:rPr>
          <w:t xml:space="preserve">Ecological </w:t>
        </w:r>
        <w:r w:rsidRPr="003A454A">
          <w:rPr>
            <w:i/>
          </w:rPr>
          <w:t>M</w:t>
        </w:r>
        <w:r w:rsidRPr="003A454A">
          <w:rPr>
            <w:rFonts w:hint="eastAsia"/>
            <w:i/>
          </w:rPr>
          <w:t>onographs</w:t>
        </w:r>
        <w:r>
          <w:rPr>
            <w:rFonts w:hint="eastAsia"/>
          </w:rPr>
          <w:t xml:space="preserve">, </w:t>
        </w:r>
        <w:r w:rsidRPr="003A454A">
          <w:rPr>
            <w:rFonts w:hint="eastAsia"/>
            <w:b/>
          </w:rPr>
          <w:t>62</w:t>
        </w:r>
        <w:r w:rsidRPr="003A454A">
          <w:rPr>
            <w:rFonts w:hint="eastAsia"/>
          </w:rPr>
          <w:t>, 345-364.</w:t>
        </w:r>
      </w:ins>
    </w:p>
    <w:p w14:paraId="65B9E0B5" w14:textId="0CD18EDC" w:rsidR="001C7AAD" w:rsidRDefault="00232CA1" w:rsidP="00232CA1">
      <w:pPr>
        <w:spacing w:after="80" w:line="360" w:lineRule="auto"/>
        <w:ind w:left="227" w:hanging="227"/>
      </w:pPr>
      <w:r w:rsidRPr="00232CA1">
        <w:rPr>
          <w:rFonts w:hint="eastAsia"/>
        </w:rPr>
        <w:t>Dalgleish, H. J., Koon</w:t>
      </w:r>
      <w:r>
        <w:rPr>
          <w:rFonts w:hint="eastAsia"/>
        </w:rPr>
        <w:t>s, D. N., &amp; Adler, P. B. (2010)</w:t>
      </w:r>
      <w:r w:rsidRPr="00232CA1">
        <w:rPr>
          <w:rFonts w:hint="eastAsia"/>
        </w:rPr>
        <w:t xml:space="preserve"> Can life</w:t>
      </w:r>
      <w:r>
        <w:t>-</w:t>
      </w:r>
      <w:r w:rsidRPr="00232CA1">
        <w:rPr>
          <w:rFonts w:hint="eastAsia"/>
        </w:rPr>
        <w:t>history traits predict the response of forb populations to changes in climate variabi</w:t>
      </w:r>
      <w:r w:rsidR="00993BB6">
        <w:rPr>
          <w:rFonts w:hint="eastAsia"/>
        </w:rPr>
        <w:t xml:space="preserve">lity? </w:t>
      </w:r>
      <w:r w:rsidR="00993BB6" w:rsidRPr="00993BB6">
        <w:rPr>
          <w:rFonts w:hint="eastAsia"/>
          <w:i/>
        </w:rPr>
        <w:t>Journal of Ecology</w:t>
      </w:r>
      <w:r w:rsidR="00993BB6">
        <w:rPr>
          <w:rFonts w:hint="eastAsia"/>
        </w:rPr>
        <w:t xml:space="preserve">, </w:t>
      </w:r>
      <w:r w:rsidR="00993BB6" w:rsidRPr="00993BB6">
        <w:rPr>
          <w:rFonts w:hint="eastAsia"/>
          <w:b/>
        </w:rPr>
        <w:t>98</w:t>
      </w:r>
      <w:r w:rsidRPr="00232CA1">
        <w:rPr>
          <w:rFonts w:hint="eastAsia"/>
        </w:rPr>
        <w:t>, 209-217.</w:t>
      </w:r>
    </w:p>
    <w:p w14:paraId="3EDB8BBA" w14:textId="645D39E9" w:rsidR="00232CA1" w:rsidRDefault="00232CA1" w:rsidP="00232CA1">
      <w:pPr>
        <w:spacing w:after="80" w:line="360" w:lineRule="auto"/>
        <w:ind w:left="227" w:hanging="227"/>
        <w:rPr>
          <w:ins w:id="424" w:author="Patrick BARKS" w:date="2020-10-11T18:08:00Z"/>
        </w:rPr>
      </w:pPr>
      <w:r w:rsidRPr="00232CA1">
        <w:t xml:space="preserve">Gelman, A., Stern, H. S., Carlin, J. B., Dunson, D. B., </w:t>
      </w:r>
      <w:proofErr w:type="spellStart"/>
      <w:r w:rsidRPr="00232CA1">
        <w:t>Veht</w:t>
      </w:r>
      <w:r>
        <w:t>ari</w:t>
      </w:r>
      <w:proofErr w:type="spellEnd"/>
      <w:r>
        <w:t>, A., and Rubin, D. B. (201</w:t>
      </w:r>
      <w:r w:rsidR="00421250">
        <w:t>4</w:t>
      </w:r>
      <w:r>
        <w:t xml:space="preserve">) </w:t>
      </w:r>
      <w:r w:rsidRPr="00232CA1">
        <w:rPr>
          <w:i/>
        </w:rPr>
        <w:t>Bayesian Data Analysis</w:t>
      </w:r>
      <w:r w:rsidR="00993BB6">
        <w:rPr>
          <w:i/>
        </w:rPr>
        <w:t>, 3</w:t>
      </w:r>
      <w:r w:rsidR="00993BB6" w:rsidRPr="00993BB6">
        <w:rPr>
          <w:i/>
          <w:vertAlign w:val="superscript"/>
        </w:rPr>
        <w:t>rd</w:t>
      </w:r>
      <w:r w:rsidR="00993BB6">
        <w:rPr>
          <w:i/>
        </w:rPr>
        <w:t xml:space="preserve"> ed</w:t>
      </w:r>
      <w:r w:rsidRPr="00232CA1">
        <w:t>. Chapman and Hall/CRC.</w:t>
      </w:r>
    </w:p>
    <w:p w14:paraId="67837E5A" w14:textId="3FD3848D" w:rsidR="0033061E" w:rsidRDefault="0033061E" w:rsidP="00232CA1">
      <w:pPr>
        <w:spacing w:after="80" w:line="360" w:lineRule="auto"/>
        <w:ind w:left="227" w:hanging="227"/>
        <w:rPr>
          <w:ins w:id="425" w:author="Patrick BARKS" w:date="2020-10-10T16:11:00Z"/>
        </w:rPr>
      </w:pPr>
      <w:ins w:id="426" w:author="Patrick BARKS" w:date="2020-10-11T18:08:00Z">
        <w:r w:rsidRPr="006E2009">
          <w:t xml:space="preserve">Horvitz, C. C., </w:t>
        </w:r>
        <w:r>
          <w:t>and</w:t>
        </w:r>
        <w:r w:rsidRPr="006E2009">
          <w:t xml:space="preserve"> </w:t>
        </w:r>
        <w:proofErr w:type="spellStart"/>
        <w:r w:rsidRPr="006E2009">
          <w:t>T</w:t>
        </w:r>
        <w:r>
          <w:t>uljapurkar</w:t>
        </w:r>
        <w:proofErr w:type="spellEnd"/>
        <w:r>
          <w:t>, S. (2008)</w:t>
        </w:r>
        <w:r w:rsidRPr="006E2009">
          <w:t xml:space="preserve"> Stage dynamics, period survival, and mortality plateaus. </w:t>
        </w:r>
        <w:r w:rsidRPr="006E2009">
          <w:rPr>
            <w:i/>
          </w:rPr>
          <w:t>The American Naturalist</w:t>
        </w:r>
        <w:r>
          <w:t xml:space="preserve">, </w:t>
        </w:r>
        <w:r w:rsidRPr="006E2009">
          <w:rPr>
            <w:b/>
          </w:rPr>
          <w:t>172</w:t>
        </w:r>
        <w:r>
          <w:t>,</w:t>
        </w:r>
        <w:r w:rsidRPr="006E2009">
          <w:t xml:space="preserve"> 203-215.</w:t>
        </w:r>
      </w:ins>
    </w:p>
    <w:p w14:paraId="4F2A37B5" w14:textId="2C857075" w:rsidR="00A3134E" w:rsidRDefault="00A3134E" w:rsidP="00232CA1">
      <w:pPr>
        <w:spacing w:after="80" w:line="360" w:lineRule="auto"/>
        <w:ind w:left="227" w:hanging="227"/>
      </w:pPr>
      <w:ins w:id="427" w:author="Patrick BARKS" w:date="2020-10-10T16:11:00Z">
        <w:r w:rsidRPr="00A3134E">
          <w:t>Martin, E</w:t>
        </w:r>
        <w:r>
          <w:t>.</w:t>
        </w:r>
        <w:r w:rsidRPr="00A3134E">
          <w:t xml:space="preserve"> F., and </w:t>
        </w:r>
        <w:proofErr w:type="spellStart"/>
        <w:r w:rsidRPr="00A3134E">
          <w:t>Meinke</w:t>
        </w:r>
        <w:proofErr w:type="spellEnd"/>
        <w:r>
          <w:t xml:space="preserve">, </w:t>
        </w:r>
        <w:r w:rsidRPr="00A3134E">
          <w:t>R</w:t>
        </w:r>
        <w:r>
          <w:t>.</w:t>
        </w:r>
        <w:r w:rsidRPr="00A3134E">
          <w:t xml:space="preserve"> J. </w:t>
        </w:r>
      </w:ins>
      <w:ins w:id="428" w:author="Patrick BARKS" w:date="2020-10-10T16:12:00Z">
        <w:r>
          <w:t xml:space="preserve">(2012) </w:t>
        </w:r>
      </w:ins>
      <w:ins w:id="429" w:author="Patrick BARKS" w:date="2020-10-10T16:11:00Z">
        <w:r w:rsidRPr="00A3134E">
          <w:t xml:space="preserve">Variation in the demographics of a rare central Oregon endemic, </w:t>
        </w:r>
        <w:r w:rsidRPr="00A32F4D">
          <w:rPr>
            <w:i/>
            <w:iCs/>
          </w:rPr>
          <w:t xml:space="preserve">Astragalus </w:t>
        </w:r>
        <w:proofErr w:type="spellStart"/>
        <w:r w:rsidRPr="00A32F4D">
          <w:rPr>
            <w:i/>
            <w:iCs/>
          </w:rPr>
          <w:t>peckii</w:t>
        </w:r>
        <w:proofErr w:type="spellEnd"/>
        <w:r w:rsidRPr="00A3134E">
          <w:t xml:space="preserve"> Piper (Fabaceae), with fluctuating levels of herbivory. </w:t>
        </w:r>
        <w:r w:rsidRPr="00A32F4D">
          <w:rPr>
            <w:i/>
            <w:iCs/>
          </w:rPr>
          <w:t xml:space="preserve">Population </w:t>
        </w:r>
      </w:ins>
      <w:ins w:id="430" w:author="Patrick BARKS" w:date="2020-10-10T16:16:00Z">
        <w:r w:rsidR="00C23402" w:rsidRPr="00A32F4D">
          <w:rPr>
            <w:i/>
            <w:iCs/>
          </w:rPr>
          <w:t>E</w:t>
        </w:r>
      </w:ins>
      <w:ins w:id="431" w:author="Patrick BARKS" w:date="2020-10-10T16:11:00Z">
        <w:r w:rsidRPr="00A32F4D">
          <w:rPr>
            <w:i/>
            <w:iCs/>
          </w:rPr>
          <w:t>cology</w:t>
        </w:r>
      </w:ins>
      <w:ins w:id="432" w:author="Patrick BARKS" w:date="2020-10-10T16:16:00Z">
        <w:r w:rsidR="00C23402">
          <w:t>,</w:t>
        </w:r>
      </w:ins>
      <w:ins w:id="433" w:author="Patrick BARKS" w:date="2020-10-10T16:11:00Z">
        <w:r w:rsidRPr="00A3134E">
          <w:t xml:space="preserve"> </w:t>
        </w:r>
        <w:r w:rsidRPr="00A32F4D">
          <w:rPr>
            <w:b/>
            <w:bCs/>
          </w:rPr>
          <w:t>54</w:t>
        </w:r>
      </w:ins>
      <w:ins w:id="434" w:author="Patrick BARKS" w:date="2020-10-10T16:16:00Z">
        <w:r w:rsidR="00C23402">
          <w:t xml:space="preserve">, </w:t>
        </w:r>
      </w:ins>
      <w:ins w:id="435" w:author="Patrick BARKS" w:date="2020-10-10T16:11:00Z">
        <w:r w:rsidRPr="00A3134E">
          <w:t>381-390.</w:t>
        </w:r>
      </w:ins>
    </w:p>
    <w:p w14:paraId="58233E08" w14:textId="06C5D4A9" w:rsidR="003B189B" w:rsidRDefault="000765F9" w:rsidP="000765F9">
      <w:pPr>
        <w:spacing w:after="80" w:line="360" w:lineRule="auto"/>
        <w:ind w:left="227" w:hanging="227"/>
      </w:pPr>
      <w:proofErr w:type="spellStart"/>
      <w:r w:rsidRPr="000765F9">
        <w:t>Scanga</w:t>
      </w:r>
      <w:proofErr w:type="spellEnd"/>
      <w:r w:rsidRPr="000765F9">
        <w:t xml:space="preserve">, S. E. (2014) Population dynamics in canopy gaps: nonlinear response to variable light regimes by an understory plant. </w:t>
      </w:r>
      <w:r w:rsidRPr="000765F9">
        <w:rPr>
          <w:i/>
          <w:iCs/>
        </w:rPr>
        <w:t>Plant Ecology</w:t>
      </w:r>
      <w:r w:rsidRPr="000765F9">
        <w:t xml:space="preserve">, </w:t>
      </w:r>
      <w:r w:rsidRPr="000765F9">
        <w:rPr>
          <w:b/>
          <w:bCs/>
        </w:rPr>
        <w:t>215</w:t>
      </w:r>
      <w:r w:rsidRPr="000765F9">
        <w:t>, 927-935.</w:t>
      </w:r>
    </w:p>
    <w:p w14:paraId="6E7C174E" w14:textId="77777777" w:rsidR="005A434C" w:rsidRPr="007E4AA4" w:rsidRDefault="005A434C" w:rsidP="000765F9">
      <w:pPr>
        <w:spacing w:after="80" w:line="360" w:lineRule="auto"/>
        <w:ind w:left="227" w:hanging="227"/>
      </w:pPr>
    </w:p>
    <w:sectPr w:rsidR="005A434C" w:rsidRPr="007E4AA4" w:rsidSect="00D00624">
      <w:footerReference w:type="even" r:id="rId13"/>
      <w:footerReference w:type="default" r:id="rId14"/>
      <w:pgSz w:w="12240" w:h="15840"/>
      <w:pgMar w:top="1440" w:right="1440" w:bottom="1440" w:left="1440" w:header="708" w:footer="708" w:gutter="0"/>
      <w:lnNumType w:countBy="1" w:restart="continuous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Patrick BARKS" w:date="2020-04-03T18:08:00Z" w:initials="PB">
    <w:p w14:paraId="64EA9C39" w14:textId="7254F388" w:rsidR="00425B1A" w:rsidRDefault="00425B1A">
      <w:pPr>
        <w:pStyle w:val="Commentaire"/>
      </w:pPr>
      <w:r>
        <w:rPr>
          <w:rStyle w:val="Marquedecommentaire"/>
        </w:rPr>
        <w:annotationRef/>
      </w:r>
      <w:r>
        <w:t>TODO: revise this section to reflect switch to pooling rather than averaging for all ‘mean/pooled’ MPMs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4EA9C3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4EA9C39" w16cid:durableId="2231FA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065D3D" w14:textId="77777777" w:rsidR="000238A7" w:rsidRDefault="000238A7" w:rsidP="00A241DC">
      <w:r>
        <w:separator/>
      </w:r>
    </w:p>
  </w:endnote>
  <w:endnote w:type="continuationSeparator" w:id="0">
    <w:p w14:paraId="4B2D78CF" w14:textId="77777777" w:rsidR="000238A7" w:rsidRDefault="000238A7" w:rsidP="00A24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4C78B6" w14:textId="77777777" w:rsidR="00425B1A" w:rsidRDefault="00425B1A" w:rsidP="00B32FD2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11D4BC67" w14:textId="77777777" w:rsidR="00425B1A" w:rsidRDefault="00425B1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1A58A3" w14:textId="77777777" w:rsidR="00425B1A" w:rsidRDefault="00425B1A" w:rsidP="00B32FD2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5499DF5A" w14:textId="77777777" w:rsidR="00425B1A" w:rsidRDefault="00425B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BEA203" w14:textId="77777777" w:rsidR="000238A7" w:rsidRDefault="000238A7" w:rsidP="00A241DC">
      <w:r>
        <w:separator/>
      </w:r>
    </w:p>
  </w:footnote>
  <w:footnote w:type="continuationSeparator" w:id="0">
    <w:p w14:paraId="4985EAC7" w14:textId="77777777" w:rsidR="000238A7" w:rsidRDefault="000238A7" w:rsidP="00A24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10221"/>
    <w:multiLevelType w:val="hybridMultilevel"/>
    <w:tmpl w:val="9C70F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B5C89"/>
    <w:multiLevelType w:val="hybridMultilevel"/>
    <w:tmpl w:val="0BC86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36D4F"/>
    <w:multiLevelType w:val="hybridMultilevel"/>
    <w:tmpl w:val="93048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atrick BARKS">
    <w15:presenceInfo w15:providerId="AD" w15:userId="S::patrick.barks@epicentre.msf.org::843e6c85-4a7d-4df7-8a62-04d8a273cb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70"/>
    <w:rsid w:val="0000054B"/>
    <w:rsid w:val="0000097B"/>
    <w:rsid w:val="00001171"/>
    <w:rsid w:val="00005D21"/>
    <w:rsid w:val="00010481"/>
    <w:rsid w:val="000118BC"/>
    <w:rsid w:val="00014B01"/>
    <w:rsid w:val="000151D3"/>
    <w:rsid w:val="000163A0"/>
    <w:rsid w:val="00016886"/>
    <w:rsid w:val="00017FD9"/>
    <w:rsid w:val="00020514"/>
    <w:rsid w:val="0002259C"/>
    <w:rsid w:val="00022E37"/>
    <w:rsid w:val="000238A7"/>
    <w:rsid w:val="00023929"/>
    <w:rsid w:val="00024990"/>
    <w:rsid w:val="00030007"/>
    <w:rsid w:val="000316F4"/>
    <w:rsid w:val="00031BDD"/>
    <w:rsid w:val="00032324"/>
    <w:rsid w:val="00033057"/>
    <w:rsid w:val="00033C64"/>
    <w:rsid w:val="00033EC8"/>
    <w:rsid w:val="00035B07"/>
    <w:rsid w:val="00036454"/>
    <w:rsid w:val="00036963"/>
    <w:rsid w:val="0004057F"/>
    <w:rsid w:val="0004776E"/>
    <w:rsid w:val="00051891"/>
    <w:rsid w:val="00052866"/>
    <w:rsid w:val="00053EDF"/>
    <w:rsid w:val="000548B5"/>
    <w:rsid w:val="00055213"/>
    <w:rsid w:val="00056E06"/>
    <w:rsid w:val="000604E0"/>
    <w:rsid w:val="00061726"/>
    <w:rsid w:val="00062E6D"/>
    <w:rsid w:val="000645F1"/>
    <w:rsid w:val="00064F06"/>
    <w:rsid w:val="00065836"/>
    <w:rsid w:val="00066F29"/>
    <w:rsid w:val="000706BC"/>
    <w:rsid w:val="000718E4"/>
    <w:rsid w:val="000728D7"/>
    <w:rsid w:val="00072C56"/>
    <w:rsid w:val="00074C10"/>
    <w:rsid w:val="00074C60"/>
    <w:rsid w:val="00075938"/>
    <w:rsid w:val="000765F9"/>
    <w:rsid w:val="00076877"/>
    <w:rsid w:val="00081C71"/>
    <w:rsid w:val="000827C9"/>
    <w:rsid w:val="00082A95"/>
    <w:rsid w:val="0009192E"/>
    <w:rsid w:val="000925BA"/>
    <w:rsid w:val="00093461"/>
    <w:rsid w:val="000946E0"/>
    <w:rsid w:val="00094C1E"/>
    <w:rsid w:val="00095215"/>
    <w:rsid w:val="00097A2F"/>
    <w:rsid w:val="00097FDA"/>
    <w:rsid w:val="000A1449"/>
    <w:rsid w:val="000A1C29"/>
    <w:rsid w:val="000A431B"/>
    <w:rsid w:val="000A6CBA"/>
    <w:rsid w:val="000A7151"/>
    <w:rsid w:val="000B0A04"/>
    <w:rsid w:val="000B1537"/>
    <w:rsid w:val="000B3963"/>
    <w:rsid w:val="000B455B"/>
    <w:rsid w:val="000B5942"/>
    <w:rsid w:val="000B5B46"/>
    <w:rsid w:val="000B69C9"/>
    <w:rsid w:val="000B7D29"/>
    <w:rsid w:val="000C083D"/>
    <w:rsid w:val="000C095E"/>
    <w:rsid w:val="000C1183"/>
    <w:rsid w:val="000C131E"/>
    <w:rsid w:val="000C4CFF"/>
    <w:rsid w:val="000C735E"/>
    <w:rsid w:val="000D1E46"/>
    <w:rsid w:val="000D3C14"/>
    <w:rsid w:val="000D6FC9"/>
    <w:rsid w:val="000E0701"/>
    <w:rsid w:val="000E093D"/>
    <w:rsid w:val="000E0ADE"/>
    <w:rsid w:val="000E0C95"/>
    <w:rsid w:val="000E185C"/>
    <w:rsid w:val="000E22AC"/>
    <w:rsid w:val="000E25AD"/>
    <w:rsid w:val="000E434C"/>
    <w:rsid w:val="000E473A"/>
    <w:rsid w:val="000E62B8"/>
    <w:rsid w:val="000E7582"/>
    <w:rsid w:val="000F109B"/>
    <w:rsid w:val="000F186E"/>
    <w:rsid w:val="000F53CE"/>
    <w:rsid w:val="000F6FCD"/>
    <w:rsid w:val="000F7C15"/>
    <w:rsid w:val="001032F0"/>
    <w:rsid w:val="00103A90"/>
    <w:rsid w:val="00104678"/>
    <w:rsid w:val="00104A88"/>
    <w:rsid w:val="00104EEE"/>
    <w:rsid w:val="00106508"/>
    <w:rsid w:val="00106AC3"/>
    <w:rsid w:val="00111778"/>
    <w:rsid w:val="0011507D"/>
    <w:rsid w:val="001153F4"/>
    <w:rsid w:val="00117A31"/>
    <w:rsid w:val="00121BAB"/>
    <w:rsid w:val="0012234B"/>
    <w:rsid w:val="00122DC6"/>
    <w:rsid w:val="00123761"/>
    <w:rsid w:val="001237E8"/>
    <w:rsid w:val="00124A13"/>
    <w:rsid w:val="00127234"/>
    <w:rsid w:val="00127971"/>
    <w:rsid w:val="001302E0"/>
    <w:rsid w:val="001325E6"/>
    <w:rsid w:val="00134447"/>
    <w:rsid w:val="0013476A"/>
    <w:rsid w:val="001347D3"/>
    <w:rsid w:val="00144822"/>
    <w:rsid w:val="00145C8B"/>
    <w:rsid w:val="00147E1C"/>
    <w:rsid w:val="00150F26"/>
    <w:rsid w:val="001540CA"/>
    <w:rsid w:val="00154214"/>
    <w:rsid w:val="0015485D"/>
    <w:rsid w:val="00154F50"/>
    <w:rsid w:val="00155B85"/>
    <w:rsid w:val="0015743B"/>
    <w:rsid w:val="00160D67"/>
    <w:rsid w:val="001616B9"/>
    <w:rsid w:val="00164765"/>
    <w:rsid w:val="00165457"/>
    <w:rsid w:val="00166890"/>
    <w:rsid w:val="00167821"/>
    <w:rsid w:val="0016793B"/>
    <w:rsid w:val="00167AC4"/>
    <w:rsid w:val="0017055D"/>
    <w:rsid w:val="0017105F"/>
    <w:rsid w:val="00172CA4"/>
    <w:rsid w:val="00173DE0"/>
    <w:rsid w:val="00175694"/>
    <w:rsid w:val="00175FB7"/>
    <w:rsid w:val="00176281"/>
    <w:rsid w:val="00177890"/>
    <w:rsid w:val="0018037A"/>
    <w:rsid w:val="00180B69"/>
    <w:rsid w:val="0018163B"/>
    <w:rsid w:val="00181740"/>
    <w:rsid w:val="001822F1"/>
    <w:rsid w:val="00183026"/>
    <w:rsid w:val="001853E9"/>
    <w:rsid w:val="00185613"/>
    <w:rsid w:val="00186C8B"/>
    <w:rsid w:val="00187CB7"/>
    <w:rsid w:val="001944C2"/>
    <w:rsid w:val="00194554"/>
    <w:rsid w:val="001946C9"/>
    <w:rsid w:val="0019570B"/>
    <w:rsid w:val="00197542"/>
    <w:rsid w:val="00197564"/>
    <w:rsid w:val="001977F4"/>
    <w:rsid w:val="001A117A"/>
    <w:rsid w:val="001A1AE7"/>
    <w:rsid w:val="001A2A4C"/>
    <w:rsid w:val="001A44FC"/>
    <w:rsid w:val="001A4F4D"/>
    <w:rsid w:val="001A60ED"/>
    <w:rsid w:val="001B231D"/>
    <w:rsid w:val="001B3718"/>
    <w:rsid w:val="001B4089"/>
    <w:rsid w:val="001B580F"/>
    <w:rsid w:val="001B62CD"/>
    <w:rsid w:val="001B6383"/>
    <w:rsid w:val="001B69A0"/>
    <w:rsid w:val="001B7B91"/>
    <w:rsid w:val="001B7EED"/>
    <w:rsid w:val="001C283D"/>
    <w:rsid w:val="001C4610"/>
    <w:rsid w:val="001C4E99"/>
    <w:rsid w:val="001C558A"/>
    <w:rsid w:val="001C792E"/>
    <w:rsid w:val="001C7AAD"/>
    <w:rsid w:val="001C7C69"/>
    <w:rsid w:val="001D0F81"/>
    <w:rsid w:val="001D165C"/>
    <w:rsid w:val="001D1A89"/>
    <w:rsid w:val="001D1B44"/>
    <w:rsid w:val="001D1D6B"/>
    <w:rsid w:val="001D2BC5"/>
    <w:rsid w:val="001D3373"/>
    <w:rsid w:val="001D40E9"/>
    <w:rsid w:val="001D771B"/>
    <w:rsid w:val="001E1231"/>
    <w:rsid w:val="001E1380"/>
    <w:rsid w:val="001E2ABC"/>
    <w:rsid w:val="001E426C"/>
    <w:rsid w:val="001E7AA6"/>
    <w:rsid w:val="001F384D"/>
    <w:rsid w:val="001F3BCC"/>
    <w:rsid w:val="001F7CF4"/>
    <w:rsid w:val="00201F64"/>
    <w:rsid w:val="00202DB1"/>
    <w:rsid w:val="00205452"/>
    <w:rsid w:val="002079DA"/>
    <w:rsid w:val="00207AC2"/>
    <w:rsid w:val="0021085A"/>
    <w:rsid w:val="002108E8"/>
    <w:rsid w:val="00210FDC"/>
    <w:rsid w:val="002129A7"/>
    <w:rsid w:val="00213B4E"/>
    <w:rsid w:val="00214FB0"/>
    <w:rsid w:val="00215A4D"/>
    <w:rsid w:val="002165E2"/>
    <w:rsid w:val="002178DC"/>
    <w:rsid w:val="00221AE5"/>
    <w:rsid w:val="002241CF"/>
    <w:rsid w:val="002246EB"/>
    <w:rsid w:val="00224B3E"/>
    <w:rsid w:val="00225D26"/>
    <w:rsid w:val="00225FAD"/>
    <w:rsid w:val="0022601C"/>
    <w:rsid w:val="002273D7"/>
    <w:rsid w:val="002300A4"/>
    <w:rsid w:val="002313D7"/>
    <w:rsid w:val="002329C4"/>
    <w:rsid w:val="00232CA1"/>
    <w:rsid w:val="00232D99"/>
    <w:rsid w:val="00235287"/>
    <w:rsid w:val="00236C3C"/>
    <w:rsid w:val="002371F3"/>
    <w:rsid w:val="00243F09"/>
    <w:rsid w:val="00246BF7"/>
    <w:rsid w:val="002473E3"/>
    <w:rsid w:val="00252F26"/>
    <w:rsid w:val="0025314D"/>
    <w:rsid w:val="00253782"/>
    <w:rsid w:val="00253FAE"/>
    <w:rsid w:val="00255A9F"/>
    <w:rsid w:val="00256585"/>
    <w:rsid w:val="0025669A"/>
    <w:rsid w:val="00257D02"/>
    <w:rsid w:val="00257F58"/>
    <w:rsid w:val="0026051C"/>
    <w:rsid w:val="00260BB8"/>
    <w:rsid w:val="00261587"/>
    <w:rsid w:val="00262730"/>
    <w:rsid w:val="00265619"/>
    <w:rsid w:val="002667A8"/>
    <w:rsid w:val="0027007F"/>
    <w:rsid w:val="002701D3"/>
    <w:rsid w:val="00270C18"/>
    <w:rsid w:val="002718E4"/>
    <w:rsid w:val="00271915"/>
    <w:rsid w:val="002721FD"/>
    <w:rsid w:val="002738CF"/>
    <w:rsid w:val="00277372"/>
    <w:rsid w:val="00277BBB"/>
    <w:rsid w:val="00280EA6"/>
    <w:rsid w:val="00281C50"/>
    <w:rsid w:val="00282E83"/>
    <w:rsid w:val="00283060"/>
    <w:rsid w:val="0028479E"/>
    <w:rsid w:val="00284C60"/>
    <w:rsid w:val="00284D20"/>
    <w:rsid w:val="00285487"/>
    <w:rsid w:val="002863E4"/>
    <w:rsid w:val="0028747D"/>
    <w:rsid w:val="00291002"/>
    <w:rsid w:val="00291603"/>
    <w:rsid w:val="002916DF"/>
    <w:rsid w:val="0029194D"/>
    <w:rsid w:val="00292448"/>
    <w:rsid w:val="0029295B"/>
    <w:rsid w:val="00292AA6"/>
    <w:rsid w:val="00292C5C"/>
    <w:rsid w:val="00292CA0"/>
    <w:rsid w:val="00293F11"/>
    <w:rsid w:val="002945CE"/>
    <w:rsid w:val="002952F6"/>
    <w:rsid w:val="002966D3"/>
    <w:rsid w:val="00297B4B"/>
    <w:rsid w:val="002A034B"/>
    <w:rsid w:val="002A0809"/>
    <w:rsid w:val="002A1BB2"/>
    <w:rsid w:val="002A4B65"/>
    <w:rsid w:val="002A519E"/>
    <w:rsid w:val="002A5B03"/>
    <w:rsid w:val="002A5C68"/>
    <w:rsid w:val="002A6D27"/>
    <w:rsid w:val="002A6E18"/>
    <w:rsid w:val="002A78AA"/>
    <w:rsid w:val="002B58F2"/>
    <w:rsid w:val="002B7C3D"/>
    <w:rsid w:val="002C0DE5"/>
    <w:rsid w:val="002C0E83"/>
    <w:rsid w:val="002C0FE2"/>
    <w:rsid w:val="002C1206"/>
    <w:rsid w:val="002C2698"/>
    <w:rsid w:val="002C4CD0"/>
    <w:rsid w:val="002C67D0"/>
    <w:rsid w:val="002C7093"/>
    <w:rsid w:val="002C79FE"/>
    <w:rsid w:val="002D3718"/>
    <w:rsid w:val="002D575F"/>
    <w:rsid w:val="002D5AA2"/>
    <w:rsid w:val="002E0F17"/>
    <w:rsid w:val="002E2354"/>
    <w:rsid w:val="002E249B"/>
    <w:rsid w:val="002E2EB3"/>
    <w:rsid w:val="002E312D"/>
    <w:rsid w:val="002E3EDF"/>
    <w:rsid w:val="002E42D6"/>
    <w:rsid w:val="002E6DE6"/>
    <w:rsid w:val="002E755A"/>
    <w:rsid w:val="002F0069"/>
    <w:rsid w:val="002F1A5C"/>
    <w:rsid w:val="002F206D"/>
    <w:rsid w:val="002F2280"/>
    <w:rsid w:val="002F2FCB"/>
    <w:rsid w:val="002F3129"/>
    <w:rsid w:val="002F32D6"/>
    <w:rsid w:val="002F3536"/>
    <w:rsid w:val="002F35A1"/>
    <w:rsid w:val="002F44E0"/>
    <w:rsid w:val="00300A85"/>
    <w:rsid w:val="00300FF2"/>
    <w:rsid w:val="003022EC"/>
    <w:rsid w:val="0030403E"/>
    <w:rsid w:val="00304808"/>
    <w:rsid w:val="00305602"/>
    <w:rsid w:val="00305A25"/>
    <w:rsid w:val="00307810"/>
    <w:rsid w:val="003111CA"/>
    <w:rsid w:val="00312319"/>
    <w:rsid w:val="003123D8"/>
    <w:rsid w:val="00312608"/>
    <w:rsid w:val="00313CAA"/>
    <w:rsid w:val="00314DD3"/>
    <w:rsid w:val="00315062"/>
    <w:rsid w:val="00315587"/>
    <w:rsid w:val="00315EDF"/>
    <w:rsid w:val="003172AE"/>
    <w:rsid w:val="00317EE6"/>
    <w:rsid w:val="003202FA"/>
    <w:rsid w:val="003233AD"/>
    <w:rsid w:val="00323B97"/>
    <w:rsid w:val="00326422"/>
    <w:rsid w:val="00327B1D"/>
    <w:rsid w:val="0033061E"/>
    <w:rsid w:val="003308CF"/>
    <w:rsid w:val="00333B9A"/>
    <w:rsid w:val="0033778C"/>
    <w:rsid w:val="00337EE9"/>
    <w:rsid w:val="00340446"/>
    <w:rsid w:val="003407ED"/>
    <w:rsid w:val="00340A07"/>
    <w:rsid w:val="00341FEE"/>
    <w:rsid w:val="003423BD"/>
    <w:rsid w:val="0034317E"/>
    <w:rsid w:val="003467E1"/>
    <w:rsid w:val="0035031E"/>
    <w:rsid w:val="00352F24"/>
    <w:rsid w:val="00353AAF"/>
    <w:rsid w:val="003558EE"/>
    <w:rsid w:val="00360C30"/>
    <w:rsid w:val="00363885"/>
    <w:rsid w:val="003657D6"/>
    <w:rsid w:val="00366BCF"/>
    <w:rsid w:val="00371DFB"/>
    <w:rsid w:val="003730D2"/>
    <w:rsid w:val="003732F1"/>
    <w:rsid w:val="00374040"/>
    <w:rsid w:val="0038183F"/>
    <w:rsid w:val="00381E84"/>
    <w:rsid w:val="00382156"/>
    <w:rsid w:val="003825C9"/>
    <w:rsid w:val="00382614"/>
    <w:rsid w:val="00382A46"/>
    <w:rsid w:val="0038444C"/>
    <w:rsid w:val="00384C7C"/>
    <w:rsid w:val="00385280"/>
    <w:rsid w:val="00391BA4"/>
    <w:rsid w:val="00391FB4"/>
    <w:rsid w:val="003920F5"/>
    <w:rsid w:val="00392AB7"/>
    <w:rsid w:val="00392FCF"/>
    <w:rsid w:val="00393480"/>
    <w:rsid w:val="003935AF"/>
    <w:rsid w:val="00397CEA"/>
    <w:rsid w:val="003A14CC"/>
    <w:rsid w:val="003A16A7"/>
    <w:rsid w:val="003A309E"/>
    <w:rsid w:val="003A479F"/>
    <w:rsid w:val="003A4EC7"/>
    <w:rsid w:val="003A5E65"/>
    <w:rsid w:val="003A681F"/>
    <w:rsid w:val="003A7D67"/>
    <w:rsid w:val="003B06A5"/>
    <w:rsid w:val="003B189B"/>
    <w:rsid w:val="003B33D9"/>
    <w:rsid w:val="003B4E9B"/>
    <w:rsid w:val="003B5078"/>
    <w:rsid w:val="003B5CDD"/>
    <w:rsid w:val="003B5D22"/>
    <w:rsid w:val="003B669A"/>
    <w:rsid w:val="003B72EA"/>
    <w:rsid w:val="003C0844"/>
    <w:rsid w:val="003C1DD5"/>
    <w:rsid w:val="003C290E"/>
    <w:rsid w:val="003C2A20"/>
    <w:rsid w:val="003C676B"/>
    <w:rsid w:val="003D389D"/>
    <w:rsid w:val="003D4BE5"/>
    <w:rsid w:val="003D4C29"/>
    <w:rsid w:val="003D5CE1"/>
    <w:rsid w:val="003D683A"/>
    <w:rsid w:val="003D6F1C"/>
    <w:rsid w:val="003E5AC5"/>
    <w:rsid w:val="003F0C25"/>
    <w:rsid w:val="003F1BA6"/>
    <w:rsid w:val="003F2173"/>
    <w:rsid w:val="003F3B6A"/>
    <w:rsid w:val="003F52C8"/>
    <w:rsid w:val="003F6DA3"/>
    <w:rsid w:val="003F7628"/>
    <w:rsid w:val="00400257"/>
    <w:rsid w:val="004011CB"/>
    <w:rsid w:val="0040189D"/>
    <w:rsid w:val="00404711"/>
    <w:rsid w:val="00406279"/>
    <w:rsid w:val="00406838"/>
    <w:rsid w:val="004106F0"/>
    <w:rsid w:val="004127B9"/>
    <w:rsid w:val="00413F75"/>
    <w:rsid w:val="00415931"/>
    <w:rsid w:val="00416388"/>
    <w:rsid w:val="00420093"/>
    <w:rsid w:val="004201F6"/>
    <w:rsid w:val="0042062A"/>
    <w:rsid w:val="00421250"/>
    <w:rsid w:val="0042237A"/>
    <w:rsid w:val="00423692"/>
    <w:rsid w:val="00423D3B"/>
    <w:rsid w:val="004246DA"/>
    <w:rsid w:val="00424CD3"/>
    <w:rsid w:val="00425B1A"/>
    <w:rsid w:val="0043089F"/>
    <w:rsid w:val="004319A5"/>
    <w:rsid w:val="00431A85"/>
    <w:rsid w:val="0043361E"/>
    <w:rsid w:val="00435686"/>
    <w:rsid w:val="004374C4"/>
    <w:rsid w:val="00442AEE"/>
    <w:rsid w:val="00444821"/>
    <w:rsid w:val="0044599E"/>
    <w:rsid w:val="00446500"/>
    <w:rsid w:val="00446DD9"/>
    <w:rsid w:val="00446E18"/>
    <w:rsid w:val="00446E88"/>
    <w:rsid w:val="00450047"/>
    <w:rsid w:val="0045014A"/>
    <w:rsid w:val="00451293"/>
    <w:rsid w:val="00451FC2"/>
    <w:rsid w:val="00453E74"/>
    <w:rsid w:val="00453EA0"/>
    <w:rsid w:val="00454D7E"/>
    <w:rsid w:val="00455581"/>
    <w:rsid w:val="00455909"/>
    <w:rsid w:val="0046301F"/>
    <w:rsid w:val="004633B8"/>
    <w:rsid w:val="00464544"/>
    <w:rsid w:val="00467514"/>
    <w:rsid w:val="00473B50"/>
    <w:rsid w:val="0047604B"/>
    <w:rsid w:val="0047713A"/>
    <w:rsid w:val="004774CD"/>
    <w:rsid w:val="0047773E"/>
    <w:rsid w:val="00477C3E"/>
    <w:rsid w:val="00480ACB"/>
    <w:rsid w:val="00480BBA"/>
    <w:rsid w:val="00484824"/>
    <w:rsid w:val="0049056E"/>
    <w:rsid w:val="00490A78"/>
    <w:rsid w:val="004913C2"/>
    <w:rsid w:val="004918C7"/>
    <w:rsid w:val="00491957"/>
    <w:rsid w:val="004930B0"/>
    <w:rsid w:val="00494E72"/>
    <w:rsid w:val="004952E3"/>
    <w:rsid w:val="004A1856"/>
    <w:rsid w:val="004A2082"/>
    <w:rsid w:val="004A3855"/>
    <w:rsid w:val="004A52FA"/>
    <w:rsid w:val="004A6809"/>
    <w:rsid w:val="004A7248"/>
    <w:rsid w:val="004B1230"/>
    <w:rsid w:val="004B39DB"/>
    <w:rsid w:val="004B3E9E"/>
    <w:rsid w:val="004C08A7"/>
    <w:rsid w:val="004C1C48"/>
    <w:rsid w:val="004C337A"/>
    <w:rsid w:val="004C4177"/>
    <w:rsid w:val="004C6AF1"/>
    <w:rsid w:val="004C6B84"/>
    <w:rsid w:val="004D0A4A"/>
    <w:rsid w:val="004D0F12"/>
    <w:rsid w:val="004D132B"/>
    <w:rsid w:val="004D2ADC"/>
    <w:rsid w:val="004D2B12"/>
    <w:rsid w:val="004D4277"/>
    <w:rsid w:val="004D5858"/>
    <w:rsid w:val="004D5F00"/>
    <w:rsid w:val="004D5F2C"/>
    <w:rsid w:val="004D6731"/>
    <w:rsid w:val="004D6F27"/>
    <w:rsid w:val="004D7C0E"/>
    <w:rsid w:val="004E202B"/>
    <w:rsid w:val="004E2F41"/>
    <w:rsid w:val="004E36AA"/>
    <w:rsid w:val="004E3FA3"/>
    <w:rsid w:val="004F2480"/>
    <w:rsid w:val="004F2DB4"/>
    <w:rsid w:val="004F4815"/>
    <w:rsid w:val="004F667E"/>
    <w:rsid w:val="004F69B3"/>
    <w:rsid w:val="004F7B70"/>
    <w:rsid w:val="00501B74"/>
    <w:rsid w:val="00504EBB"/>
    <w:rsid w:val="00506378"/>
    <w:rsid w:val="005073A4"/>
    <w:rsid w:val="0051002E"/>
    <w:rsid w:val="00511246"/>
    <w:rsid w:val="00511391"/>
    <w:rsid w:val="005128A9"/>
    <w:rsid w:val="005141CB"/>
    <w:rsid w:val="00516CC9"/>
    <w:rsid w:val="00517991"/>
    <w:rsid w:val="00520451"/>
    <w:rsid w:val="00520501"/>
    <w:rsid w:val="00520CC9"/>
    <w:rsid w:val="00520CD4"/>
    <w:rsid w:val="00521176"/>
    <w:rsid w:val="00521CA7"/>
    <w:rsid w:val="00522376"/>
    <w:rsid w:val="00522F8C"/>
    <w:rsid w:val="005255E0"/>
    <w:rsid w:val="00532196"/>
    <w:rsid w:val="00533289"/>
    <w:rsid w:val="00533CED"/>
    <w:rsid w:val="00533FF0"/>
    <w:rsid w:val="00534BE2"/>
    <w:rsid w:val="0053685F"/>
    <w:rsid w:val="00536C31"/>
    <w:rsid w:val="0054356D"/>
    <w:rsid w:val="005436B3"/>
    <w:rsid w:val="00543E65"/>
    <w:rsid w:val="005445E1"/>
    <w:rsid w:val="00544C03"/>
    <w:rsid w:val="0054524D"/>
    <w:rsid w:val="00547C51"/>
    <w:rsid w:val="00551B82"/>
    <w:rsid w:val="00551F10"/>
    <w:rsid w:val="005526E3"/>
    <w:rsid w:val="00553683"/>
    <w:rsid w:val="005564C0"/>
    <w:rsid w:val="0055797E"/>
    <w:rsid w:val="0056112E"/>
    <w:rsid w:val="00561EFF"/>
    <w:rsid w:val="005629AE"/>
    <w:rsid w:val="00562D42"/>
    <w:rsid w:val="00563196"/>
    <w:rsid w:val="005643ED"/>
    <w:rsid w:val="00564671"/>
    <w:rsid w:val="0056490D"/>
    <w:rsid w:val="00565FBE"/>
    <w:rsid w:val="005700BD"/>
    <w:rsid w:val="005700E7"/>
    <w:rsid w:val="0057160A"/>
    <w:rsid w:val="005726AF"/>
    <w:rsid w:val="0057372E"/>
    <w:rsid w:val="00574307"/>
    <w:rsid w:val="00574D11"/>
    <w:rsid w:val="00575958"/>
    <w:rsid w:val="00576077"/>
    <w:rsid w:val="00576217"/>
    <w:rsid w:val="005779FF"/>
    <w:rsid w:val="00577EF6"/>
    <w:rsid w:val="00580019"/>
    <w:rsid w:val="0058141A"/>
    <w:rsid w:val="00582112"/>
    <w:rsid w:val="00584AA6"/>
    <w:rsid w:val="005869DD"/>
    <w:rsid w:val="00587DC1"/>
    <w:rsid w:val="00590944"/>
    <w:rsid w:val="00593A54"/>
    <w:rsid w:val="00593A9B"/>
    <w:rsid w:val="0059747D"/>
    <w:rsid w:val="00597905"/>
    <w:rsid w:val="005A25D3"/>
    <w:rsid w:val="005A434C"/>
    <w:rsid w:val="005A6AE5"/>
    <w:rsid w:val="005A7320"/>
    <w:rsid w:val="005B0341"/>
    <w:rsid w:val="005B0541"/>
    <w:rsid w:val="005B0672"/>
    <w:rsid w:val="005B4E18"/>
    <w:rsid w:val="005B5C8B"/>
    <w:rsid w:val="005B7BBE"/>
    <w:rsid w:val="005C15CC"/>
    <w:rsid w:val="005C16B5"/>
    <w:rsid w:val="005C1F95"/>
    <w:rsid w:val="005C2D1E"/>
    <w:rsid w:val="005C417A"/>
    <w:rsid w:val="005C4497"/>
    <w:rsid w:val="005C6A2F"/>
    <w:rsid w:val="005C6D0B"/>
    <w:rsid w:val="005C74A1"/>
    <w:rsid w:val="005D02C4"/>
    <w:rsid w:val="005D3347"/>
    <w:rsid w:val="005D4588"/>
    <w:rsid w:val="005D58BA"/>
    <w:rsid w:val="005E0A0B"/>
    <w:rsid w:val="005E0F92"/>
    <w:rsid w:val="005E12EF"/>
    <w:rsid w:val="005E249F"/>
    <w:rsid w:val="005E6FAC"/>
    <w:rsid w:val="005E72D1"/>
    <w:rsid w:val="005F0AA9"/>
    <w:rsid w:val="005F0FDF"/>
    <w:rsid w:val="005F1B94"/>
    <w:rsid w:val="005F2911"/>
    <w:rsid w:val="005F2F2B"/>
    <w:rsid w:val="005F466E"/>
    <w:rsid w:val="005F5F2A"/>
    <w:rsid w:val="005F772D"/>
    <w:rsid w:val="005F77E3"/>
    <w:rsid w:val="0060070C"/>
    <w:rsid w:val="00601875"/>
    <w:rsid w:val="00602669"/>
    <w:rsid w:val="0060269D"/>
    <w:rsid w:val="0060360D"/>
    <w:rsid w:val="00604437"/>
    <w:rsid w:val="00604CF9"/>
    <w:rsid w:val="00605633"/>
    <w:rsid w:val="00606A3B"/>
    <w:rsid w:val="0061009E"/>
    <w:rsid w:val="00611044"/>
    <w:rsid w:val="006120EF"/>
    <w:rsid w:val="00612273"/>
    <w:rsid w:val="006135C8"/>
    <w:rsid w:val="00616350"/>
    <w:rsid w:val="00617128"/>
    <w:rsid w:val="006205A0"/>
    <w:rsid w:val="00620842"/>
    <w:rsid w:val="00620E1E"/>
    <w:rsid w:val="00621AA6"/>
    <w:rsid w:val="00622221"/>
    <w:rsid w:val="00622B2E"/>
    <w:rsid w:val="00627741"/>
    <w:rsid w:val="00627BC5"/>
    <w:rsid w:val="00630678"/>
    <w:rsid w:val="00632FDF"/>
    <w:rsid w:val="006333C5"/>
    <w:rsid w:val="00633CFA"/>
    <w:rsid w:val="00634224"/>
    <w:rsid w:val="006356FD"/>
    <w:rsid w:val="00635719"/>
    <w:rsid w:val="00637B7E"/>
    <w:rsid w:val="00640336"/>
    <w:rsid w:val="006429FA"/>
    <w:rsid w:val="0064388C"/>
    <w:rsid w:val="006442B4"/>
    <w:rsid w:val="00647B07"/>
    <w:rsid w:val="00650DFA"/>
    <w:rsid w:val="006519BD"/>
    <w:rsid w:val="00651E31"/>
    <w:rsid w:val="00654D9B"/>
    <w:rsid w:val="00657059"/>
    <w:rsid w:val="00660A3F"/>
    <w:rsid w:val="00662103"/>
    <w:rsid w:val="00662797"/>
    <w:rsid w:val="00663276"/>
    <w:rsid w:val="00663A75"/>
    <w:rsid w:val="006655D4"/>
    <w:rsid w:val="00670849"/>
    <w:rsid w:val="00672423"/>
    <w:rsid w:val="006744CA"/>
    <w:rsid w:val="006752EA"/>
    <w:rsid w:val="00675661"/>
    <w:rsid w:val="00677677"/>
    <w:rsid w:val="00681D8E"/>
    <w:rsid w:val="00682883"/>
    <w:rsid w:val="0068506B"/>
    <w:rsid w:val="0069183F"/>
    <w:rsid w:val="006934E1"/>
    <w:rsid w:val="00694B70"/>
    <w:rsid w:val="00696472"/>
    <w:rsid w:val="00696595"/>
    <w:rsid w:val="00696694"/>
    <w:rsid w:val="00696C93"/>
    <w:rsid w:val="0069769E"/>
    <w:rsid w:val="00697705"/>
    <w:rsid w:val="006A171B"/>
    <w:rsid w:val="006A4163"/>
    <w:rsid w:val="006A4A8D"/>
    <w:rsid w:val="006A589E"/>
    <w:rsid w:val="006A6082"/>
    <w:rsid w:val="006A61D2"/>
    <w:rsid w:val="006A7552"/>
    <w:rsid w:val="006B1B96"/>
    <w:rsid w:val="006B3B66"/>
    <w:rsid w:val="006B5EC7"/>
    <w:rsid w:val="006B76A5"/>
    <w:rsid w:val="006B7C64"/>
    <w:rsid w:val="006C05EE"/>
    <w:rsid w:val="006C16A9"/>
    <w:rsid w:val="006C2046"/>
    <w:rsid w:val="006C3B7D"/>
    <w:rsid w:val="006C3BFC"/>
    <w:rsid w:val="006C3EFB"/>
    <w:rsid w:val="006D0018"/>
    <w:rsid w:val="006D0C79"/>
    <w:rsid w:val="006D1E3F"/>
    <w:rsid w:val="006D28D5"/>
    <w:rsid w:val="006D2CB5"/>
    <w:rsid w:val="006D30C9"/>
    <w:rsid w:val="006D3521"/>
    <w:rsid w:val="006D4AFA"/>
    <w:rsid w:val="006D502D"/>
    <w:rsid w:val="006E016A"/>
    <w:rsid w:val="006E029B"/>
    <w:rsid w:val="006E0F0F"/>
    <w:rsid w:val="006E2825"/>
    <w:rsid w:val="006E4259"/>
    <w:rsid w:val="006E43FD"/>
    <w:rsid w:val="006F1A8C"/>
    <w:rsid w:val="006F2298"/>
    <w:rsid w:val="006F274A"/>
    <w:rsid w:val="006F3902"/>
    <w:rsid w:val="006F3A3F"/>
    <w:rsid w:val="006F6C1F"/>
    <w:rsid w:val="006F7F61"/>
    <w:rsid w:val="00702DA7"/>
    <w:rsid w:val="007034D3"/>
    <w:rsid w:val="007041FC"/>
    <w:rsid w:val="00704317"/>
    <w:rsid w:val="00704849"/>
    <w:rsid w:val="0070534B"/>
    <w:rsid w:val="00705739"/>
    <w:rsid w:val="0070582F"/>
    <w:rsid w:val="00706C01"/>
    <w:rsid w:val="00707539"/>
    <w:rsid w:val="0070772B"/>
    <w:rsid w:val="00707C00"/>
    <w:rsid w:val="00713F12"/>
    <w:rsid w:val="00717417"/>
    <w:rsid w:val="00717A8E"/>
    <w:rsid w:val="00721596"/>
    <w:rsid w:val="00724B09"/>
    <w:rsid w:val="00727FDB"/>
    <w:rsid w:val="00727FF4"/>
    <w:rsid w:val="00730073"/>
    <w:rsid w:val="00733DD4"/>
    <w:rsid w:val="00734812"/>
    <w:rsid w:val="00734A01"/>
    <w:rsid w:val="00734B2E"/>
    <w:rsid w:val="00734E8D"/>
    <w:rsid w:val="00736BA8"/>
    <w:rsid w:val="00737DA9"/>
    <w:rsid w:val="0074086A"/>
    <w:rsid w:val="0074398E"/>
    <w:rsid w:val="00744996"/>
    <w:rsid w:val="007470FF"/>
    <w:rsid w:val="00747F52"/>
    <w:rsid w:val="00751212"/>
    <w:rsid w:val="0075233A"/>
    <w:rsid w:val="0075267A"/>
    <w:rsid w:val="007562D6"/>
    <w:rsid w:val="00756974"/>
    <w:rsid w:val="007623B1"/>
    <w:rsid w:val="00763434"/>
    <w:rsid w:val="00763CB1"/>
    <w:rsid w:val="0076410F"/>
    <w:rsid w:val="00764864"/>
    <w:rsid w:val="00764A8D"/>
    <w:rsid w:val="00765399"/>
    <w:rsid w:val="00765CB4"/>
    <w:rsid w:val="00765CDF"/>
    <w:rsid w:val="00766EEB"/>
    <w:rsid w:val="007703B7"/>
    <w:rsid w:val="007717C1"/>
    <w:rsid w:val="00774F4B"/>
    <w:rsid w:val="00776C3D"/>
    <w:rsid w:val="00777B98"/>
    <w:rsid w:val="0078260A"/>
    <w:rsid w:val="00783101"/>
    <w:rsid w:val="00783722"/>
    <w:rsid w:val="00787943"/>
    <w:rsid w:val="00795FC1"/>
    <w:rsid w:val="007965C9"/>
    <w:rsid w:val="00796C30"/>
    <w:rsid w:val="0079772C"/>
    <w:rsid w:val="007A0099"/>
    <w:rsid w:val="007A0DDE"/>
    <w:rsid w:val="007A160A"/>
    <w:rsid w:val="007A1F8A"/>
    <w:rsid w:val="007A363A"/>
    <w:rsid w:val="007A4FC0"/>
    <w:rsid w:val="007A56D8"/>
    <w:rsid w:val="007B758A"/>
    <w:rsid w:val="007B7C03"/>
    <w:rsid w:val="007C0592"/>
    <w:rsid w:val="007C29EB"/>
    <w:rsid w:val="007C2B21"/>
    <w:rsid w:val="007D2CCD"/>
    <w:rsid w:val="007D2F12"/>
    <w:rsid w:val="007D43DE"/>
    <w:rsid w:val="007D47D8"/>
    <w:rsid w:val="007D55CF"/>
    <w:rsid w:val="007D78F2"/>
    <w:rsid w:val="007E133B"/>
    <w:rsid w:val="007E186F"/>
    <w:rsid w:val="007E1E60"/>
    <w:rsid w:val="007E4AA4"/>
    <w:rsid w:val="007E6C5C"/>
    <w:rsid w:val="007E6E94"/>
    <w:rsid w:val="007E7096"/>
    <w:rsid w:val="007F2602"/>
    <w:rsid w:val="007F2D23"/>
    <w:rsid w:val="007F7F53"/>
    <w:rsid w:val="008024EF"/>
    <w:rsid w:val="008043F3"/>
    <w:rsid w:val="00804607"/>
    <w:rsid w:val="00811FDD"/>
    <w:rsid w:val="00812C1F"/>
    <w:rsid w:val="00815103"/>
    <w:rsid w:val="008154AC"/>
    <w:rsid w:val="008164E2"/>
    <w:rsid w:val="0081720E"/>
    <w:rsid w:val="008177F0"/>
    <w:rsid w:val="0082166C"/>
    <w:rsid w:val="008219CE"/>
    <w:rsid w:val="0082217D"/>
    <w:rsid w:val="00822D33"/>
    <w:rsid w:val="00823EC3"/>
    <w:rsid w:val="00825844"/>
    <w:rsid w:val="00826F47"/>
    <w:rsid w:val="00827C70"/>
    <w:rsid w:val="00827F47"/>
    <w:rsid w:val="00831380"/>
    <w:rsid w:val="008318CC"/>
    <w:rsid w:val="008338F1"/>
    <w:rsid w:val="00833FAA"/>
    <w:rsid w:val="00836160"/>
    <w:rsid w:val="0083629A"/>
    <w:rsid w:val="0083794B"/>
    <w:rsid w:val="008400A9"/>
    <w:rsid w:val="0084106F"/>
    <w:rsid w:val="0084138D"/>
    <w:rsid w:val="0084462E"/>
    <w:rsid w:val="00844768"/>
    <w:rsid w:val="008454A9"/>
    <w:rsid w:val="008470DF"/>
    <w:rsid w:val="0085174D"/>
    <w:rsid w:val="008518B1"/>
    <w:rsid w:val="00851B43"/>
    <w:rsid w:val="00855AF3"/>
    <w:rsid w:val="00857B2A"/>
    <w:rsid w:val="00860BD3"/>
    <w:rsid w:val="00860C68"/>
    <w:rsid w:val="00865D49"/>
    <w:rsid w:val="008663A6"/>
    <w:rsid w:val="0086665E"/>
    <w:rsid w:val="00870D40"/>
    <w:rsid w:val="008719EA"/>
    <w:rsid w:val="00871C15"/>
    <w:rsid w:val="008742CE"/>
    <w:rsid w:val="00874ABE"/>
    <w:rsid w:val="008754B3"/>
    <w:rsid w:val="008758AE"/>
    <w:rsid w:val="008759A8"/>
    <w:rsid w:val="00875E06"/>
    <w:rsid w:val="008761D4"/>
    <w:rsid w:val="0087663A"/>
    <w:rsid w:val="00881F05"/>
    <w:rsid w:val="00882CBC"/>
    <w:rsid w:val="0088358E"/>
    <w:rsid w:val="00883A0C"/>
    <w:rsid w:val="00883F79"/>
    <w:rsid w:val="00887484"/>
    <w:rsid w:val="0088772D"/>
    <w:rsid w:val="00887DDB"/>
    <w:rsid w:val="008938B1"/>
    <w:rsid w:val="00894A00"/>
    <w:rsid w:val="00894B48"/>
    <w:rsid w:val="0089636D"/>
    <w:rsid w:val="008A04C0"/>
    <w:rsid w:val="008A2329"/>
    <w:rsid w:val="008A2558"/>
    <w:rsid w:val="008A2C6E"/>
    <w:rsid w:val="008A3C1C"/>
    <w:rsid w:val="008A3F59"/>
    <w:rsid w:val="008A540C"/>
    <w:rsid w:val="008B17C0"/>
    <w:rsid w:val="008B7E35"/>
    <w:rsid w:val="008C041F"/>
    <w:rsid w:val="008C1BE4"/>
    <w:rsid w:val="008C2743"/>
    <w:rsid w:val="008C54B9"/>
    <w:rsid w:val="008C660C"/>
    <w:rsid w:val="008D3787"/>
    <w:rsid w:val="008D47EA"/>
    <w:rsid w:val="008D4866"/>
    <w:rsid w:val="008D4B1A"/>
    <w:rsid w:val="008D5142"/>
    <w:rsid w:val="008D612C"/>
    <w:rsid w:val="008E0C9B"/>
    <w:rsid w:val="008E0D98"/>
    <w:rsid w:val="008E101F"/>
    <w:rsid w:val="008E2046"/>
    <w:rsid w:val="008E3890"/>
    <w:rsid w:val="008E396C"/>
    <w:rsid w:val="008E4582"/>
    <w:rsid w:val="008E503C"/>
    <w:rsid w:val="008E6865"/>
    <w:rsid w:val="008E6D3C"/>
    <w:rsid w:val="008E6DDA"/>
    <w:rsid w:val="008E7286"/>
    <w:rsid w:val="008F01B1"/>
    <w:rsid w:val="008F06E2"/>
    <w:rsid w:val="008F146F"/>
    <w:rsid w:val="008F2469"/>
    <w:rsid w:val="008F55DC"/>
    <w:rsid w:val="008F55DE"/>
    <w:rsid w:val="008F7ADE"/>
    <w:rsid w:val="00900410"/>
    <w:rsid w:val="00900D3E"/>
    <w:rsid w:val="00900DB2"/>
    <w:rsid w:val="00905A37"/>
    <w:rsid w:val="00907FA4"/>
    <w:rsid w:val="0091099F"/>
    <w:rsid w:val="00916C4B"/>
    <w:rsid w:val="0091722B"/>
    <w:rsid w:val="009172FA"/>
    <w:rsid w:val="0091791D"/>
    <w:rsid w:val="0092038E"/>
    <w:rsid w:val="00920830"/>
    <w:rsid w:val="00921255"/>
    <w:rsid w:val="009223EB"/>
    <w:rsid w:val="00925632"/>
    <w:rsid w:val="009305EC"/>
    <w:rsid w:val="0093240C"/>
    <w:rsid w:val="00932FAA"/>
    <w:rsid w:val="009341DC"/>
    <w:rsid w:val="00936146"/>
    <w:rsid w:val="009401E9"/>
    <w:rsid w:val="0094028E"/>
    <w:rsid w:val="0094152C"/>
    <w:rsid w:val="00941E53"/>
    <w:rsid w:val="009438C1"/>
    <w:rsid w:val="0094433D"/>
    <w:rsid w:val="00944803"/>
    <w:rsid w:val="009449A4"/>
    <w:rsid w:val="00945051"/>
    <w:rsid w:val="0094516B"/>
    <w:rsid w:val="00950458"/>
    <w:rsid w:val="00953CC7"/>
    <w:rsid w:val="009564AC"/>
    <w:rsid w:val="00956B10"/>
    <w:rsid w:val="00957E95"/>
    <w:rsid w:val="00961DC4"/>
    <w:rsid w:val="0096276F"/>
    <w:rsid w:val="0096291D"/>
    <w:rsid w:val="00963440"/>
    <w:rsid w:val="009635F4"/>
    <w:rsid w:val="00967B15"/>
    <w:rsid w:val="009708FF"/>
    <w:rsid w:val="00973B2A"/>
    <w:rsid w:val="00973FCB"/>
    <w:rsid w:val="009744AB"/>
    <w:rsid w:val="009748D9"/>
    <w:rsid w:val="0097594C"/>
    <w:rsid w:val="00977902"/>
    <w:rsid w:val="00981BE5"/>
    <w:rsid w:val="00983404"/>
    <w:rsid w:val="00983B69"/>
    <w:rsid w:val="009904B5"/>
    <w:rsid w:val="00992231"/>
    <w:rsid w:val="00993BB6"/>
    <w:rsid w:val="00993D6C"/>
    <w:rsid w:val="009940B6"/>
    <w:rsid w:val="00994DAE"/>
    <w:rsid w:val="00996137"/>
    <w:rsid w:val="009966B8"/>
    <w:rsid w:val="0099686E"/>
    <w:rsid w:val="00996F55"/>
    <w:rsid w:val="009A53B2"/>
    <w:rsid w:val="009A5D26"/>
    <w:rsid w:val="009A6084"/>
    <w:rsid w:val="009A7CFD"/>
    <w:rsid w:val="009B12D3"/>
    <w:rsid w:val="009B317F"/>
    <w:rsid w:val="009B3766"/>
    <w:rsid w:val="009B46A2"/>
    <w:rsid w:val="009B7096"/>
    <w:rsid w:val="009B7150"/>
    <w:rsid w:val="009C1123"/>
    <w:rsid w:val="009C2946"/>
    <w:rsid w:val="009C5334"/>
    <w:rsid w:val="009C7BC8"/>
    <w:rsid w:val="009D0496"/>
    <w:rsid w:val="009D337A"/>
    <w:rsid w:val="009D3E57"/>
    <w:rsid w:val="009D557A"/>
    <w:rsid w:val="009D6835"/>
    <w:rsid w:val="009D77B9"/>
    <w:rsid w:val="009D7D70"/>
    <w:rsid w:val="009D7FB4"/>
    <w:rsid w:val="009E3139"/>
    <w:rsid w:val="009E45CC"/>
    <w:rsid w:val="009E7E56"/>
    <w:rsid w:val="009F021F"/>
    <w:rsid w:val="009F2FEE"/>
    <w:rsid w:val="009F5B88"/>
    <w:rsid w:val="009F63A8"/>
    <w:rsid w:val="009F6E87"/>
    <w:rsid w:val="009F73D0"/>
    <w:rsid w:val="009F76C8"/>
    <w:rsid w:val="009F7880"/>
    <w:rsid w:val="00A07C1B"/>
    <w:rsid w:val="00A11754"/>
    <w:rsid w:val="00A11E44"/>
    <w:rsid w:val="00A12BB6"/>
    <w:rsid w:val="00A20A05"/>
    <w:rsid w:val="00A21B44"/>
    <w:rsid w:val="00A225EC"/>
    <w:rsid w:val="00A241B2"/>
    <w:rsid w:val="00A241DC"/>
    <w:rsid w:val="00A242CF"/>
    <w:rsid w:val="00A246E1"/>
    <w:rsid w:val="00A27D1C"/>
    <w:rsid w:val="00A302FD"/>
    <w:rsid w:val="00A305A9"/>
    <w:rsid w:val="00A3134E"/>
    <w:rsid w:val="00A323C3"/>
    <w:rsid w:val="00A324AC"/>
    <w:rsid w:val="00A32F4D"/>
    <w:rsid w:val="00A33BFB"/>
    <w:rsid w:val="00A34A1D"/>
    <w:rsid w:val="00A34A39"/>
    <w:rsid w:val="00A34D29"/>
    <w:rsid w:val="00A35058"/>
    <w:rsid w:val="00A36A29"/>
    <w:rsid w:val="00A37B17"/>
    <w:rsid w:val="00A425A9"/>
    <w:rsid w:val="00A434C7"/>
    <w:rsid w:val="00A44D1B"/>
    <w:rsid w:val="00A45B65"/>
    <w:rsid w:val="00A4607F"/>
    <w:rsid w:val="00A46CCE"/>
    <w:rsid w:val="00A46E69"/>
    <w:rsid w:val="00A50D5A"/>
    <w:rsid w:val="00A5125E"/>
    <w:rsid w:val="00A51C0F"/>
    <w:rsid w:val="00A53FDF"/>
    <w:rsid w:val="00A563EE"/>
    <w:rsid w:val="00A577E1"/>
    <w:rsid w:val="00A61B82"/>
    <w:rsid w:val="00A62A8F"/>
    <w:rsid w:val="00A66DA7"/>
    <w:rsid w:val="00A66E34"/>
    <w:rsid w:val="00A67E59"/>
    <w:rsid w:val="00A67EC9"/>
    <w:rsid w:val="00A71DDD"/>
    <w:rsid w:val="00A734F2"/>
    <w:rsid w:val="00A740C4"/>
    <w:rsid w:val="00A74868"/>
    <w:rsid w:val="00A8202C"/>
    <w:rsid w:val="00A821F9"/>
    <w:rsid w:val="00A83710"/>
    <w:rsid w:val="00A843BB"/>
    <w:rsid w:val="00A857EF"/>
    <w:rsid w:val="00A86574"/>
    <w:rsid w:val="00A86A35"/>
    <w:rsid w:val="00A87BA6"/>
    <w:rsid w:val="00A904F4"/>
    <w:rsid w:val="00A90917"/>
    <w:rsid w:val="00A915A4"/>
    <w:rsid w:val="00A920EF"/>
    <w:rsid w:val="00A92101"/>
    <w:rsid w:val="00A92249"/>
    <w:rsid w:val="00A92688"/>
    <w:rsid w:val="00A92B2C"/>
    <w:rsid w:val="00A931FC"/>
    <w:rsid w:val="00A94B15"/>
    <w:rsid w:val="00A95D7B"/>
    <w:rsid w:val="00A96F6B"/>
    <w:rsid w:val="00AA06F6"/>
    <w:rsid w:val="00AA0FBE"/>
    <w:rsid w:val="00AA19D3"/>
    <w:rsid w:val="00AA300B"/>
    <w:rsid w:val="00AA427C"/>
    <w:rsid w:val="00AA5D27"/>
    <w:rsid w:val="00AA66D3"/>
    <w:rsid w:val="00AB0289"/>
    <w:rsid w:val="00AB1A2E"/>
    <w:rsid w:val="00AB3C07"/>
    <w:rsid w:val="00AB6582"/>
    <w:rsid w:val="00AB6D8F"/>
    <w:rsid w:val="00AC14BE"/>
    <w:rsid w:val="00AC4C43"/>
    <w:rsid w:val="00AC54ED"/>
    <w:rsid w:val="00AC675E"/>
    <w:rsid w:val="00AC76EC"/>
    <w:rsid w:val="00AD10CB"/>
    <w:rsid w:val="00AD1870"/>
    <w:rsid w:val="00AD2DF2"/>
    <w:rsid w:val="00AD5848"/>
    <w:rsid w:val="00AD5F79"/>
    <w:rsid w:val="00AE08A9"/>
    <w:rsid w:val="00AE1BF5"/>
    <w:rsid w:val="00AE21AE"/>
    <w:rsid w:val="00AE4211"/>
    <w:rsid w:val="00AE59F9"/>
    <w:rsid w:val="00AE5CAF"/>
    <w:rsid w:val="00AE5E41"/>
    <w:rsid w:val="00AE6204"/>
    <w:rsid w:val="00AE6D67"/>
    <w:rsid w:val="00AE7456"/>
    <w:rsid w:val="00AE7619"/>
    <w:rsid w:val="00AE788B"/>
    <w:rsid w:val="00AF157C"/>
    <w:rsid w:val="00AF17CD"/>
    <w:rsid w:val="00AF4329"/>
    <w:rsid w:val="00AF5121"/>
    <w:rsid w:val="00AF56A5"/>
    <w:rsid w:val="00AF6098"/>
    <w:rsid w:val="00AF6E34"/>
    <w:rsid w:val="00AF79A7"/>
    <w:rsid w:val="00B00831"/>
    <w:rsid w:val="00B025B3"/>
    <w:rsid w:val="00B034BE"/>
    <w:rsid w:val="00B05EB0"/>
    <w:rsid w:val="00B062C5"/>
    <w:rsid w:val="00B0661B"/>
    <w:rsid w:val="00B06A2D"/>
    <w:rsid w:val="00B077DA"/>
    <w:rsid w:val="00B1003F"/>
    <w:rsid w:val="00B11E10"/>
    <w:rsid w:val="00B129B5"/>
    <w:rsid w:val="00B155D2"/>
    <w:rsid w:val="00B15A31"/>
    <w:rsid w:val="00B16523"/>
    <w:rsid w:val="00B17882"/>
    <w:rsid w:val="00B17DEA"/>
    <w:rsid w:val="00B21972"/>
    <w:rsid w:val="00B22B36"/>
    <w:rsid w:val="00B22D88"/>
    <w:rsid w:val="00B2524D"/>
    <w:rsid w:val="00B26A35"/>
    <w:rsid w:val="00B273B5"/>
    <w:rsid w:val="00B304F3"/>
    <w:rsid w:val="00B307A1"/>
    <w:rsid w:val="00B307D0"/>
    <w:rsid w:val="00B31CBA"/>
    <w:rsid w:val="00B32FD2"/>
    <w:rsid w:val="00B331DE"/>
    <w:rsid w:val="00B34234"/>
    <w:rsid w:val="00B34AF7"/>
    <w:rsid w:val="00B359FA"/>
    <w:rsid w:val="00B36437"/>
    <w:rsid w:val="00B3663C"/>
    <w:rsid w:val="00B37A06"/>
    <w:rsid w:val="00B37E23"/>
    <w:rsid w:val="00B40D7E"/>
    <w:rsid w:val="00B412C5"/>
    <w:rsid w:val="00B41B9D"/>
    <w:rsid w:val="00B425B4"/>
    <w:rsid w:val="00B42A31"/>
    <w:rsid w:val="00B42F83"/>
    <w:rsid w:val="00B44954"/>
    <w:rsid w:val="00B47094"/>
    <w:rsid w:val="00B50444"/>
    <w:rsid w:val="00B51705"/>
    <w:rsid w:val="00B524DC"/>
    <w:rsid w:val="00B53F6F"/>
    <w:rsid w:val="00B5610E"/>
    <w:rsid w:val="00B57D6C"/>
    <w:rsid w:val="00B60523"/>
    <w:rsid w:val="00B60C22"/>
    <w:rsid w:val="00B7038B"/>
    <w:rsid w:val="00B70563"/>
    <w:rsid w:val="00B709B5"/>
    <w:rsid w:val="00B721FA"/>
    <w:rsid w:val="00B735A0"/>
    <w:rsid w:val="00B74C6D"/>
    <w:rsid w:val="00B7615D"/>
    <w:rsid w:val="00B77D6B"/>
    <w:rsid w:val="00B81009"/>
    <w:rsid w:val="00B82281"/>
    <w:rsid w:val="00B822E8"/>
    <w:rsid w:val="00B84A75"/>
    <w:rsid w:val="00B85297"/>
    <w:rsid w:val="00B87BB7"/>
    <w:rsid w:val="00B9081B"/>
    <w:rsid w:val="00B909BE"/>
    <w:rsid w:val="00B92733"/>
    <w:rsid w:val="00B92736"/>
    <w:rsid w:val="00B94096"/>
    <w:rsid w:val="00B95FB7"/>
    <w:rsid w:val="00BA1447"/>
    <w:rsid w:val="00BA1F02"/>
    <w:rsid w:val="00BA765D"/>
    <w:rsid w:val="00BA78BB"/>
    <w:rsid w:val="00BA795A"/>
    <w:rsid w:val="00BB016A"/>
    <w:rsid w:val="00BB0F3C"/>
    <w:rsid w:val="00BB1FAA"/>
    <w:rsid w:val="00BB3CD3"/>
    <w:rsid w:val="00BB48E1"/>
    <w:rsid w:val="00BB4FA3"/>
    <w:rsid w:val="00BB55C1"/>
    <w:rsid w:val="00BC2F40"/>
    <w:rsid w:val="00BC43FD"/>
    <w:rsid w:val="00BC62E0"/>
    <w:rsid w:val="00BC79C8"/>
    <w:rsid w:val="00BD1197"/>
    <w:rsid w:val="00BD2538"/>
    <w:rsid w:val="00BD4258"/>
    <w:rsid w:val="00BD4A25"/>
    <w:rsid w:val="00BD5479"/>
    <w:rsid w:val="00BD7274"/>
    <w:rsid w:val="00BD7495"/>
    <w:rsid w:val="00BD763C"/>
    <w:rsid w:val="00BD7DD8"/>
    <w:rsid w:val="00BE01DB"/>
    <w:rsid w:val="00BE16DF"/>
    <w:rsid w:val="00BF4753"/>
    <w:rsid w:val="00BF7CAC"/>
    <w:rsid w:val="00C00DA6"/>
    <w:rsid w:val="00C02186"/>
    <w:rsid w:val="00C02417"/>
    <w:rsid w:val="00C03434"/>
    <w:rsid w:val="00C07BBB"/>
    <w:rsid w:val="00C11C2C"/>
    <w:rsid w:val="00C12802"/>
    <w:rsid w:val="00C14872"/>
    <w:rsid w:val="00C20D3E"/>
    <w:rsid w:val="00C210A4"/>
    <w:rsid w:val="00C2123A"/>
    <w:rsid w:val="00C21461"/>
    <w:rsid w:val="00C21A32"/>
    <w:rsid w:val="00C2220C"/>
    <w:rsid w:val="00C23402"/>
    <w:rsid w:val="00C25BE1"/>
    <w:rsid w:val="00C270BC"/>
    <w:rsid w:val="00C27519"/>
    <w:rsid w:val="00C30897"/>
    <w:rsid w:val="00C31843"/>
    <w:rsid w:val="00C33289"/>
    <w:rsid w:val="00C34749"/>
    <w:rsid w:val="00C3619D"/>
    <w:rsid w:val="00C36E5C"/>
    <w:rsid w:val="00C376C6"/>
    <w:rsid w:val="00C45D82"/>
    <w:rsid w:val="00C51F51"/>
    <w:rsid w:val="00C52FC0"/>
    <w:rsid w:val="00C55B93"/>
    <w:rsid w:val="00C56AE0"/>
    <w:rsid w:val="00C56DE7"/>
    <w:rsid w:val="00C57AEE"/>
    <w:rsid w:val="00C609C8"/>
    <w:rsid w:val="00C635A4"/>
    <w:rsid w:val="00C66451"/>
    <w:rsid w:val="00C6691C"/>
    <w:rsid w:val="00C67758"/>
    <w:rsid w:val="00C67C8F"/>
    <w:rsid w:val="00C740A6"/>
    <w:rsid w:val="00C7461F"/>
    <w:rsid w:val="00C749F3"/>
    <w:rsid w:val="00C74FA6"/>
    <w:rsid w:val="00C764BB"/>
    <w:rsid w:val="00C766D5"/>
    <w:rsid w:val="00C7695C"/>
    <w:rsid w:val="00C80FAB"/>
    <w:rsid w:val="00C8103F"/>
    <w:rsid w:val="00C820F2"/>
    <w:rsid w:val="00C82F2C"/>
    <w:rsid w:val="00C83648"/>
    <w:rsid w:val="00C836A2"/>
    <w:rsid w:val="00C84C90"/>
    <w:rsid w:val="00C865BD"/>
    <w:rsid w:val="00C90F2B"/>
    <w:rsid w:val="00C91513"/>
    <w:rsid w:val="00C924E4"/>
    <w:rsid w:val="00C93116"/>
    <w:rsid w:val="00C93647"/>
    <w:rsid w:val="00CA1729"/>
    <w:rsid w:val="00CA2E9F"/>
    <w:rsid w:val="00CA53DD"/>
    <w:rsid w:val="00CA7107"/>
    <w:rsid w:val="00CB0357"/>
    <w:rsid w:val="00CB19F4"/>
    <w:rsid w:val="00CB298E"/>
    <w:rsid w:val="00CC0543"/>
    <w:rsid w:val="00CC143F"/>
    <w:rsid w:val="00CC3C46"/>
    <w:rsid w:val="00CC4C00"/>
    <w:rsid w:val="00CC674D"/>
    <w:rsid w:val="00CC784B"/>
    <w:rsid w:val="00CD2D08"/>
    <w:rsid w:val="00CD3667"/>
    <w:rsid w:val="00CD46B7"/>
    <w:rsid w:val="00CD564C"/>
    <w:rsid w:val="00CD5F92"/>
    <w:rsid w:val="00CD770F"/>
    <w:rsid w:val="00CE10EC"/>
    <w:rsid w:val="00CE255C"/>
    <w:rsid w:val="00CE32F4"/>
    <w:rsid w:val="00CE3AC8"/>
    <w:rsid w:val="00CF0477"/>
    <w:rsid w:val="00CF0969"/>
    <w:rsid w:val="00CF1C0E"/>
    <w:rsid w:val="00CF4999"/>
    <w:rsid w:val="00CF5CA1"/>
    <w:rsid w:val="00D00624"/>
    <w:rsid w:val="00D00D35"/>
    <w:rsid w:val="00D02ED7"/>
    <w:rsid w:val="00D04950"/>
    <w:rsid w:val="00D105E2"/>
    <w:rsid w:val="00D1152D"/>
    <w:rsid w:val="00D12D4F"/>
    <w:rsid w:val="00D12D50"/>
    <w:rsid w:val="00D148FC"/>
    <w:rsid w:val="00D1571D"/>
    <w:rsid w:val="00D17AA7"/>
    <w:rsid w:val="00D24214"/>
    <w:rsid w:val="00D25683"/>
    <w:rsid w:val="00D25F36"/>
    <w:rsid w:val="00D260FF"/>
    <w:rsid w:val="00D30837"/>
    <w:rsid w:val="00D36C48"/>
    <w:rsid w:val="00D377C3"/>
    <w:rsid w:val="00D37B16"/>
    <w:rsid w:val="00D37C4C"/>
    <w:rsid w:val="00D4290A"/>
    <w:rsid w:val="00D43165"/>
    <w:rsid w:val="00D46365"/>
    <w:rsid w:val="00D47429"/>
    <w:rsid w:val="00D5218C"/>
    <w:rsid w:val="00D5631F"/>
    <w:rsid w:val="00D56436"/>
    <w:rsid w:val="00D5658C"/>
    <w:rsid w:val="00D60BBF"/>
    <w:rsid w:val="00D62608"/>
    <w:rsid w:val="00D626C8"/>
    <w:rsid w:val="00D63EC5"/>
    <w:rsid w:val="00D654FF"/>
    <w:rsid w:val="00D674F3"/>
    <w:rsid w:val="00D71D46"/>
    <w:rsid w:val="00D7203D"/>
    <w:rsid w:val="00D753F0"/>
    <w:rsid w:val="00D765FB"/>
    <w:rsid w:val="00D76748"/>
    <w:rsid w:val="00D8347F"/>
    <w:rsid w:val="00D835DA"/>
    <w:rsid w:val="00D835E2"/>
    <w:rsid w:val="00D849E6"/>
    <w:rsid w:val="00D84E70"/>
    <w:rsid w:val="00D87D7D"/>
    <w:rsid w:val="00D9141D"/>
    <w:rsid w:val="00D916C0"/>
    <w:rsid w:val="00D9372E"/>
    <w:rsid w:val="00D93AB8"/>
    <w:rsid w:val="00D96776"/>
    <w:rsid w:val="00D9707D"/>
    <w:rsid w:val="00D970FE"/>
    <w:rsid w:val="00DA0391"/>
    <w:rsid w:val="00DA085B"/>
    <w:rsid w:val="00DA5D29"/>
    <w:rsid w:val="00DA77BC"/>
    <w:rsid w:val="00DB03E5"/>
    <w:rsid w:val="00DB2F54"/>
    <w:rsid w:val="00DB3468"/>
    <w:rsid w:val="00DB4693"/>
    <w:rsid w:val="00DB494E"/>
    <w:rsid w:val="00DB4D79"/>
    <w:rsid w:val="00DB5761"/>
    <w:rsid w:val="00DB695E"/>
    <w:rsid w:val="00DC290B"/>
    <w:rsid w:val="00DC308D"/>
    <w:rsid w:val="00DC427B"/>
    <w:rsid w:val="00DC4392"/>
    <w:rsid w:val="00DC5BAE"/>
    <w:rsid w:val="00DC78BD"/>
    <w:rsid w:val="00DC7FEB"/>
    <w:rsid w:val="00DD1835"/>
    <w:rsid w:val="00DD1BB1"/>
    <w:rsid w:val="00DD1F8E"/>
    <w:rsid w:val="00DD6673"/>
    <w:rsid w:val="00DE1086"/>
    <w:rsid w:val="00DE28CF"/>
    <w:rsid w:val="00DE32C4"/>
    <w:rsid w:val="00DE4D4A"/>
    <w:rsid w:val="00DF0B1B"/>
    <w:rsid w:val="00DF0B61"/>
    <w:rsid w:val="00DF18BB"/>
    <w:rsid w:val="00DF3124"/>
    <w:rsid w:val="00DF3D70"/>
    <w:rsid w:val="00DF4406"/>
    <w:rsid w:val="00DF6C03"/>
    <w:rsid w:val="00DF77A2"/>
    <w:rsid w:val="00E02144"/>
    <w:rsid w:val="00E0458E"/>
    <w:rsid w:val="00E04FB5"/>
    <w:rsid w:val="00E056B1"/>
    <w:rsid w:val="00E061FC"/>
    <w:rsid w:val="00E06215"/>
    <w:rsid w:val="00E0755A"/>
    <w:rsid w:val="00E10500"/>
    <w:rsid w:val="00E13111"/>
    <w:rsid w:val="00E14EBD"/>
    <w:rsid w:val="00E227AE"/>
    <w:rsid w:val="00E229C0"/>
    <w:rsid w:val="00E22C7D"/>
    <w:rsid w:val="00E2389D"/>
    <w:rsid w:val="00E251A4"/>
    <w:rsid w:val="00E25DC6"/>
    <w:rsid w:val="00E2627F"/>
    <w:rsid w:val="00E27262"/>
    <w:rsid w:val="00E317C0"/>
    <w:rsid w:val="00E31BC9"/>
    <w:rsid w:val="00E32FB9"/>
    <w:rsid w:val="00E411B4"/>
    <w:rsid w:val="00E41296"/>
    <w:rsid w:val="00E44B10"/>
    <w:rsid w:val="00E4552D"/>
    <w:rsid w:val="00E462C5"/>
    <w:rsid w:val="00E541E0"/>
    <w:rsid w:val="00E5455B"/>
    <w:rsid w:val="00E55750"/>
    <w:rsid w:val="00E559F3"/>
    <w:rsid w:val="00E55BE1"/>
    <w:rsid w:val="00E55D4F"/>
    <w:rsid w:val="00E61FAC"/>
    <w:rsid w:val="00E62232"/>
    <w:rsid w:val="00E62FAC"/>
    <w:rsid w:val="00E634CB"/>
    <w:rsid w:val="00E63EBE"/>
    <w:rsid w:val="00E641B3"/>
    <w:rsid w:val="00E646B5"/>
    <w:rsid w:val="00E654A7"/>
    <w:rsid w:val="00E72F18"/>
    <w:rsid w:val="00E73B38"/>
    <w:rsid w:val="00E744D9"/>
    <w:rsid w:val="00E75175"/>
    <w:rsid w:val="00E75946"/>
    <w:rsid w:val="00E76047"/>
    <w:rsid w:val="00E802FF"/>
    <w:rsid w:val="00E81297"/>
    <w:rsid w:val="00E824BF"/>
    <w:rsid w:val="00E828EE"/>
    <w:rsid w:val="00E82A1E"/>
    <w:rsid w:val="00E83ABC"/>
    <w:rsid w:val="00E84A7A"/>
    <w:rsid w:val="00E85A43"/>
    <w:rsid w:val="00E904A9"/>
    <w:rsid w:val="00E927B3"/>
    <w:rsid w:val="00E92DDE"/>
    <w:rsid w:val="00E945AF"/>
    <w:rsid w:val="00E94A38"/>
    <w:rsid w:val="00E9781C"/>
    <w:rsid w:val="00E97AD8"/>
    <w:rsid w:val="00EA046C"/>
    <w:rsid w:val="00EA0DA9"/>
    <w:rsid w:val="00EA1053"/>
    <w:rsid w:val="00EA1A89"/>
    <w:rsid w:val="00EA2150"/>
    <w:rsid w:val="00EA4E74"/>
    <w:rsid w:val="00EB0292"/>
    <w:rsid w:val="00EB437E"/>
    <w:rsid w:val="00EB43F4"/>
    <w:rsid w:val="00EB7377"/>
    <w:rsid w:val="00EB7D09"/>
    <w:rsid w:val="00EC0B53"/>
    <w:rsid w:val="00EC385A"/>
    <w:rsid w:val="00EC5F9F"/>
    <w:rsid w:val="00ED01CA"/>
    <w:rsid w:val="00ED0F05"/>
    <w:rsid w:val="00ED1DC1"/>
    <w:rsid w:val="00ED1F95"/>
    <w:rsid w:val="00ED208F"/>
    <w:rsid w:val="00ED221E"/>
    <w:rsid w:val="00ED5250"/>
    <w:rsid w:val="00ED6398"/>
    <w:rsid w:val="00ED6E2F"/>
    <w:rsid w:val="00ED7341"/>
    <w:rsid w:val="00ED75C7"/>
    <w:rsid w:val="00EE22F5"/>
    <w:rsid w:val="00EE2592"/>
    <w:rsid w:val="00EE29E8"/>
    <w:rsid w:val="00EE3C8C"/>
    <w:rsid w:val="00EE77C9"/>
    <w:rsid w:val="00EF029A"/>
    <w:rsid w:val="00EF412A"/>
    <w:rsid w:val="00EF516F"/>
    <w:rsid w:val="00EF5C7A"/>
    <w:rsid w:val="00EF6584"/>
    <w:rsid w:val="00F00604"/>
    <w:rsid w:val="00F0312D"/>
    <w:rsid w:val="00F03C63"/>
    <w:rsid w:val="00F07BEF"/>
    <w:rsid w:val="00F105A4"/>
    <w:rsid w:val="00F10963"/>
    <w:rsid w:val="00F10965"/>
    <w:rsid w:val="00F119E6"/>
    <w:rsid w:val="00F1350D"/>
    <w:rsid w:val="00F14B35"/>
    <w:rsid w:val="00F175B9"/>
    <w:rsid w:val="00F22A62"/>
    <w:rsid w:val="00F248A2"/>
    <w:rsid w:val="00F249F2"/>
    <w:rsid w:val="00F26FF1"/>
    <w:rsid w:val="00F35B10"/>
    <w:rsid w:val="00F36059"/>
    <w:rsid w:val="00F36C33"/>
    <w:rsid w:val="00F372F0"/>
    <w:rsid w:val="00F4089A"/>
    <w:rsid w:val="00F40A86"/>
    <w:rsid w:val="00F411F6"/>
    <w:rsid w:val="00F41402"/>
    <w:rsid w:val="00F41A64"/>
    <w:rsid w:val="00F41F9B"/>
    <w:rsid w:val="00F44F6E"/>
    <w:rsid w:val="00F47238"/>
    <w:rsid w:val="00F52CA9"/>
    <w:rsid w:val="00F5320B"/>
    <w:rsid w:val="00F54E71"/>
    <w:rsid w:val="00F57342"/>
    <w:rsid w:val="00F57628"/>
    <w:rsid w:val="00F602A1"/>
    <w:rsid w:val="00F60822"/>
    <w:rsid w:val="00F62F63"/>
    <w:rsid w:val="00F62F82"/>
    <w:rsid w:val="00F64713"/>
    <w:rsid w:val="00F64CB7"/>
    <w:rsid w:val="00F656CF"/>
    <w:rsid w:val="00F664DB"/>
    <w:rsid w:val="00F6684B"/>
    <w:rsid w:val="00F6762F"/>
    <w:rsid w:val="00F67C15"/>
    <w:rsid w:val="00F72551"/>
    <w:rsid w:val="00F73076"/>
    <w:rsid w:val="00F731C6"/>
    <w:rsid w:val="00F744D7"/>
    <w:rsid w:val="00F7471B"/>
    <w:rsid w:val="00F75CA9"/>
    <w:rsid w:val="00F76B45"/>
    <w:rsid w:val="00F76CCB"/>
    <w:rsid w:val="00F803BD"/>
    <w:rsid w:val="00F80683"/>
    <w:rsid w:val="00F80FF8"/>
    <w:rsid w:val="00F81BCC"/>
    <w:rsid w:val="00F82DB7"/>
    <w:rsid w:val="00F8418D"/>
    <w:rsid w:val="00F84D7A"/>
    <w:rsid w:val="00F858D8"/>
    <w:rsid w:val="00F86D17"/>
    <w:rsid w:val="00F86ECD"/>
    <w:rsid w:val="00F87CB4"/>
    <w:rsid w:val="00F9074F"/>
    <w:rsid w:val="00F91B4A"/>
    <w:rsid w:val="00F9282A"/>
    <w:rsid w:val="00F93477"/>
    <w:rsid w:val="00FA0FC2"/>
    <w:rsid w:val="00FA1EF0"/>
    <w:rsid w:val="00FA5E4D"/>
    <w:rsid w:val="00FA7F0C"/>
    <w:rsid w:val="00FB04E3"/>
    <w:rsid w:val="00FB05C5"/>
    <w:rsid w:val="00FB1665"/>
    <w:rsid w:val="00FB2C10"/>
    <w:rsid w:val="00FB319F"/>
    <w:rsid w:val="00FB4AC7"/>
    <w:rsid w:val="00FB4B92"/>
    <w:rsid w:val="00FB5C2E"/>
    <w:rsid w:val="00FB7C53"/>
    <w:rsid w:val="00FC0F13"/>
    <w:rsid w:val="00FC21BD"/>
    <w:rsid w:val="00FC48FE"/>
    <w:rsid w:val="00FD7584"/>
    <w:rsid w:val="00FD77C3"/>
    <w:rsid w:val="00FE12C9"/>
    <w:rsid w:val="00FE518B"/>
    <w:rsid w:val="00FF0023"/>
    <w:rsid w:val="00FF01F5"/>
    <w:rsid w:val="00FF0AF3"/>
    <w:rsid w:val="00FF27BC"/>
    <w:rsid w:val="00FF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E8AACC"/>
  <w14:defaultImageDpi w14:val="300"/>
  <w15:docId w15:val="{3CC4B2A1-BDD8-324B-B74B-3F9C82F3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37EE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37EE9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7EE9"/>
    <w:rPr>
      <w:rFonts w:ascii="Lucida Grande" w:hAnsi="Lucida Grande" w:cs="Lucida Grande"/>
      <w:sz w:val="18"/>
      <w:szCs w:val="18"/>
    </w:rPr>
  </w:style>
  <w:style w:type="table" w:styleId="Grilledutableau">
    <w:name w:val="Table Grid"/>
    <w:basedOn w:val="TableauNormal"/>
    <w:uiPriority w:val="59"/>
    <w:rsid w:val="004D2A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A241DC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241DC"/>
  </w:style>
  <w:style w:type="character" w:styleId="Numrodepage">
    <w:name w:val="page number"/>
    <w:basedOn w:val="Policepardfaut"/>
    <w:uiPriority w:val="99"/>
    <w:semiHidden/>
    <w:unhideWhenUsed/>
    <w:rsid w:val="00A241DC"/>
  </w:style>
  <w:style w:type="paragraph" w:styleId="En-tte">
    <w:name w:val="header"/>
    <w:basedOn w:val="Normal"/>
    <w:link w:val="En-tteCar"/>
    <w:uiPriority w:val="99"/>
    <w:unhideWhenUsed/>
    <w:rsid w:val="00186C8B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186C8B"/>
  </w:style>
  <w:style w:type="character" w:styleId="Numrodeligne">
    <w:name w:val="line number"/>
    <w:basedOn w:val="Policepardfaut"/>
    <w:uiPriority w:val="99"/>
    <w:semiHidden/>
    <w:unhideWhenUsed/>
    <w:rsid w:val="00D00624"/>
  </w:style>
  <w:style w:type="paragraph" w:styleId="Paragraphedeliste">
    <w:name w:val="List Paragraph"/>
    <w:basedOn w:val="Normal"/>
    <w:uiPriority w:val="34"/>
    <w:qFormat/>
    <w:rsid w:val="001616B9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FB04E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B04E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B04E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B04E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B04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7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F79334-E4F9-AF4D-BE6C-31984EFB0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17</Pages>
  <Words>2886</Words>
  <Characters>15877</Characters>
  <Application>Microsoft Office Word</Application>
  <DocSecurity>0</DocSecurity>
  <Lines>132</Lines>
  <Paragraphs>37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Barks</dc:creator>
  <cp:keywords/>
  <dc:description/>
  <cp:lastModifiedBy>Patrick BARKS</cp:lastModifiedBy>
  <cp:revision>85</cp:revision>
  <dcterms:created xsi:type="dcterms:W3CDTF">2020-10-09T06:54:00Z</dcterms:created>
  <dcterms:modified xsi:type="dcterms:W3CDTF">2020-10-11T16:16:00Z</dcterms:modified>
</cp:coreProperties>
</file>