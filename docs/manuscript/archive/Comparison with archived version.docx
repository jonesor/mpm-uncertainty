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DAA1" w14:textId="77777777" w:rsidR="00B41E2D" w:rsidRDefault="00D105E2">
      <w:pPr>
        <w:pStyle w:val="Title"/>
        <w:rPr>
          <w:rPrChange w:id="13" w:author="Owen" w:date="2026-02-28T10:38:00Z" w16du:dateUtc="2026-02-28T09:38:00Z">
            <w:rPr>
              <w:b/>
              <w:sz w:val="28"/>
            </w:rPr>
          </w:rPrChange>
        </w:rPr>
        <w:pPrChange w:id="14" w:author="Owen" w:date="2026-02-28T10:38:00Z" w16du:dateUtc="2026-02-28T09:38:00Z">
          <w:pPr>
            <w:spacing w:line="480" w:lineRule="auto"/>
          </w:pPr>
        </w:pPrChange>
      </w:pPr>
      <w:del w:id="15" w:author="Owen" w:date="2026-02-28T10:38:00Z" w16du:dateUtc="2026-02-28T09:38:00Z">
        <w:r>
          <w:rPr>
            <w:sz w:val="28"/>
            <w:szCs w:val="28"/>
          </w:rPr>
          <w:delText>Accounting for</w:delText>
        </w:r>
      </w:del>
      <w:ins w:id="16" w:author="Owen" w:date="2026-02-28T10:38:00Z" w16du:dateUtc="2026-02-28T09:38:00Z">
        <w:r w:rsidR="00000000">
          <w:t>When does</w:t>
        </w:r>
      </w:ins>
      <w:r w:rsidR="00000000">
        <w:rPr>
          <w:rPrChange w:id="17" w:author="Owen" w:date="2026-02-28T10:38:00Z" w16du:dateUtc="2026-02-28T09:38:00Z">
            <w:rPr>
              <w:b/>
              <w:sz w:val="28"/>
            </w:rPr>
          </w:rPrChange>
        </w:rPr>
        <w:t xml:space="preserve"> sampling uncertainty </w:t>
      </w:r>
      <w:ins w:id="18" w:author="Owen" w:date="2026-02-28T10:38:00Z" w16du:dateUtc="2026-02-28T09:38:00Z">
        <w:r w:rsidR="00000000">
          <w:t xml:space="preserve">matter </w:t>
        </w:r>
      </w:ins>
      <w:r w:rsidR="00000000">
        <w:rPr>
          <w:rPrChange w:id="19" w:author="Owen" w:date="2026-02-28T10:38:00Z" w16du:dateUtc="2026-02-28T09:38:00Z">
            <w:rPr>
              <w:b/>
              <w:sz w:val="28"/>
            </w:rPr>
          </w:rPrChange>
        </w:rPr>
        <w:t xml:space="preserve">in </w:t>
      </w:r>
      <w:del w:id="20" w:author="Owen" w:date="2026-02-28T10:38:00Z" w16du:dateUtc="2026-02-28T09:38:00Z">
        <w:r w:rsidR="004F667E" w:rsidRPr="004F667E">
          <w:rPr>
            <w:sz w:val="28"/>
            <w:szCs w:val="28"/>
          </w:rPr>
          <w:delText>analyses of</w:delText>
        </w:r>
      </w:del>
      <w:ins w:id="21" w:author="Owen" w:date="2026-02-28T10:38:00Z" w16du:dateUtc="2026-02-28T09:38:00Z">
        <w:r w:rsidR="00000000">
          <w:t>matrix population models? Evidence from</w:t>
        </w:r>
      </w:ins>
      <w:r w:rsidR="00000000">
        <w:rPr>
          <w:rPrChange w:id="22" w:author="Owen" w:date="2026-02-28T10:38:00Z" w16du:dateUtc="2026-02-28T09:38:00Z">
            <w:rPr>
              <w:b/>
              <w:sz w:val="28"/>
            </w:rPr>
          </w:rPrChange>
        </w:rPr>
        <w:t xml:space="preserve"> published projection matrices</w:t>
      </w:r>
    </w:p>
    <w:p w14:paraId="2FA669CC" w14:textId="77777777" w:rsidR="00E37E6B" w:rsidRDefault="00E37E6B" w:rsidP="00E37E6B">
      <w:pPr>
        <w:rPr>
          <w:del w:id="23" w:author="Owen" w:date="2026-02-28T10:38:00Z" w16du:dateUtc="2026-02-28T09:38:00Z"/>
          <w:rFonts w:cs="Lucida Grande"/>
          <w:color w:val="000000"/>
        </w:rPr>
      </w:pPr>
    </w:p>
    <w:p w14:paraId="73AA1306" w14:textId="77777777" w:rsidR="009619C0" w:rsidRDefault="009619C0" w:rsidP="00E37E6B">
      <w:pPr>
        <w:rPr>
          <w:del w:id="24" w:author="Owen" w:date="2026-02-28T10:38:00Z" w16du:dateUtc="2026-02-28T09:38:00Z"/>
          <w:rFonts w:cs="Lucida Grande"/>
          <w:color w:val="000000"/>
        </w:rPr>
      </w:pPr>
    </w:p>
    <w:p w14:paraId="50B11BFE" w14:textId="77777777" w:rsidR="00B41E2D" w:rsidRDefault="00000000">
      <w:pPr>
        <w:pStyle w:val="Heading1"/>
        <w:rPr>
          <w:rPrChange w:id="25" w:author="Owen" w:date="2026-02-28T10:38:00Z" w16du:dateUtc="2026-02-28T09:38:00Z">
            <w:rPr>
              <w:b/>
              <w:color w:val="000000"/>
            </w:rPr>
          </w:rPrChange>
        </w:rPr>
        <w:pPrChange w:id="26" w:author="Owen" w:date="2026-02-28T10:38:00Z" w16du:dateUtc="2026-02-28T09:38:00Z">
          <w:pPr>
            <w:spacing w:line="480" w:lineRule="auto"/>
          </w:pPr>
        </w:pPrChange>
      </w:pPr>
      <w:bookmarkStart w:id="27" w:name="authors"/>
      <w:r>
        <w:rPr>
          <w:rPrChange w:id="28" w:author="Owen" w:date="2026-02-28T10:38:00Z" w16du:dateUtc="2026-02-28T09:38:00Z">
            <w:rPr>
              <w:b/>
              <w:color w:val="000000"/>
            </w:rPr>
          </w:rPrChange>
        </w:rPr>
        <w:t>Authors</w:t>
      </w:r>
      <w:del w:id="29" w:author="Owen" w:date="2026-02-28T10:38:00Z" w16du:dateUtc="2026-02-28T09:38:00Z">
        <w:r w:rsidR="00E37E6B" w:rsidRPr="00C706BF">
          <w:rPr>
            <w:rFonts w:cs="Lucida Grande"/>
            <w:color w:val="000000"/>
          </w:rPr>
          <w:delText>:</w:delText>
        </w:r>
      </w:del>
    </w:p>
    <w:p w14:paraId="358BC062" w14:textId="77777777" w:rsidR="00B41E2D" w:rsidRDefault="00E37E6B">
      <w:pPr>
        <w:pStyle w:val="FirstParagraph"/>
        <w:rPr>
          <w:rPrChange w:id="30" w:author="Owen" w:date="2026-02-28T10:38:00Z" w16du:dateUtc="2026-02-28T09:38:00Z">
            <w:rPr>
              <w:color w:val="000000"/>
            </w:rPr>
          </w:rPrChange>
        </w:rPr>
        <w:pPrChange w:id="31" w:author="Owen" w:date="2026-02-28T10:38:00Z" w16du:dateUtc="2026-02-28T09:38:00Z">
          <w:pPr>
            <w:spacing w:line="480" w:lineRule="auto"/>
          </w:pPr>
        </w:pPrChange>
      </w:pPr>
      <w:del w:id="32" w:author="Owen" w:date="2026-02-28T10:38:00Z" w16du:dateUtc="2026-02-28T09:38:00Z">
        <w:r>
          <w:rPr>
            <w:rFonts w:cs="Lucida Grande"/>
            <w:color w:val="000000"/>
          </w:rPr>
          <w:delText xml:space="preserve">Patrick M. Barks*, </w:delText>
        </w:r>
      </w:del>
      <w:r w:rsidR="00000000">
        <w:rPr>
          <w:rPrChange w:id="33" w:author="Owen" w:date="2026-02-28T10:38:00Z" w16du:dateUtc="2026-02-28T09:38:00Z">
            <w:rPr>
              <w:color w:val="000000"/>
            </w:rPr>
          </w:rPrChange>
        </w:rPr>
        <w:t>Owen R. Jones</w:t>
      </w:r>
      <w:ins w:id="34" w:author="Owen" w:date="2026-02-28T10:38:00Z" w16du:dateUtc="2026-02-28T09:38:00Z">
        <w:r w:rsidR="00000000">
          <w:t>*</w:t>
        </w:r>
        <w:r w:rsidR="00000000">
          <w:rPr>
            <w:vertAlign w:val="superscript"/>
          </w:rPr>
          <w:t>1,2</w:t>
        </w:r>
        <w:r w:rsidR="00000000">
          <w:t>, Emily G. Simmonds</w:t>
        </w:r>
        <w:r w:rsidR="00000000">
          <w:rPr>
            <w:vertAlign w:val="superscript"/>
          </w:rPr>
          <w:t>2</w:t>
        </w:r>
      </w:ins>
    </w:p>
    <w:p w14:paraId="0220A7E8" w14:textId="77777777" w:rsidR="00E37E6B" w:rsidRDefault="00E37E6B" w:rsidP="00E37E6B">
      <w:pPr>
        <w:rPr>
          <w:del w:id="35" w:author="Owen" w:date="2026-02-28T10:38:00Z" w16du:dateUtc="2026-02-28T09:38:00Z"/>
          <w:rFonts w:cs="Lucida Grande"/>
          <w:color w:val="000000"/>
        </w:rPr>
      </w:pPr>
    </w:p>
    <w:p w14:paraId="39D619C4" w14:textId="77777777" w:rsidR="00E37E6B" w:rsidRPr="00F1520D" w:rsidRDefault="00E37E6B" w:rsidP="00E37E6B">
      <w:pPr>
        <w:rPr>
          <w:del w:id="36" w:author="Owen" w:date="2026-02-28T10:38:00Z" w16du:dateUtc="2026-02-28T09:38:00Z"/>
          <w:rFonts w:cs="Lucida Grande"/>
          <w:b/>
          <w:color w:val="000000"/>
        </w:rPr>
      </w:pPr>
      <w:del w:id="37" w:author="Owen" w:date="2026-02-28T10:38:00Z" w16du:dateUtc="2026-02-28T09:38:00Z">
        <w:r w:rsidRPr="00F1520D">
          <w:rPr>
            <w:rFonts w:cs="Lucida Grande"/>
            <w:b/>
            <w:color w:val="000000"/>
          </w:rPr>
          <w:delText>Affiliation:</w:delText>
        </w:r>
      </w:del>
    </w:p>
    <w:p w14:paraId="0C6EC53D" w14:textId="19864A33" w:rsidR="00E37E6B" w:rsidRPr="00F1520D" w:rsidRDefault="00B766E4" w:rsidP="00E37E6B">
      <w:pPr>
        <w:rPr>
          <w:del w:id="38" w:author="Owen" w:date="2026-02-28T10:38:00Z" w16du:dateUtc="2026-02-28T09:38:00Z"/>
          <w:rFonts w:cs="Lucida Grande"/>
          <w:color w:val="000000"/>
        </w:rPr>
      </w:pPr>
      <w:del w:id="39" w:author="Owen" w:date="2026-02-28T10:38:00Z" w16du:dateUtc="2026-02-28T09:38:00Z">
        <w:r w:rsidRPr="00F1520D">
          <w:rPr>
            <w:rFonts w:cs="Lucida Grande"/>
            <w:color w:val="000000"/>
          </w:rPr>
          <w:delText>Interdisciplinary Centre on Population Dynamics</w:delText>
        </w:r>
        <w:r w:rsidR="00C40731" w:rsidRPr="00F1520D">
          <w:rPr>
            <w:rFonts w:cs="Lucida Grande"/>
            <w:color w:val="000000"/>
          </w:rPr>
          <w:delText xml:space="preserve"> (CPop)</w:delText>
        </w:r>
      </w:del>
    </w:p>
    <w:p w14:paraId="4D6032A9" w14:textId="77777777" w:rsidR="00B41E2D" w:rsidRDefault="00000000">
      <w:pPr>
        <w:pStyle w:val="Heading1"/>
        <w:rPr>
          <w:ins w:id="40" w:author="Owen" w:date="2026-02-28T10:38:00Z" w16du:dateUtc="2026-02-28T09:38:00Z"/>
        </w:rPr>
      </w:pPr>
      <w:bookmarkStart w:id="41" w:name="affiliations"/>
      <w:bookmarkEnd w:id="27"/>
      <w:ins w:id="42" w:author="Owen" w:date="2026-02-28T10:38:00Z" w16du:dateUtc="2026-02-28T09:38:00Z">
        <w:r>
          <w:t>Affiliations</w:t>
        </w:r>
      </w:ins>
    </w:p>
    <w:p w14:paraId="1089EAB2" w14:textId="77777777" w:rsidR="00B766E4" w:rsidRPr="00E37E6B" w:rsidRDefault="00000000" w:rsidP="00B766E4">
      <w:pPr>
        <w:rPr>
          <w:del w:id="43" w:author="Owen" w:date="2026-02-28T10:38:00Z" w16du:dateUtc="2026-02-28T09:38:00Z"/>
          <w:rFonts w:cs="Lucida Grande"/>
          <w:color w:val="000000"/>
        </w:rPr>
      </w:pPr>
      <w:ins w:id="44" w:author="Owen" w:date="2026-02-28T10:38:00Z" w16du:dateUtc="2026-02-28T09:38:00Z">
        <w:r>
          <w:rPr>
            <w:vertAlign w:val="superscript"/>
          </w:rPr>
          <w:t>1</w:t>
        </w:r>
        <w:r>
          <w:t xml:space="preserve"> </w:t>
        </w:r>
      </w:ins>
      <w:r>
        <w:rPr>
          <w:rPrChange w:id="45" w:author="Owen" w:date="2026-02-28T10:38:00Z" w16du:dateUtc="2026-02-28T09:38:00Z">
            <w:rPr>
              <w:color w:val="000000"/>
            </w:rPr>
          </w:rPrChange>
        </w:rPr>
        <w:t>Department of Biology</w:t>
      </w:r>
    </w:p>
    <w:p w14:paraId="15FD56C1" w14:textId="77777777" w:rsidR="00B766E4" w:rsidRPr="00E37E6B" w:rsidRDefault="00000000" w:rsidP="00B766E4">
      <w:pPr>
        <w:rPr>
          <w:del w:id="46" w:author="Owen" w:date="2026-02-28T10:38:00Z" w16du:dateUtc="2026-02-28T09:38:00Z"/>
          <w:rFonts w:cs="Lucida Grande"/>
          <w:color w:val="000000"/>
        </w:rPr>
      </w:pPr>
      <w:ins w:id="47" w:author="Owen" w:date="2026-02-28T10:38:00Z" w16du:dateUtc="2026-02-28T09:38:00Z">
        <w:r>
          <w:t xml:space="preserve">, </w:t>
        </w:r>
      </w:ins>
      <w:r>
        <w:rPr>
          <w:rPrChange w:id="48" w:author="Owen" w:date="2026-02-28T10:38:00Z" w16du:dateUtc="2026-02-28T09:38:00Z">
            <w:rPr>
              <w:color w:val="000000"/>
            </w:rPr>
          </w:rPrChange>
        </w:rPr>
        <w:t>University of Southern Denmark</w:t>
      </w:r>
    </w:p>
    <w:p w14:paraId="7E846D09" w14:textId="77777777" w:rsidR="00B41E2D" w:rsidRDefault="00B766E4">
      <w:pPr>
        <w:pStyle w:val="FirstParagraph"/>
        <w:rPr>
          <w:rPrChange w:id="49" w:author="Owen" w:date="2026-02-28T10:38:00Z" w16du:dateUtc="2026-02-28T09:38:00Z">
            <w:rPr>
              <w:color w:val="000000"/>
            </w:rPr>
          </w:rPrChange>
        </w:rPr>
        <w:pPrChange w:id="50" w:author="Owen" w:date="2026-02-28T10:38:00Z" w16du:dateUtc="2026-02-28T09:38:00Z">
          <w:pPr>
            <w:spacing w:line="480" w:lineRule="auto"/>
          </w:pPr>
        </w:pPrChange>
      </w:pPr>
      <w:del w:id="51" w:author="Owen" w:date="2026-02-28T10:38:00Z" w16du:dateUtc="2026-02-28T09:38:00Z">
        <w:r w:rsidRPr="00E37E6B">
          <w:rPr>
            <w:rFonts w:cs="Lucida Grande"/>
            <w:color w:val="000000"/>
          </w:rPr>
          <w:delText>5230</w:delText>
        </w:r>
      </w:del>
      <w:ins w:id="52" w:author="Owen" w:date="2026-02-28T10:38:00Z" w16du:dateUtc="2026-02-28T09:38:00Z">
        <w:r w:rsidR="00000000">
          <w:t>,</w:t>
        </w:r>
      </w:ins>
      <w:r w:rsidR="00000000">
        <w:rPr>
          <w:rPrChange w:id="53" w:author="Owen" w:date="2026-02-28T10:38:00Z" w16du:dateUtc="2026-02-28T09:38:00Z">
            <w:rPr>
              <w:color w:val="000000"/>
            </w:rPr>
          </w:rPrChange>
        </w:rPr>
        <w:t xml:space="preserve"> Odense</w:t>
      </w:r>
      <w:del w:id="54" w:author="Owen" w:date="2026-02-28T10:38:00Z" w16du:dateUtc="2026-02-28T09:38:00Z">
        <w:r w:rsidRPr="00E37E6B">
          <w:rPr>
            <w:rFonts w:cs="Lucida Grande"/>
            <w:color w:val="000000"/>
          </w:rPr>
          <w:delText xml:space="preserve"> M</w:delText>
        </w:r>
      </w:del>
      <w:r w:rsidR="00000000">
        <w:rPr>
          <w:rPrChange w:id="55" w:author="Owen" w:date="2026-02-28T10:38:00Z" w16du:dateUtc="2026-02-28T09:38:00Z">
            <w:rPr>
              <w:color w:val="000000"/>
            </w:rPr>
          </w:rPrChange>
        </w:rPr>
        <w:t>, Denmark</w:t>
      </w:r>
    </w:p>
    <w:p w14:paraId="36FD6046" w14:textId="77777777" w:rsidR="00B766E4" w:rsidRPr="002104D1" w:rsidRDefault="00B766E4" w:rsidP="00E37E6B">
      <w:pPr>
        <w:rPr>
          <w:del w:id="56" w:author="Owen" w:date="2026-02-28T10:38:00Z" w16du:dateUtc="2026-02-28T09:38:00Z"/>
          <w:rFonts w:cs="Lucida Grande"/>
          <w:color w:val="000000"/>
        </w:rPr>
      </w:pPr>
    </w:p>
    <w:p w14:paraId="3957E4D6" w14:textId="77777777" w:rsidR="00B41E2D" w:rsidRDefault="00E37E6B">
      <w:pPr>
        <w:pStyle w:val="BodyText"/>
        <w:rPr>
          <w:ins w:id="57" w:author="Owen" w:date="2026-02-28T10:38:00Z" w16du:dateUtc="2026-02-28T09:38:00Z"/>
        </w:rPr>
      </w:pPr>
      <w:del w:id="58" w:author="Owen" w:date="2026-02-28T10:38:00Z" w16du:dateUtc="2026-02-28T09:38:00Z">
        <w:r w:rsidRPr="00C706BF">
          <w:rPr>
            <w:rFonts w:cs="Lucida Grande"/>
            <w:b/>
            <w:color w:val="000000"/>
          </w:rPr>
          <w:delText>*</w:delText>
        </w:r>
      </w:del>
      <w:ins w:id="59" w:author="Owen" w:date="2026-02-28T10:38:00Z" w16du:dateUtc="2026-02-28T09:38:00Z">
        <w:r w:rsidR="00000000">
          <w:rPr>
            <w:vertAlign w:val="superscript"/>
          </w:rPr>
          <w:t>2</w:t>
        </w:r>
        <w:r w:rsidR="00000000">
          <w:t xml:space="preserve"> Institute of Ecology and Evolution, School of Biological Sciences, University of Edinburgh, Edinburgh, UK</w:t>
        </w:r>
      </w:ins>
    </w:p>
    <w:p w14:paraId="7BF2B53D" w14:textId="77777777" w:rsidR="00B41E2D" w:rsidRDefault="00000000">
      <w:pPr>
        <w:pStyle w:val="Heading1"/>
        <w:rPr>
          <w:rPrChange w:id="60" w:author="Owen" w:date="2026-02-28T10:38:00Z" w16du:dateUtc="2026-02-28T09:38:00Z">
            <w:rPr>
              <w:b/>
              <w:color w:val="000000"/>
            </w:rPr>
          </w:rPrChange>
        </w:rPr>
        <w:pPrChange w:id="61" w:author="Owen" w:date="2026-02-28T10:38:00Z" w16du:dateUtc="2026-02-28T09:38:00Z">
          <w:pPr>
            <w:spacing w:line="480" w:lineRule="auto"/>
          </w:pPr>
        </w:pPrChange>
      </w:pPr>
      <w:bookmarkStart w:id="62" w:name="corresponding-author"/>
      <w:bookmarkEnd w:id="41"/>
      <w:r>
        <w:rPr>
          <w:rPrChange w:id="63" w:author="Owen" w:date="2026-02-28T10:38:00Z" w16du:dateUtc="2026-02-28T09:38:00Z">
            <w:rPr>
              <w:b/>
              <w:color w:val="000000"/>
            </w:rPr>
          </w:rPrChange>
        </w:rPr>
        <w:t>Corresponding author</w:t>
      </w:r>
      <w:del w:id="64" w:author="Owen" w:date="2026-02-28T10:38:00Z" w16du:dateUtc="2026-02-28T09:38:00Z">
        <w:r w:rsidR="00E37E6B" w:rsidRPr="00C706BF">
          <w:rPr>
            <w:rFonts w:cs="Lucida Grande"/>
            <w:color w:val="000000"/>
          </w:rPr>
          <w:delText>:</w:delText>
        </w:r>
      </w:del>
    </w:p>
    <w:p w14:paraId="35F200AE" w14:textId="77777777" w:rsidR="00E37E6B" w:rsidRPr="00C706BF" w:rsidRDefault="00E37E6B" w:rsidP="00E37E6B">
      <w:pPr>
        <w:rPr>
          <w:del w:id="65" w:author="Owen" w:date="2026-02-28T10:38:00Z" w16du:dateUtc="2026-02-28T09:38:00Z"/>
          <w:rFonts w:cs="Lucida Grande"/>
          <w:color w:val="000000"/>
        </w:rPr>
      </w:pPr>
      <w:del w:id="66" w:author="Owen" w:date="2026-02-28T10:38:00Z" w16du:dateUtc="2026-02-28T09:38:00Z">
        <w:r w:rsidRPr="00C706BF">
          <w:rPr>
            <w:rFonts w:cs="Lucida Grande"/>
            <w:color w:val="000000"/>
          </w:rPr>
          <w:delText>Email: patrick.barks@gmail.com</w:delText>
        </w:r>
      </w:del>
    </w:p>
    <w:p w14:paraId="4A775DF3" w14:textId="77777777" w:rsidR="00E37E6B" w:rsidRDefault="00E37E6B" w:rsidP="00F41A64">
      <w:pPr>
        <w:rPr>
          <w:del w:id="67" w:author="Owen" w:date="2026-02-28T10:38:00Z" w16du:dateUtc="2026-02-28T09:38:00Z"/>
          <w:b/>
          <w:sz w:val="28"/>
          <w:szCs w:val="28"/>
        </w:rPr>
      </w:pPr>
    </w:p>
    <w:p w14:paraId="3D6DED7A" w14:textId="77777777" w:rsidR="00E37E6B" w:rsidRPr="002414AC" w:rsidRDefault="00E37E6B" w:rsidP="00E37E6B">
      <w:pPr>
        <w:rPr>
          <w:del w:id="68" w:author="Owen" w:date="2026-02-28T10:38:00Z" w16du:dateUtc="2026-02-28T09:38:00Z"/>
          <w:rFonts w:cs="Lucida Grande"/>
          <w:b/>
          <w:color w:val="000000"/>
        </w:rPr>
      </w:pPr>
      <w:del w:id="69" w:author="Owen" w:date="2026-02-28T10:38:00Z" w16du:dateUtc="2026-02-28T09:38:00Z">
        <w:r w:rsidRPr="002414AC">
          <w:rPr>
            <w:rFonts w:cs="Lucida Grande"/>
            <w:b/>
            <w:color w:val="000000"/>
          </w:rPr>
          <w:delText>Running title</w:delText>
        </w:r>
        <w:r>
          <w:rPr>
            <w:rFonts w:cs="Lucida Grande"/>
            <w:b/>
            <w:color w:val="000000"/>
          </w:rPr>
          <w:delText>:</w:delText>
        </w:r>
      </w:del>
    </w:p>
    <w:p w14:paraId="3D3C420E" w14:textId="6FDBBEEA" w:rsidR="00E37E6B" w:rsidRPr="002414AC" w:rsidRDefault="00E37E6B" w:rsidP="00E37E6B">
      <w:pPr>
        <w:rPr>
          <w:del w:id="70" w:author="Owen" w:date="2026-02-28T10:38:00Z" w16du:dateUtc="2026-02-28T09:38:00Z"/>
          <w:rFonts w:cs="Lucida Grande"/>
          <w:color w:val="000000"/>
        </w:rPr>
      </w:pPr>
      <w:del w:id="71" w:author="Owen" w:date="2026-02-28T10:38:00Z" w16du:dateUtc="2026-02-28T09:38:00Z">
        <w:r>
          <w:rPr>
            <w:rFonts w:cs="Lucida Grande"/>
            <w:color w:val="000000"/>
          </w:rPr>
          <w:delText xml:space="preserve">Sampling uncertainty in </w:delText>
        </w:r>
        <w:r w:rsidR="000E3658">
          <w:rPr>
            <w:rFonts w:cs="Lucida Grande"/>
            <w:color w:val="000000"/>
          </w:rPr>
          <w:delText>projection matrices</w:delText>
        </w:r>
      </w:del>
    </w:p>
    <w:p w14:paraId="36F9857B" w14:textId="77777777" w:rsidR="00E37E6B" w:rsidRDefault="00E37E6B" w:rsidP="00F41A64">
      <w:pPr>
        <w:rPr>
          <w:del w:id="72" w:author="Owen" w:date="2026-02-28T10:38:00Z" w16du:dateUtc="2026-02-28T09:38:00Z"/>
          <w:b/>
          <w:sz w:val="28"/>
          <w:szCs w:val="28"/>
        </w:rPr>
      </w:pPr>
    </w:p>
    <w:p w14:paraId="4571D2A2" w14:textId="77777777" w:rsidR="00E37E6B" w:rsidRDefault="00E37E6B" w:rsidP="00F41A64">
      <w:pPr>
        <w:rPr>
          <w:del w:id="73" w:author="Owen" w:date="2026-02-28T10:38:00Z" w16du:dateUtc="2026-02-28T09:38:00Z"/>
          <w:b/>
          <w:sz w:val="28"/>
          <w:szCs w:val="28"/>
        </w:rPr>
      </w:pPr>
    </w:p>
    <w:p w14:paraId="7BE782E1" w14:textId="77777777" w:rsidR="00E37E6B" w:rsidRDefault="00E37E6B" w:rsidP="00F41A64">
      <w:pPr>
        <w:rPr>
          <w:del w:id="74" w:author="Owen" w:date="2026-02-28T10:38:00Z" w16du:dateUtc="2026-02-28T09:38:00Z"/>
          <w:b/>
          <w:sz w:val="28"/>
          <w:szCs w:val="28"/>
        </w:rPr>
      </w:pPr>
    </w:p>
    <w:p w14:paraId="277D79AF" w14:textId="77777777" w:rsidR="00E37E6B" w:rsidRPr="004F667E" w:rsidRDefault="00E37E6B" w:rsidP="00F41A64">
      <w:pPr>
        <w:rPr>
          <w:del w:id="75" w:author="Owen" w:date="2026-02-28T10:38:00Z" w16du:dateUtc="2026-02-28T09:38:00Z"/>
          <w:b/>
          <w:sz w:val="28"/>
          <w:szCs w:val="28"/>
        </w:rPr>
      </w:pPr>
    </w:p>
    <w:p w14:paraId="291FDAA6" w14:textId="77777777" w:rsidR="00B41E2D" w:rsidRDefault="00000000">
      <w:pPr>
        <w:pStyle w:val="FirstParagraph"/>
        <w:rPr>
          <w:ins w:id="76" w:author="Owen" w:date="2026-02-28T10:38:00Z" w16du:dateUtc="2026-02-28T09:38:00Z"/>
        </w:rPr>
      </w:pPr>
      <w:ins w:id="77" w:author="Owen" w:date="2026-02-28T10:38:00Z" w16du:dateUtc="2026-02-28T09:38:00Z">
        <w:r>
          <w:t xml:space="preserve">* Owen R. Jones, </w:t>
        </w:r>
        <w:r>
          <w:fldChar w:fldCharType="begin"/>
        </w:r>
        <w:r>
          <w:instrText>HYPERLINK "mailto:jones@biology.sdu.dk" \h</w:instrText>
        </w:r>
        <w:r>
          <w:fldChar w:fldCharType="separate"/>
        </w:r>
        <w:r>
          <w:rPr>
            <w:rStyle w:val="Hyperlink"/>
          </w:rPr>
          <w:t>jones@biology.sdu.dk</w:t>
        </w:r>
        <w:r>
          <w:fldChar w:fldCharType="end"/>
        </w:r>
      </w:ins>
    </w:p>
    <w:p w14:paraId="4613E4F3" w14:textId="77777777" w:rsidR="00B41E2D" w:rsidRDefault="00000000">
      <w:pPr>
        <w:rPr>
          <w:ins w:id="78" w:author="Owen" w:date="2026-02-28T10:38:00Z" w16du:dateUtc="2026-02-28T09:38:00Z"/>
        </w:rPr>
      </w:pPr>
      <w:ins w:id="79" w:author="Owen" w:date="2026-02-28T10:38:00Z" w16du:dateUtc="2026-02-28T09:38:00Z">
        <w:r>
          <w:br w:type="page"/>
        </w:r>
      </w:ins>
    </w:p>
    <w:p w14:paraId="04432588" w14:textId="77777777" w:rsidR="00B41E2D" w:rsidRDefault="00000000">
      <w:pPr>
        <w:pStyle w:val="Heading1"/>
        <w:rPr>
          <w:rPrChange w:id="80" w:author="Owen" w:date="2026-02-28T10:38:00Z" w16du:dateUtc="2026-02-28T09:38:00Z">
            <w:rPr>
              <w:b/>
              <w:sz w:val="26"/>
            </w:rPr>
          </w:rPrChange>
        </w:rPr>
        <w:pPrChange w:id="81" w:author="Owen" w:date="2026-02-28T10:38:00Z" w16du:dateUtc="2026-02-28T09:38:00Z">
          <w:pPr>
            <w:spacing w:line="480" w:lineRule="auto"/>
          </w:pPr>
        </w:pPrChange>
      </w:pPr>
      <w:bookmarkStart w:id="82" w:name="abstract"/>
      <w:bookmarkEnd w:id="62"/>
      <w:r>
        <w:rPr>
          <w:rPrChange w:id="83" w:author="Owen" w:date="2026-02-28T10:38:00Z" w16du:dateUtc="2026-02-28T09:38:00Z">
            <w:rPr>
              <w:b/>
              <w:sz w:val="26"/>
            </w:rPr>
          </w:rPrChange>
        </w:rPr>
        <w:lastRenderedPageBreak/>
        <w:t>Abstract</w:t>
      </w:r>
    </w:p>
    <w:p w14:paraId="1F03916C" w14:textId="77777777" w:rsidR="00B41E2D" w:rsidRDefault="00000000">
      <w:pPr>
        <w:numPr>
          <w:ilvl w:val="0"/>
          <w:numId w:val="3"/>
        </w:numPr>
        <w:pPrChange w:id="84" w:author="Owen" w:date="2026-02-28T10:38:00Z" w16du:dateUtc="2026-02-28T09:38:00Z">
          <w:pPr>
            <w:pStyle w:val="ListParagraph"/>
            <w:numPr>
              <w:numId w:val="6"/>
            </w:numPr>
            <w:spacing w:line="480" w:lineRule="auto"/>
            <w:ind w:left="284" w:hanging="284"/>
          </w:pPr>
        </w:pPrChange>
      </w:pPr>
      <w:r>
        <w:t xml:space="preserve">The collation of thousands of population projection matrices in the COM(P)ADRE Matrix Databases has </w:t>
      </w:r>
      <w:del w:id="85" w:author="Owen" w:date="2026-02-28T10:38:00Z" w16du:dateUtc="2026-02-28T09:38:00Z">
        <w:r w:rsidR="0061009E" w:rsidRPr="0061009E">
          <w:delText>facilitated</w:delText>
        </w:r>
      </w:del>
      <w:ins w:id="86" w:author="Owen" w:date="2026-02-28T10:38:00Z" w16du:dateUtc="2026-02-28T09:38:00Z">
        <w:r>
          <w:t>enabled</w:t>
        </w:r>
      </w:ins>
      <w:r>
        <w:t xml:space="preserve"> large-scale comparative analyses in </w:t>
      </w:r>
      <w:del w:id="87" w:author="Owen" w:date="2026-02-28T10:38:00Z" w16du:dateUtc="2026-02-28T09:38:00Z">
        <w:r w:rsidR="0061009E" w:rsidRPr="0061009E">
          <w:delText xml:space="preserve">the fields of </w:delText>
        </w:r>
      </w:del>
      <w:r>
        <w:t xml:space="preserve">ecology, evolution, and demography. </w:t>
      </w:r>
      <w:del w:id="88" w:author="Owen" w:date="2026-02-28T10:38:00Z" w16du:dateUtc="2026-02-28T09:38:00Z">
        <w:r w:rsidR="0061009E" w:rsidRPr="0061009E">
          <w:delText xml:space="preserve">One potential </w:delText>
        </w:r>
        <w:r w:rsidR="00A5434A">
          <w:delText>limitation</w:delText>
        </w:r>
        <w:r w:rsidR="0061009E" w:rsidRPr="0061009E">
          <w:delText xml:space="preserve"> of most </w:delText>
        </w:r>
        <w:r w:rsidR="0061009E">
          <w:delText>such analyses</w:delText>
        </w:r>
      </w:del>
      <w:ins w:id="89" w:author="Owen" w:date="2026-02-28T10:38:00Z" w16du:dateUtc="2026-02-28T09:38:00Z">
        <w:r>
          <w:t>A persistent challenge</w:t>
        </w:r>
      </w:ins>
      <w:r>
        <w:t xml:space="preserve"> is that </w:t>
      </w:r>
      <w:del w:id="90" w:author="Owen" w:date="2026-02-28T10:38:00Z" w16du:dateUtc="2026-02-28T09:38:00Z">
        <w:r w:rsidR="0061009E">
          <w:delText>they don’</w:delText>
        </w:r>
        <w:r w:rsidR="0061009E" w:rsidRPr="0061009E">
          <w:delText xml:space="preserve">t account for uncertainty in the transition rates that populate projection matrices (i.e. rates of survival, growth, and reproduction). These </w:delText>
        </w:r>
      </w:del>
      <w:r>
        <w:t xml:space="preserve">transition rates are </w:t>
      </w:r>
      <w:del w:id="91" w:author="Owen" w:date="2026-02-28T10:38:00Z" w16du:dateUtc="2026-02-28T09:38:00Z">
        <w:r w:rsidR="0061009E" w:rsidRPr="0061009E">
          <w:delText xml:space="preserve">almost always </w:delText>
        </w:r>
      </w:del>
      <w:r>
        <w:t xml:space="preserve">estimated </w:t>
      </w:r>
      <w:del w:id="92" w:author="Owen" w:date="2026-02-28T10:38:00Z" w16du:dateUtc="2026-02-28T09:38:00Z">
        <w:r w:rsidR="0061009E" w:rsidRPr="0061009E">
          <w:delText>based on</w:delText>
        </w:r>
      </w:del>
      <w:ins w:id="93" w:author="Owen" w:date="2026-02-28T10:38:00Z" w16du:dateUtc="2026-02-28T09:38:00Z">
        <w:r>
          <w:t>from finite</w:t>
        </w:r>
      </w:ins>
      <w:r>
        <w:t xml:space="preserve"> samples</w:t>
      </w:r>
      <w:del w:id="94" w:author="Owen" w:date="2026-02-28T10:38:00Z" w16du:dateUtc="2026-02-28T09:38:00Z">
        <w:r w:rsidR="0061009E" w:rsidRPr="0061009E">
          <w:delText xml:space="preserve"> from a population, but the corresponding</w:delText>
        </w:r>
      </w:del>
      <w:ins w:id="95" w:author="Owen" w:date="2026-02-28T10:38:00Z" w16du:dateUtc="2026-02-28T09:38:00Z">
        <w:r>
          <w:t>, yet the resulting</w:t>
        </w:r>
      </w:ins>
      <w:r>
        <w:t xml:space="preserve"> sampling uncertainty is rarely reported</w:t>
      </w:r>
      <w:del w:id="96" w:author="Owen" w:date="2026-02-28T10:38:00Z" w16du:dateUtc="2026-02-28T09:38:00Z">
        <w:r w:rsidR="0061009E" w:rsidRPr="0061009E">
          <w:delText>, and often difficult to derive without additional d</w:delText>
        </w:r>
        <w:r w:rsidR="003F6643">
          <w:delText xml:space="preserve">ata from </w:delText>
        </w:r>
        <w:r w:rsidR="004828A2">
          <w:delText>the original authors</w:delText>
        </w:r>
      </w:del>
      <w:ins w:id="97" w:author="Owen" w:date="2026-02-28T10:38:00Z" w16du:dateUtc="2026-02-28T09:38:00Z">
        <w:r>
          <w:t xml:space="preserve"> and typically ignored in downstream analyses. Although sampling uncertainty is well recognised, it remains unclear when it affects demographic inference</w:t>
        </w:r>
      </w:ins>
      <w:r>
        <w:t>.</w:t>
      </w:r>
    </w:p>
    <w:p w14:paraId="66EEACDB" w14:textId="77777777" w:rsidR="00B41E2D" w:rsidRDefault="0061009E">
      <w:pPr>
        <w:numPr>
          <w:ilvl w:val="0"/>
          <w:numId w:val="3"/>
        </w:numPr>
        <w:pPrChange w:id="98" w:author="Owen" w:date="2026-02-28T10:38:00Z" w16du:dateUtc="2026-02-28T09:38:00Z">
          <w:pPr>
            <w:pStyle w:val="ListParagraph"/>
            <w:numPr>
              <w:numId w:val="6"/>
            </w:numPr>
            <w:spacing w:line="480" w:lineRule="auto"/>
            <w:ind w:left="284" w:hanging="284"/>
          </w:pPr>
        </w:pPrChange>
      </w:pPr>
      <w:del w:id="99" w:author="Owen" w:date="2026-02-28T10:38:00Z" w16du:dateUtc="2026-02-28T09:38:00Z">
        <w:r w:rsidRPr="0061009E">
          <w:delText>To understand whether sampling uncertain</w:delText>
        </w:r>
        <w:r w:rsidR="00F73ECE">
          <w:delText>ty is relevant for analyses of published projection matrices</w:delText>
        </w:r>
        <w:r w:rsidRPr="0061009E">
          <w:delText xml:space="preserve">, we </w:delText>
        </w:r>
        <w:r w:rsidR="00C63654">
          <w:delText>identified</w:delText>
        </w:r>
      </w:del>
      <w:ins w:id="100" w:author="Owen" w:date="2026-02-28T10:38:00Z" w16du:dateUtc="2026-02-28T09:38:00Z">
        <w:r w:rsidR="00000000">
          <w:t>Using</w:t>
        </w:r>
      </w:ins>
      <w:r w:rsidR="00000000">
        <w:t xml:space="preserve"> a subset of studies </w:t>
      </w:r>
      <w:del w:id="101" w:author="Owen" w:date="2026-02-28T10:38:00Z" w16du:dateUtc="2026-02-28T09:38:00Z">
        <w:r w:rsidR="00C069CC">
          <w:delText>with</w:delText>
        </w:r>
        <w:r w:rsidR="00C63654">
          <w:delText xml:space="preserve"> projection matrices available in </w:delText>
        </w:r>
      </w:del>
      <w:ins w:id="102" w:author="Owen" w:date="2026-02-28T10:38:00Z" w16du:dateUtc="2026-02-28T09:38:00Z">
        <w:r w:rsidR="00000000">
          <w:t xml:space="preserve">from </w:t>
        </w:r>
      </w:ins>
      <w:r w:rsidR="00000000">
        <w:t xml:space="preserve">the COMPADRE Plant Matrix </w:t>
      </w:r>
      <w:del w:id="103" w:author="Owen" w:date="2026-02-28T10:38:00Z" w16du:dateUtc="2026-02-28T09:38:00Z">
        <w:r w:rsidR="00C63654">
          <w:delText>database</w:delText>
        </w:r>
        <w:r w:rsidR="00AF0A7F">
          <w:delText xml:space="preserve"> and </w:delText>
        </w:r>
        <w:r w:rsidRPr="0061009E">
          <w:delText xml:space="preserve">examined </w:delText>
        </w:r>
        <w:r w:rsidR="00AF0A7F">
          <w:delText xml:space="preserve">the </w:delText>
        </w:r>
        <w:r w:rsidRPr="0061009E">
          <w:delText xml:space="preserve">papers </w:delText>
        </w:r>
        <w:r w:rsidR="00DC30D9">
          <w:delText>or</w:delText>
        </w:r>
        <w:r w:rsidRPr="0061009E">
          <w:delText xml:space="preserve"> contacted authors to obtain</w:delText>
        </w:r>
        <w:r w:rsidR="00312FE2">
          <w:delText xml:space="preserve"> estimates of sampling uncertainty for each transition rate</w:delText>
        </w:r>
        <w:r w:rsidR="00043DB1">
          <w:delText>,</w:delText>
        </w:r>
        <w:r w:rsidR="00312FE2">
          <w:delText xml:space="preserve"> or the data necessary to model it </w:delText>
        </w:r>
        <w:r w:rsidRPr="0061009E">
          <w:delText>(</w:delText>
        </w:r>
        <w:r w:rsidR="00312FE2">
          <w:delText xml:space="preserve">e.g. </w:delText>
        </w:r>
      </w:del>
      <w:ins w:id="104" w:author="Owen" w:date="2026-02-28T10:38:00Z" w16du:dateUtc="2026-02-28T09:38:00Z">
        <w:r w:rsidR="00000000">
          <w:t xml:space="preserve">Database for which </w:t>
        </w:r>
      </w:ins>
      <w:r w:rsidR="00000000">
        <w:t>transition-specific sample sizes</w:t>
      </w:r>
      <w:del w:id="105" w:author="Owen" w:date="2026-02-28T10:38:00Z" w16du:dateUtc="2026-02-28T09:38:00Z">
        <w:r w:rsidRPr="0061009E">
          <w:delText xml:space="preserve">). We then conducted </w:delText>
        </w:r>
      </w:del>
      <w:ins w:id="106" w:author="Owen" w:date="2026-02-28T10:38:00Z" w16du:dateUtc="2026-02-28T09:38:00Z">
        <w:r w:rsidR="00000000">
          <w:t xml:space="preserve"> could be obtained, we reconstructed sampling distributions for transition rates and derived demographic parameters, and conducted two </w:t>
        </w:r>
      </w:ins>
      <w:r w:rsidR="00000000">
        <w:t>parallel analyses</w:t>
      </w:r>
      <w:ins w:id="107" w:author="Owen" w:date="2026-02-28T10:38:00Z" w16du:dateUtc="2026-02-28T09:38:00Z">
        <w:r w:rsidR="00000000">
          <w:t>, one comparative and the other a within-species time series,</w:t>
        </w:r>
      </w:ins>
      <w:r w:rsidR="00000000">
        <w:t xml:space="preserve"> that either incorporated or ignored sampling uncertainty</w:t>
      </w:r>
      <w:del w:id="108" w:author="Owen" w:date="2026-02-28T10:38:00Z" w16du:dateUtc="2026-02-28T09:38:00Z">
        <w:r w:rsidRPr="0061009E">
          <w:delText xml:space="preserve"> and compared the results</w:delText>
        </w:r>
      </w:del>
      <w:r w:rsidR="00000000">
        <w:t>.</w:t>
      </w:r>
    </w:p>
    <w:p w14:paraId="15385C20" w14:textId="367B33F3" w:rsidR="006C289F" w:rsidRDefault="00543DC7" w:rsidP="00F754FA">
      <w:pPr>
        <w:pStyle w:val="ListParagraph"/>
        <w:numPr>
          <w:ilvl w:val="0"/>
          <w:numId w:val="6"/>
        </w:numPr>
        <w:spacing w:line="480" w:lineRule="auto"/>
        <w:ind w:left="284" w:hanging="284"/>
        <w:rPr>
          <w:del w:id="109" w:author="Owen" w:date="2026-02-28T10:38:00Z" w16du:dateUtc="2026-02-28T09:38:00Z"/>
        </w:rPr>
      </w:pPr>
      <w:del w:id="110" w:author="Owen" w:date="2026-02-28T10:38:00Z" w16du:dateUtc="2026-02-28T09:38:00Z">
        <w:r>
          <w:delText xml:space="preserve">Our results </w:delText>
        </w:r>
      </w:del>
      <w:ins w:id="111" w:author="Owen" w:date="2026-02-28T10:38:00Z" w16du:dateUtc="2026-02-28T09:38:00Z">
        <w:r w:rsidR="00000000">
          <w:t xml:space="preserve">The effects of sampling uncertainty </w:t>
        </w:r>
      </w:ins>
      <w:r w:rsidR="00000000">
        <w:t xml:space="preserve">were </w:t>
      </w:r>
      <w:del w:id="112" w:author="Owen" w:date="2026-02-28T10:38:00Z" w16du:dateUtc="2026-02-28T09:38:00Z">
        <w:r>
          <w:delText xml:space="preserve">mixed. A comparative analysis </w:delText>
        </w:r>
        <w:r w:rsidR="0073096F">
          <w:delText>relating to</w:delText>
        </w:r>
        <w:r>
          <w:delText xml:space="preserve"> demographic senescence was </w:delText>
        </w:r>
        <w:r w:rsidR="005134B5">
          <w:delText>moderately</w:delText>
        </w:r>
        <w:r>
          <w:delText xml:space="preserve"> impacted by sampling uncertainty, whereas </w:delText>
        </w:r>
        <w:r w:rsidR="00FB5619">
          <w:delText xml:space="preserve">a </w:delText>
        </w:r>
        <w:r>
          <w:delText>within-species analys</w:delText>
        </w:r>
        <w:r w:rsidR="006324C7">
          <w:delText>i</w:delText>
        </w:r>
        <w:r>
          <w:delText xml:space="preserve">s of the effect of weather </w:delText>
        </w:r>
      </w:del>
      <w:ins w:id="113" w:author="Owen" w:date="2026-02-28T10:38:00Z" w16du:dateUtc="2026-02-28T09:38:00Z">
        <w:r w:rsidR="00000000">
          <w:t xml:space="preserve">strongly trait-dependent. It had little influence </w:t>
        </w:r>
      </w:ins>
      <w:r w:rsidR="00000000">
        <w:t xml:space="preserve">on </w:t>
      </w:r>
      <w:del w:id="114" w:author="Owen" w:date="2026-02-28T10:38:00Z" w16du:dateUtc="2026-02-28T09:38:00Z">
        <w:r w:rsidR="00A27EF4">
          <w:delText>reproductive rates</w:delText>
        </w:r>
        <w:r>
          <w:delText xml:space="preserve"> w</w:delText>
        </w:r>
        <w:r w:rsidR="006F0547">
          <w:delText>as</w:delText>
        </w:r>
        <w:r>
          <w:delText xml:space="preserve"> </w:delText>
        </w:r>
        <w:r w:rsidR="009C0668">
          <w:delText>unaffected</w:delText>
        </w:r>
        <w:r w:rsidR="00F5064F">
          <w:delText>.</w:delText>
        </w:r>
        <w:r w:rsidR="004B0608">
          <w:delText xml:space="preserve"> </w:delText>
        </w:r>
        <w:r w:rsidR="00EC610B">
          <w:delText>S</w:delText>
        </w:r>
        <w:r w:rsidR="006710CE">
          <w:delText xml:space="preserve">ampling uncertainty was </w:delText>
        </w:r>
        <w:r w:rsidR="000021DB">
          <w:delText>a small component of the total variation in some parameters</w:delText>
        </w:r>
        <w:r w:rsidR="0049572D">
          <w:delText xml:space="preserve"> we examined</w:delText>
        </w:r>
        <w:r w:rsidR="000021DB">
          <w:delText xml:space="preserve"> (e.g.</w:delText>
        </w:r>
      </w:del>
      <w:ins w:id="115" w:author="Owen" w:date="2026-02-28T10:38:00Z" w16du:dateUtc="2026-02-28T09:38:00Z">
        <w:r w:rsidR="00000000">
          <w:t>integrated demographic metrics such as</w:t>
        </w:r>
      </w:ins>
      <w:r w:rsidR="00000000">
        <w:t xml:space="preserve"> population growth rate</w:t>
      </w:r>
      <w:del w:id="116" w:author="Owen" w:date="2026-02-28T10:38:00Z" w16du:dateUtc="2026-02-28T09:38:00Z">
        <w:r w:rsidR="000021DB">
          <w:delText>),</w:delText>
        </w:r>
      </w:del>
      <w:ins w:id="117" w:author="Owen" w:date="2026-02-28T10:38:00Z" w16du:dateUtc="2026-02-28T09:38:00Z">
        <w:r w:rsidR="00000000">
          <w:t>,</w:t>
        </w:r>
      </w:ins>
      <w:r w:rsidR="00000000">
        <w:t xml:space="preserve"> but </w:t>
      </w:r>
      <w:ins w:id="118" w:author="Owen" w:date="2026-02-28T10:38:00Z" w16du:dateUtc="2026-02-28T09:38:00Z">
        <w:r w:rsidR="00000000">
          <w:t xml:space="preserve">accounted for </w:t>
        </w:r>
      </w:ins>
      <w:r w:rsidR="00000000">
        <w:t xml:space="preserve">a substantial </w:t>
      </w:r>
      <w:del w:id="119" w:author="Owen" w:date="2026-02-28T10:38:00Z" w16du:dateUtc="2026-02-28T09:38:00Z">
        <w:r w:rsidR="000021DB">
          <w:delText>component of others</w:delText>
        </w:r>
        <w:r w:rsidR="007A2EF7">
          <w:delText xml:space="preserve"> (e.g. </w:delText>
        </w:r>
      </w:del>
      <w:ins w:id="120" w:author="Owen" w:date="2026-02-28T10:38:00Z" w16du:dateUtc="2026-02-28T09:38:00Z">
        <w:r w:rsidR="00000000">
          <w:t xml:space="preserve">fraction of the total variation in traits related to mortality trajectories, particularly the </w:t>
        </w:r>
      </w:ins>
      <w:r w:rsidR="00000000">
        <w:t>shape of the mortality distribution</w:t>
      </w:r>
      <w:del w:id="121" w:author="Owen" w:date="2026-02-28T10:38:00Z" w16du:dateUtc="2026-02-28T09:38:00Z">
        <w:r w:rsidR="007A2EF7">
          <w:delText>)</w:delText>
        </w:r>
        <w:r w:rsidR="000021DB">
          <w:delText>.</w:delText>
        </w:r>
        <w:r w:rsidR="007A2EF7">
          <w:delText xml:space="preserve"> </w:delText>
        </w:r>
        <w:r w:rsidR="003B0D9E">
          <w:delText>We also found that</w:delText>
        </w:r>
        <w:r w:rsidR="00A20919">
          <w:delText xml:space="preserve"> if sampling uncertainty is ignored,</w:delText>
        </w:r>
        <w:r w:rsidR="00DF5B26">
          <w:delText xml:space="preserve"> some parameters de</w:delText>
        </w:r>
        <w:r w:rsidR="00CF71D2">
          <w:delText>rived from projection matrices</w:delText>
        </w:r>
        <w:r w:rsidR="00DF5B26">
          <w:delText xml:space="preserve"> </w:delText>
        </w:r>
        <w:r w:rsidR="007B3D35">
          <w:delText xml:space="preserve">can be biased </w:delText>
        </w:r>
      </w:del>
      <w:ins w:id="122" w:author="Owen" w:date="2026-02-28T10:38:00Z" w16du:dateUtc="2026-02-28T09:38:00Z">
        <w:r w:rsidR="00000000">
          <w:t xml:space="preserve">. In these cases, point estimates were often systematically displaced from their underlying sampling distributions </w:t>
        </w:r>
      </w:ins>
      <w:r w:rsidR="00000000">
        <w:t>due to boundary</w:t>
      </w:r>
      <w:del w:id="123" w:author="Owen" w:date="2026-02-28T10:38:00Z" w16du:dateUtc="2026-02-28T09:38:00Z">
        <w:r w:rsidR="003A3D72">
          <w:delText>-</w:delText>
        </w:r>
      </w:del>
      <w:ins w:id="124" w:author="Owen" w:date="2026-02-28T10:38:00Z" w16du:dateUtc="2026-02-28T09:38:00Z">
        <w:r w:rsidR="00000000">
          <w:t xml:space="preserve"> </w:t>
        </w:r>
      </w:ins>
      <w:r w:rsidR="00000000">
        <w:t>estimates of stage-specific survival (i.e.</w:t>
      </w:r>
      <w:del w:id="125" w:author="Owen" w:date="2026-02-28T10:38:00Z" w16du:dateUtc="2026-02-28T09:38:00Z">
        <w:r w:rsidR="001906F8">
          <w:delText xml:space="preserve"> </w:delText>
        </w:r>
        <w:r w:rsidR="00295A05">
          <w:delText xml:space="preserve">estimates </w:delText>
        </w:r>
        <w:r w:rsidR="007A2EF7">
          <w:delText xml:space="preserve">approaching </w:delText>
        </w:r>
        <w:r w:rsidR="00C71CB6">
          <w:delText>either</w:delText>
        </w:r>
      </w:del>
      <w:ins w:id="126" w:author="Owen" w:date="2026-02-28T10:38:00Z" w16du:dateUtc="2026-02-28T09:38:00Z">
        <w:r w:rsidR="00000000">
          <w:t> survival probabilities near</w:t>
        </w:r>
      </w:ins>
      <w:r w:rsidR="00000000">
        <w:t xml:space="preserve"> 0</w:t>
      </w:r>
      <w:del w:id="127" w:author="Owen" w:date="2026-02-28T10:38:00Z" w16du:dateUtc="2026-02-28T09:38:00Z">
        <w:r w:rsidR="007A2EF7">
          <w:delText>%</w:delText>
        </w:r>
      </w:del>
      <w:r w:rsidR="00000000">
        <w:t xml:space="preserve"> or </w:t>
      </w:r>
      <w:del w:id="128" w:author="Owen" w:date="2026-02-28T10:38:00Z" w16du:dateUtc="2026-02-28T09:38:00Z">
        <w:r w:rsidR="007A2EF7">
          <w:delText>100%)</w:delText>
        </w:r>
        <w:r w:rsidR="007B3D35">
          <w:delText>,</w:delText>
        </w:r>
      </w:del>
      <w:ins w:id="129" w:author="Owen" w:date="2026-02-28T10:38:00Z" w16du:dateUtc="2026-02-28T09:38:00Z">
        <w:r w:rsidR="00000000">
          <w:t>1),</w:t>
        </w:r>
      </w:ins>
      <w:r w:rsidR="00000000">
        <w:t xml:space="preserve"> which are common </w:t>
      </w:r>
      <w:del w:id="130" w:author="Owen" w:date="2026-02-28T10:38:00Z" w16du:dateUtc="2026-02-28T09:38:00Z">
        <w:r w:rsidR="0045251F">
          <w:delText>among</w:delText>
        </w:r>
      </w:del>
      <w:ins w:id="131" w:author="Owen" w:date="2026-02-28T10:38:00Z" w16du:dateUtc="2026-02-28T09:38:00Z">
        <w:r w:rsidR="00000000">
          <w:t>in</w:t>
        </w:r>
      </w:ins>
      <w:r w:rsidR="00000000">
        <w:t xml:space="preserve"> published </w:t>
      </w:r>
      <w:del w:id="132" w:author="Owen" w:date="2026-02-28T10:38:00Z" w16du:dateUtc="2026-02-28T09:38:00Z">
        <w:r w:rsidR="007B3D35">
          <w:delText xml:space="preserve">projection </w:delText>
        </w:r>
      </w:del>
      <w:r w:rsidR="00000000">
        <w:t>matrices.</w:t>
      </w:r>
    </w:p>
    <w:p w14:paraId="6D6A387B" w14:textId="77777777" w:rsidR="00B41E2D" w:rsidRDefault="0061009E">
      <w:pPr>
        <w:numPr>
          <w:ilvl w:val="0"/>
          <w:numId w:val="3"/>
        </w:numPr>
        <w:pPrChange w:id="133" w:author="Owen" w:date="2026-02-28T10:38:00Z" w16du:dateUtc="2026-02-28T09:38:00Z">
          <w:pPr>
            <w:pStyle w:val="ListParagraph"/>
            <w:numPr>
              <w:numId w:val="6"/>
            </w:numPr>
            <w:spacing w:line="480" w:lineRule="auto"/>
            <w:ind w:left="284" w:hanging="284"/>
          </w:pPr>
        </w:pPrChange>
      </w:pPr>
      <w:del w:id="134" w:author="Owen" w:date="2026-02-28T10:38:00Z" w16du:dateUtc="2026-02-28T09:38:00Z">
        <w:r w:rsidRPr="0061009E">
          <w:delText xml:space="preserve"> </w:delText>
        </w:r>
        <w:r w:rsidR="00F63527">
          <w:delText>Incorporating sampling uncertainty into analyses of published projection matrices can lead to better</w:delText>
        </w:r>
      </w:del>
      <w:ins w:id="135" w:author="Owen" w:date="2026-02-28T10:38:00Z" w16du:dateUtc="2026-02-28T09:38:00Z">
        <w:r w:rsidR="00000000">
          <w:t xml:space="preserve"> By contrast,</w:t>
        </w:r>
      </w:ins>
      <w:r w:rsidR="00000000">
        <w:t xml:space="preserve"> inference</w:t>
      </w:r>
      <w:del w:id="136" w:author="Owen" w:date="2026-02-28T10:38:00Z" w16du:dateUtc="2026-02-28T09:38:00Z">
        <w:r w:rsidR="00F63527">
          <w:delText>, and a m</w:delText>
        </w:r>
        <w:r w:rsidR="00CC7949">
          <w:delText xml:space="preserve">ore </w:delText>
        </w:r>
        <w:r w:rsidR="00674D50">
          <w:delText>rigorous</w:delText>
        </w:r>
        <w:r w:rsidR="00E543A9">
          <w:delText xml:space="preserve"> account</w:delText>
        </w:r>
        <w:r w:rsidR="00571E7E">
          <w:delText>ing</w:delText>
        </w:r>
        <w:r w:rsidR="00256352">
          <w:delText xml:space="preserve"> of uncertainty.</w:delText>
        </w:r>
        <w:r w:rsidR="00A534DD">
          <w:delText xml:space="preserve"> </w:delText>
        </w:r>
        <w:r w:rsidR="00112BD2">
          <w:delText>Further progress</w:delText>
        </w:r>
      </w:del>
      <w:r w:rsidR="00000000">
        <w:t xml:space="preserve"> in </w:t>
      </w:r>
      <w:del w:id="137" w:author="Owen" w:date="2026-02-28T10:38:00Z" w16du:dateUtc="2026-02-28T09:38:00Z">
        <w:r w:rsidR="00112BD2">
          <w:delText>this area is</w:delText>
        </w:r>
        <w:r w:rsidR="001C4A3F">
          <w:delText xml:space="preserve"> primarily</w:delText>
        </w:r>
        <w:r w:rsidR="00112BD2">
          <w:delText xml:space="preserve"> limited by data availability</w:delText>
        </w:r>
        <w:r w:rsidR="00152CE8">
          <w:delText>.</w:delText>
        </w:r>
        <w:r w:rsidR="00BC0233">
          <w:delText xml:space="preserve"> We outline </w:delText>
        </w:r>
        <w:r w:rsidR="003E47B6">
          <w:delText xml:space="preserve">reporting </w:delText>
        </w:r>
        <w:r w:rsidR="00542FAD">
          <w:delText>guidelines</w:delText>
        </w:r>
        <w:r w:rsidR="003E47B6">
          <w:delText xml:space="preserve"> for</w:delText>
        </w:r>
        <w:r w:rsidR="00BA1546">
          <w:delText xml:space="preserve"> authors of projection matrices</w:delText>
        </w:r>
        <w:r w:rsidR="003E47B6">
          <w:delText xml:space="preserve"> that will enable </w:delText>
        </w:r>
        <w:r w:rsidR="00F053E6">
          <w:delText>other researcher</w:delText>
        </w:r>
        <w:r w:rsidR="00BF3F49">
          <w:delText>s</w:delText>
        </w:r>
        <w:r w:rsidR="00F25690">
          <w:delText xml:space="preserve"> to </w:delText>
        </w:r>
        <w:r w:rsidR="000C5006">
          <w:delText xml:space="preserve">more readily </w:delText>
        </w:r>
        <w:r w:rsidR="00F25690">
          <w:delText>incorporate sampling uncertainty in</w:delText>
        </w:r>
        <w:r w:rsidR="002A1B68">
          <w:delText>to</w:delText>
        </w:r>
        <w:r w:rsidR="00F25690">
          <w:delText xml:space="preserve"> </w:delText>
        </w:r>
        <w:r w:rsidR="00BC0233">
          <w:delText>their analyses</w:delText>
        </w:r>
      </w:del>
      <w:ins w:id="138" w:author="Owen" w:date="2026-02-28T10:38:00Z" w16du:dateUtc="2026-02-28T09:38:00Z">
        <w:r w:rsidR="00000000">
          <w:t>a within-species analysis of weather effects on recruitment was largely unaffected</w:t>
        </w:r>
      </w:ins>
      <w:r w:rsidR="00000000">
        <w:t>.</w:t>
      </w:r>
    </w:p>
    <w:p w14:paraId="67559C57" w14:textId="77777777" w:rsidR="007562D6" w:rsidRDefault="007562D6" w:rsidP="00F41A64">
      <w:pPr>
        <w:rPr>
          <w:del w:id="139" w:author="Owen" w:date="2026-02-28T10:38:00Z" w16du:dateUtc="2026-02-28T09:38:00Z"/>
        </w:rPr>
      </w:pPr>
    </w:p>
    <w:p w14:paraId="5A5BA971" w14:textId="77777777" w:rsidR="007562D6" w:rsidRDefault="007562D6" w:rsidP="00F41A64">
      <w:pPr>
        <w:rPr>
          <w:del w:id="140" w:author="Owen" w:date="2026-02-28T10:38:00Z" w16du:dateUtc="2026-02-28T09:38:00Z"/>
        </w:rPr>
      </w:pPr>
    </w:p>
    <w:p w14:paraId="1E367549" w14:textId="77777777" w:rsidR="00B1003F" w:rsidRDefault="00B1003F" w:rsidP="00F41A64">
      <w:pPr>
        <w:rPr>
          <w:del w:id="141" w:author="Owen" w:date="2026-02-28T10:38:00Z" w16du:dateUtc="2026-02-28T09:38:00Z"/>
        </w:rPr>
      </w:pPr>
    </w:p>
    <w:p w14:paraId="65A26867" w14:textId="77777777" w:rsidR="00A200F1" w:rsidRDefault="00A200F1" w:rsidP="00F41A64">
      <w:pPr>
        <w:rPr>
          <w:del w:id="142" w:author="Owen" w:date="2026-02-28T10:38:00Z" w16du:dateUtc="2026-02-28T09:38:00Z"/>
        </w:rPr>
      </w:pPr>
    </w:p>
    <w:p w14:paraId="17289443" w14:textId="77777777" w:rsidR="00A200F1" w:rsidRDefault="00A200F1" w:rsidP="00F41A64">
      <w:pPr>
        <w:rPr>
          <w:del w:id="143" w:author="Owen" w:date="2026-02-28T10:38:00Z" w16du:dateUtc="2026-02-28T09:38:00Z"/>
        </w:rPr>
      </w:pPr>
    </w:p>
    <w:p w14:paraId="6F83955A" w14:textId="77777777" w:rsidR="00A200F1" w:rsidRDefault="00A200F1" w:rsidP="00F41A64">
      <w:pPr>
        <w:rPr>
          <w:del w:id="144" w:author="Owen" w:date="2026-02-28T10:38:00Z" w16du:dateUtc="2026-02-28T09:38:00Z"/>
        </w:rPr>
      </w:pPr>
    </w:p>
    <w:p w14:paraId="1CF0CDCD" w14:textId="77777777" w:rsidR="00A200F1" w:rsidRDefault="00A200F1" w:rsidP="00F41A64">
      <w:pPr>
        <w:rPr>
          <w:del w:id="145" w:author="Owen" w:date="2026-02-28T10:38:00Z" w16du:dateUtc="2026-02-28T09:38:00Z"/>
        </w:rPr>
      </w:pPr>
    </w:p>
    <w:p w14:paraId="41AFF306" w14:textId="77777777" w:rsidR="00A200F1" w:rsidRDefault="00A200F1" w:rsidP="00F41A64">
      <w:pPr>
        <w:rPr>
          <w:del w:id="146" w:author="Owen" w:date="2026-02-28T10:38:00Z" w16du:dateUtc="2026-02-28T09:38:00Z"/>
        </w:rPr>
      </w:pPr>
    </w:p>
    <w:p w14:paraId="0EE8323D" w14:textId="77777777" w:rsidR="00A200F1" w:rsidRDefault="00A200F1" w:rsidP="00F41A64">
      <w:pPr>
        <w:rPr>
          <w:del w:id="147" w:author="Owen" w:date="2026-02-28T10:38:00Z" w16du:dateUtc="2026-02-28T09:38:00Z"/>
        </w:rPr>
      </w:pPr>
    </w:p>
    <w:p w14:paraId="7C420D4C" w14:textId="77777777" w:rsidR="00A200F1" w:rsidRDefault="00A200F1" w:rsidP="00F41A64">
      <w:pPr>
        <w:rPr>
          <w:del w:id="148" w:author="Owen" w:date="2026-02-28T10:38:00Z" w16du:dateUtc="2026-02-28T09:38:00Z"/>
        </w:rPr>
      </w:pPr>
    </w:p>
    <w:p w14:paraId="2D4AF307" w14:textId="77777777" w:rsidR="00A200F1" w:rsidRDefault="00A200F1" w:rsidP="00F41A64">
      <w:pPr>
        <w:rPr>
          <w:del w:id="149" w:author="Owen" w:date="2026-02-28T10:38:00Z" w16du:dateUtc="2026-02-28T09:38:00Z"/>
        </w:rPr>
      </w:pPr>
    </w:p>
    <w:p w14:paraId="31CD39C6" w14:textId="77777777" w:rsidR="009619C0" w:rsidRDefault="009619C0" w:rsidP="00F41A64">
      <w:pPr>
        <w:rPr>
          <w:del w:id="150" w:author="Owen" w:date="2026-02-28T10:38:00Z" w16du:dateUtc="2026-02-28T09:38:00Z"/>
        </w:rPr>
      </w:pPr>
    </w:p>
    <w:p w14:paraId="57D7FA8F" w14:textId="77777777" w:rsidR="009619C0" w:rsidRDefault="009619C0" w:rsidP="00F41A64">
      <w:pPr>
        <w:rPr>
          <w:del w:id="151" w:author="Owen" w:date="2026-02-28T10:38:00Z" w16du:dateUtc="2026-02-28T09:38:00Z"/>
        </w:rPr>
      </w:pPr>
    </w:p>
    <w:p w14:paraId="6A1EFC3B" w14:textId="77777777" w:rsidR="009619C0" w:rsidRDefault="009619C0" w:rsidP="00F41A64">
      <w:pPr>
        <w:rPr>
          <w:del w:id="152" w:author="Owen" w:date="2026-02-28T10:38:00Z" w16du:dateUtc="2026-02-28T09:38:00Z"/>
        </w:rPr>
      </w:pPr>
    </w:p>
    <w:p w14:paraId="6477FE22" w14:textId="77777777" w:rsidR="00837D8E" w:rsidRDefault="00837D8E" w:rsidP="00F41A64">
      <w:pPr>
        <w:rPr>
          <w:del w:id="153" w:author="Owen" w:date="2026-02-28T10:38:00Z" w16du:dateUtc="2026-02-28T09:38:00Z"/>
        </w:rPr>
      </w:pPr>
    </w:p>
    <w:p w14:paraId="1BD2E1AE" w14:textId="77777777" w:rsidR="009619C0" w:rsidRDefault="009619C0" w:rsidP="00F41A64">
      <w:pPr>
        <w:rPr>
          <w:del w:id="154" w:author="Owen" w:date="2026-02-28T10:38:00Z" w16du:dateUtc="2026-02-28T09:38:00Z"/>
        </w:rPr>
      </w:pPr>
    </w:p>
    <w:p w14:paraId="1F05A83E" w14:textId="77777777" w:rsidR="00B41E2D" w:rsidRDefault="008A1552">
      <w:pPr>
        <w:numPr>
          <w:ilvl w:val="0"/>
          <w:numId w:val="3"/>
        </w:numPr>
        <w:rPr>
          <w:ins w:id="155" w:author="Owen" w:date="2026-02-28T10:38:00Z" w16du:dateUtc="2026-02-28T09:38:00Z"/>
        </w:rPr>
      </w:pPr>
      <w:del w:id="156" w:author="Owen" w:date="2026-02-28T10:38:00Z" w16du:dateUtc="2026-02-28T09:38:00Z">
        <w:r>
          <w:rPr>
            <w:b/>
            <w:sz w:val="26"/>
            <w:szCs w:val="26"/>
          </w:rPr>
          <w:delText xml:space="preserve">1. </w:delText>
        </w:r>
      </w:del>
      <w:ins w:id="157" w:author="Owen" w:date="2026-02-28T10:38:00Z" w16du:dateUtc="2026-02-28T09:38:00Z">
        <w:r w:rsidR="00000000">
          <w:t xml:space="preserve">These two analyses show that ignoring sampling uncertainty does not universally compromise inference from published projection matrices, but can yield fragile or biased conclusions for certain demographic traits. We identify structural features of MPMs and </w:t>
        </w:r>
        <w:r w:rsidR="00000000">
          <w:lastRenderedPageBreak/>
          <w:t>analyses that may indicate heightened sensitivity to sampling uncertainty, and discuss implications for researchers using compiled demographic databases.</w:t>
        </w:r>
      </w:ins>
    </w:p>
    <w:p w14:paraId="37141908" w14:textId="77777777" w:rsidR="00B41E2D" w:rsidRDefault="00000000">
      <w:pPr>
        <w:rPr>
          <w:ins w:id="158" w:author="Owen" w:date="2026-02-28T10:38:00Z" w16du:dateUtc="2026-02-28T09:38:00Z"/>
        </w:rPr>
      </w:pPr>
      <w:ins w:id="159" w:author="Owen" w:date="2026-02-28T10:38:00Z" w16du:dateUtc="2026-02-28T09:38:00Z">
        <w:r>
          <w:br w:type="page"/>
        </w:r>
      </w:ins>
    </w:p>
    <w:p w14:paraId="19111ED3" w14:textId="77777777" w:rsidR="00B41E2D" w:rsidRDefault="00000000">
      <w:pPr>
        <w:pStyle w:val="Heading1"/>
        <w:rPr>
          <w:rPrChange w:id="160" w:author="Owen" w:date="2026-02-28T10:38:00Z" w16du:dateUtc="2026-02-28T09:38:00Z">
            <w:rPr>
              <w:sz w:val="26"/>
            </w:rPr>
          </w:rPrChange>
        </w:rPr>
        <w:pPrChange w:id="161" w:author="Owen" w:date="2026-02-28T10:38:00Z" w16du:dateUtc="2026-02-28T09:38:00Z">
          <w:pPr>
            <w:spacing w:line="480" w:lineRule="auto"/>
          </w:pPr>
        </w:pPrChange>
      </w:pPr>
      <w:bookmarkStart w:id="162" w:name="introduction"/>
      <w:bookmarkEnd w:id="82"/>
      <w:r>
        <w:rPr>
          <w:rPrChange w:id="163" w:author="Owen" w:date="2026-02-28T10:38:00Z" w16du:dateUtc="2026-02-28T09:38:00Z">
            <w:rPr>
              <w:b/>
              <w:sz w:val="26"/>
            </w:rPr>
          </w:rPrChange>
        </w:rPr>
        <w:lastRenderedPageBreak/>
        <w:t>Introduction</w:t>
      </w:r>
    </w:p>
    <w:p w14:paraId="40D8531A" w14:textId="77777777" w:rsidR="00B41E2D" w:rsidRDefault="00000000">
      <w:pPr>
        <w:pStyle w:val="FirstParagraph"/>
        <w:pPrChange w:id="164" w:author="Owen" w:date="2026-02-28T10:38:00Z" w16du:dateUtc="2026-02-28T09:38:00Z">
          <w:pPr>
            <w:spacing w:line="480" w:lineRule="auto"/>
            <w:ind w:firstLine="720"/>
          </w:pPr>
        </w:pPrChange>
      </w:pPr>
      <w:r>
        <w:t xml:space="preserve">The collation of published demographic data in databases such as </w:t>
      </w:r>
      <w:r>
        <w:rPr>
          <w:rPrChange w:id="165" w:author="Owen" w:date="2026-02-28T10:38:00Z" w16du:dateUtc="2026-02-28T09:38:00Z">
            <w:rPr>
              <w:smallCaps/>
            </w:rPr>
          </w:rPrChange>
        </w:rPr>
        <w:t>PanTHERIA</w:t>
      </w:r>
      <w:r>
        <w:t xml:space="preserve"> (Jones et al.</w:t>
      </w:r>
      <w:del w:id="166" w:author="Owen" w:date="2026-02-28T10:38:00Z" w16du:dateUtc="2026-02-28T09:38:00Z">
        <w:r w:rsidR="00D9707D">
          <w:delText xml:space="preserve"> </w:delText>
        </w:r>
      </w:del>
      <w:ins w:id="167" w:author="Owen" w:date="2026-02-28T10:38:00Z" w16du:dateUtc="2026-02-28T09:38:00Z">
        <w:r>
          <w:t> </w:t>
        </w:r>
      </w:ins>
      <w:r>
        <w:t xml:space="preserve">2009), </w:t>
      </w:r>
      <w:r>
        <w:rPr>
          <w:rPrChange w:id="168" w:author="Owen" w:date="2026-02-28T10:38:00Z" w16du:dateUtc="2026-02-28T09:38:00Z">
            <w:rPr>
              <w:smallCaps/>
            </w:rPr>
          </w:rPrChange>
        </w:rPr>
        <w:t>AnAge</w:t>
      </w:r>
      <w:r>
        <w:t xml:space="preserve"> (de Magalhães and Costa 2009), Myhrvold et al.’s (2015) amniote life history database, and </w:t>
      </w:r>
      <w:r>
        <w:rPr>
          <w:rPrChange w:id="169" w:author="Owen" w:date="2026-02-28T10:38:00Z" w16du:dateUtc="2026-02-28T09:38:00Z">
            <w:rPr>
              <w:smallCaps/>
            </w:rPr>
          </w:rPrChange>
        </w:rPr>
        <w:t>COM(P)ADRE</w:t>
      </w:r>
      <w:r>
        <w:t xml:space="preserve"> (Salguero-Gómez et al.</w:t>
      </w:r>
      <w:del w:id="170" w:author="Owen" w:date="2026-02-28T10:38:00Z" w16du:dateUtc="2026-02-28T09:38:00Z">
        <w:r w:rsidR="008D4B1A">
          <w:delText xml:space="preserve"> </w:delText>
        </w:r>
      </w:del>
      <w:ins w:id="171" w:author="Owen" w:date="2026-02-28T10:38:00Z" w16du:dateUtc="2026-02-28T09:38:00Z">
        <w:r>
          <w:t> </w:t>
        </w:r>
      </w:ins>
      <w:r>
        <w:t>2015, Salguero-Gómez et al.</w:t>
      </w:r>
      <w:del w:id="172" w:author="Owen" w:date="2026-02-28T10:38:00Z" w16du:dateUtc="2026-02-28T09:38:00Z">
        <w:r w:rsidR="00276225">
          <w:delText xml:space="preserve"> </w:delText>
        </w:r>
      </w:del>
      <w:ins w:id="173" w:author="Owen" w:date="2026-02-28T10:38:00Z" w16du:dateUtc="2026-02-28T09:38:00Z">
        <w:r>
          <w:t> </w:t>
        </w:r>
      </w:ins>
      <w:r>
        <w:t>2016a</w:t>
      </w:r>
      <w:del w:id="174" w:author="Owen" w:date="2026-02-28T10:38:00Z" w16du:dateUtc="2026-02-28T09:38:00Z">
        <w:r w:rsidR="005B5C8B">
          <w:delText>),</w:delText>
        </w:r>
      </w:del>
      <w:ins w:id="175" w:author="Owen" w:date="2026-02-28T10:38:00Z" w16du:dateUtc="2026-02-28T09:38:00Z">
        <w:r>
          <w:t>)</w:t>
        </w:r>
      </w:ins>
      <w:r>
        <w:t xml:space="preserve"> has </w:t>
      </w:r>
      <w:del w:id="176" w:author="Owen" w:date="2026-02-28T10:38:00Z" w16du:dateUtc="2026-02-28T09:38:00Z">
        <w:r w:rsidR="003B72EA">
          <w:delText>facilitated</w:delText>
        </w:r>
      </w:del>
      <w:ins w:id="177" w:author="Owen" w:date="2026-02-28T10:38:00Z" w16du:dateUtc="2026-02-28T09:38:00Z">
        <w:r>
          <w:t>enabled</w:t>
        </w:r>
      </w:ins>
      <w:r>
        <w:t xml:space="preserve"> fascinating comparative analyses in </w:t>
      </w:r>
      <w:del w:id="178" w:author="Owen" w:date="2026-02-28T10:38:00Z" w16du:dateUtc="2026-02-28T09:38:00Z">
        <w:r w:rsidR="00A33BFB">
          <w:delText xml:space="preserve">the fields of </w:delText>
        </w:r>
      </w:del>
      <w:r>
        <w:t>ecology, evolution, and demography (e.g.</w:t>
      </w:r>
      <w:del w:id="179" w:author="Owen" w:date="2026-02-28T10:38:00Z" w16du:dateUtc="2026-02-28T09:38:00Z">
        <w:r w:rsidR="00F01FE6">
          <w:delText xml:space="preserve"> </w:delText>
        </w:r>
      </w:del>
      <w:ins w:id="180" w:author="Owen" w:date="2026-02-28T10:38:00Z" w16du:dateUtc="2026-02-28T09:38:00Z">
        <w:r>
          <w:t> </w:t>
        </w:r>
      </w:ins>
      <w:r w:rsidRPr="00FE49DA">
        <w:rPr>
          <w:lang w:val="da-DK"/>
        </w:rPr>
        <w:t>Garratt et al.</w:t>
      </w:r>
      <w:del w:id="181" w:author="Owen" w:date="2026-02-28T10:38:00Z" w16du:dateUtc="2026-02-28T09:38:00Z">
        <w:r w:rsidR="00F01FE6" w:rsidRPr="00FE49DA">
          <w:rPr>
            <w:lang w:val="da-DK"/>
          </w:rPr>
          <w:delText xml:space="preserve"> </w:delText>
        </w:r>
      </w:del>
      <w:ins w:id="182" w:author="Owen" w:date="2026-02-28T10:38:00Z" w16du:dateUtc="2026-02-28T09:38:00Z">
        <w:r w:rsidRPr="00FE49DA">
          <w:rPr>
            <w:lang w:val="da-DK"/>
          </w:rPr>
          <w:t> </w:t>
        </w:r>
      </w:ins>
      <w:r w:rsidRPr="00FE49DA">
        <w:rPr>
          <w:lang w:val="da-DK"/>
        </w:rPr>
        <w:t>2013, Adler et al.</w:t>
      </w:r>
      <w:del w:id="183" w:author="Owen" w:date="2026-02-28T10:38:00Z" w16du:dateUtc="2026-02-28T09:38:00Z">
        <w:r w:rsidR="00F01FE6" w:rsidRPr="00FE49DA">
          <w:rPr>
            <w:lang w:val="da-DK"/>
          </w:rPr>
          <w:delText xml:space="preserve"> </w:delText>
        </w:r>
      </w:del>
      <w:ins w:id="184" w:author="Owen" w:date="2026-02-28T10:38:00Z" w16du:dateUtc="2026-02-28T09:38:00Z">
        <w:r w:rsidRPr="00FE49DA">
          <w:rPr>
            <w:lang w:val="da-DK"/>
          </w:rPr>
          <w:t> </w:t>
        </w:r>
      </w:ins>
      <w:r w:rsidRPr="00FE49DA">
        <w:rPr>
          <w:lang w:val="da-DK"/>
        </w:rPr>
        <w:t>2014, Healy et al.</w:t>
      </w:r>
      <w:del w:id="185" w:author="Owen" w:date="2026-02-28T10:38:00Z" w16du:dateUtc="2026-02-28T09:38:00Z">
        <w:r w:rsidR="00F01FE6" w:rsidRPr="00FE49DA">
          <w:rPr>
            <w:lang w:val="da-DK"/>
          </w:rPr>
          <w:delText xml:space="preserve"> </w:delText>
        </w:r>
      </w:del>
      <w:ins w:id="186" w:author="Owen" w:date="2026-02-28T10:38:00Z" w16du:dateUtc="2026-02-28T09:38:00Z">
        <w:r w:rsidRPr="00FE49DA">
          <w:rPr>
            <w:lang w:val="da-DK"/>
          </w:rPr>
          <w:t> </w:t>
        </w:r>
      </w:ins>
      <w:r w:rsidRPr="00FE49DA">
        <w:rPr>
          <w:lang w:val="da-DK"/>
        </w:rPr>
        <w:t>2014, Fristoe et al.</w:t>
      </w:r>
      <w:del w:id="187" w:author="Owen" w:date="2026-02-28T10:38:00Z" w16du:dateUtc="2026-02-28T09:38:00Z">
        <w:r w:rsidR="00F01FE6" w:rsidRPr="00FE49DA">
          <w:rPr>
            <w:lang w:val="da-DK"/>
          </w:rPr>
          <w:delText xml:space="preserve"> </w:delText>
        </w:r>
      </w:del>
      <w:ins w:id="188" w:author="Owen" w:date="2026-02-28T10:38:00Z" w16du:dateUtc="2026-02-28T09:38:00Z">
        <w:r w:rsidRPr="00FE49DA">
          <w:rPr>
            <w:lang w:val="da-DK"/>
          </w:rPr>
          <w:t> </w:t>
        </w:r>
      </w:ins>
      <w:r>
        <w:t xml:space="preserve">2017). By leveraging open-source databases that </w:t>
      </w:r>
      <w:del w:id="189" w:author="Owen" w:date="2026-02-28T10:38:00Z" w16du:dateUtc="2026-02-28T09:38:00Z">
        <w:r w:rsidR="003D1D1E">
          <w:delText>combine</w:delText>
        </w:r>
      </w:del>
      <w:ins w:id="190" w:author="Owen" w:date="2026-02-28T10:38:00Z" w16du:dateUtc="2026-02-28T09:38:00Z">
        <w:r>
          <w:t>aggregate</w:t>
        </w:r>
      </w:ins>
      <w:r>
        <w:t xml:space="preserve"> data from hundreds of individual studies, researchers </w:t>
      </w:r>
      <w:del w:id="191" w:author="Owen" w:date="2026-02-28T10:38:00Z" w16du:dateUtc="2026-02-28T09:38:00Z">
        <w:r w:rsidR="00D35676">
          <w:delText>are</w:delText>
        </w:r>
        <w:r w:rsidR="00336CB2">
          <w:delText xml:space="preserve"> </w:delText>
        </w:r>
        <w:r w:rsidR="00956D7E">
          <w:delText>able to</w:delText>
        </w:r>
      </w:del>
      <w:ins w:id="192" w:author="Owen" w:date="2026-02-28T10:38:00Z" w16du:dateUtc="2026-02-28T09:38:00Z">
        <w:r>
          <w:t>can</w:t>
        </w:r>
      </w:ins>
      <w:r>
        <w:t xml:space="preserve"> test hypotheses of interest </w:t>
      </w:r>
      <w:del w:id="193" w:author="Owen" w:date="2026-02-28T10:38:00Z" w16du:dateUtc="2026-02-28T09:38:00Z">
        <w:r w:rsidR="004F7B70">
          <w:delText>at</w:delText>
        </w:r>
      </w:del>
      <w:ins w:id="194" w:author="Owen" w:date="2026-02-28T10:38:00Z" w16du:dateUtc="2026-02-28T09:38:00Z">
        <w:r>
          <w:t>across</w:t>
        </w:r>
      </w:ins>
      <w:r>
        <w:t xml:space="preserve"> taxonomic, spatial, and temporal scales that would </w:t>
      </w:r>
      <w:del w:id="195" w:author="Owen" w:date="2026-02-28T10:38:00Z" w16du:dateUtc="2026-02-28T09:38:00Z">
        <w:r w:rsidR="004F7B70">
          <w:delText xml:space="preserve">not </w:delText>
        </w:r>
      </w:del>
      <w:r>
        <w:t xml:space="preserve">otherwise be </w:t>
      </w:r>
      <w:del w:id="196" w:author="Owen" w:date="2026-02-28T10:38:00Z" w16du:dateUtc="2026-02-28T09:38:00Z">
        <w:r w:rsidR="004F7B70">
          <w:delText>possible</w:delText>
        </w:r>
      </w:del>
      <w:ins w:id="197" w:author="Owen" w:date="2026-02-28T10:38:00Z" w16du:dateUtc="2026-02-28T09:38:00Z">
        <w:r>
          <w:t>impossible</w:t>
        </w:r>
      </w:ins>
      <w:r>
        <w:t xml:space="preserve">. However, </w:t>
      </w:r>
      <w:del w:id="198" w:author="Owen" w:date="2026-02-28T10:38:00Z" w16du:dateUtc="2026-02-28T09:38:00Z">
        <w:r w:rsidR="00F70766">
          <w:delText>analyzing</w:delText>
        </w:r>
        <w:r w:rsidR="002F2A8A">
          <w:delText xml:space="preserve"> “other people’s</w:delText>
        </w:r>
      </w:del>
      <w:ins w:id="199" w:author="Owen" w:date="2026-02-28T10:38:00Z" w16du:dateUtc="2026-02-28T09:38:00Z">
        <w:r>
          <w:t>analyses based on published demographic results rather than underlying raw</w:t>
        </w:r>
      </w:ins>
      <w:r>
        <w:t xml:space="preserve"> data</w:t>
      </w:r>
      <w:del w:id="200" w:author="Owen" w:date="2026-02-28T10:38:00Z" w16du:dateUtc="2026-02-28T09:38:00Z">
        <w:r w:rsidR="002F2A8A">
          <w:delText>”</w:delText>
        </w:r>
      </w:del>
      <w:r>
        <w:t xml:space="preserve"> also </w:t>
      </w:r>
      <w:del w:id="201" w:author="Owen" w:date="2026-02-28T10:38:00Z" w16du:dateUtc="2026-02-28T09:38:00Z">
        <w:r w:rsidR="00574D90">
          <w:delText>has its</w:delText>
        </w:r>
      </w:del>
      <w:ins w:id="202" w:author="Owen" w:date="2026-02-28T10:38:00Z" w16du:dateUtc="2026-02-28T09:38:00Z">
        <w:r>
          <w:t>present their own</w:t>
        </w:r>
      </w:ins>
      <w:r>
        <w:t xml:space="preserve"> challenges.</w:t>
      </w:r>
    </w:p>
    <w:p w14:paraId="45F8ED1A" w14:textId="77777777" w:rsidR="00B41E2D" w:rsidRDefault="00000000">
      <w:pPr>
        <w:pStyle w:val="BodyText"/>
        <w:pPrChange w:id="203" w:author="Owen" w:date="2026-02-28T10:38:00Z" w16du:dateUtc="2026-02-28T09:38:00Z">
          <w:pPr>
            <w:spacing w:line="480" w:lineRule="auto"/>
            <w:ind w:firstLine="720"/>
          </w:pPr>
        </w:pPrChange>
      </w:pPr>
      <w:r>
        <w:t xml:space="preserve">One challenge in working with large collections of published data is </w:t>
      </w:r>
      <w:del w:id="204" w:author="Owen" w:date="2026-02-28T10:38:00Z" w16du:dateUtc="2026-02-28T09:38:00Z">
        <w:r w:rsidR="005F772D">
          <w:delText>that i</w:delText>
        </w:r>
        <w:r w:rsidR="00E317C0">
          <w:delText>t can be difficult to understand</w:delText>
        </w:r>
      </w:del>
      <w:ins w:id="205" w:author="Owen" w:date="2026-02-28T10:38:00Z" w16du:dateUtc="2026-02-28T09:38:00Z">
        <w:r>
          <w:t>understanding</w:t>
        </w:r>
      </w:ins>
      <w:r>
        <w:t xml:space="preserve"> and </w:t>
      </w:r>
      <w:del w:id="206" w:author="Owen" w:date="2026-02-28T10:38:00Z" w16du:dateUtc="2026-02-28T09:38:00Z">
        <w:r w:rsidR="00E317C0">
          <w:delText>model</w:delText>
        </w:r>
      </w:del>
      <w:ins w:id="207" w:author="Owen" w:date="2026-02-28T10:38:00Z" w16du:dateUtc="2026-02-28T09:38:00Z">
        <w:r>
          <w:t>modelling the</w:t>
        </w:r>
      </w:ins>
      <w:r>
        <w:t xml:space="preserve"> sources of underlying uncertainty. For instance, the demographic parameters reported in the databases noted above have almost always been estimated from a sample of individuals </w:t>
      </w:r>
      <w:ins w:id="208" w:author="Owen" w:date="2026-02-28T10:38:00Z" w16du:dateUtc="2026-02-28T09:38:00Z">
        <w:r>
          <w:t xml:space="preserve">drawn </w:t>
        </w:r>
      </w:ins>
      <w:r>
        <w:t xml:space="preserve">from </w:t>
      </w:r>
      <w:del w:id="209" w:author="Owen" w:date="2026-02-28T10:38:00Z" w16du:dateUtc="2026-02-28T09:38:00Z">
        <w:r w:rsidR="00EE22F5">
          <w:delText>some</w:delText>
        </w:r>
      </w:del>
      <w:ins w:id="210" w:author="Owen" w:date="2026-02-28T10:38:00Z" w16du:dateUtc="2026-02-28T09:38:00Z">
        <w:r>
          <w:t>a</w:t>
        </w:r>
      </w:ins>
      <w:r>
        <w:t xml:space="preserve"> larger population of interest, and therefore </w:t>
      </w:r>
      <w:del w:id="211" w:author="Owen" w:date="2026-02-28T10:38:00Z" w16du:dateUtc="2026-02-28T09:38:00Z">
        <w:r w:rsidR="006C3EFB">
          <w:delText>have</w:delText>
        </w:r>
      </w:del>
      <w:ins w:id="212" w:author="Owen" w:date="2026-02-28T10:38:00Z" w16du:dateUtc="2026-02-28T09:38:00Z">
        <w:r>
          <w:t>carry</w:t>
        </w:r>
      </w:ins>
      <w:r>
        <w:t xml:space="preserve"> inherent sampling uncertainty. However, parameter-specific sample sizes and standard errors are rarely available</w:t>
      </w:r>
      <w:del w:id="213" w:author="Owen" w:date="2026-02-28T10:38:00Z" w16du:dateUtc="2026-02-28T09:38:00Z">
        <w:r w:rsidR="003B72EA">
          <w:delText>,</w:delText>
        </w:r>
      </w:del>
      <w:r>
        <w:t xml:space="preserve"> and are often difficult to obtain even from the original data sources. These original studies, which produce the parameter estimates </w:t>
      </w:r>
      <w:del w:id="214" w:author="Owen" w:date="2026-02-28T10:38:00Z" w16du:dateUtc="2026-02-28T09:38:00Z">
        <w:r w:rsidR="0094255C">
          <w:delText xml:space="preserve">that are </w:delText>
        </w:r>
      </w:del>
      <w:r>
        <w:t xml:space="preserve">later compiled in demographic databases, </w:t>
      </w:r>
      <w:del w:id="215" w:author="Owen" w:date="2026-02-28T10:38:00Z" w16du:dateUtc="2026-02-28T09:38:00Z">
        <w:r w:rsidR="0094255C">
          <w:delText>almost always</w:delText>
        </w:r>
      </w:del>
      <w:ins w:id="216" w:author="Owen" w:date="2026-02-28T10:38:00Z" w16du:dateUtc="2026-02-28T09:38:00Z">
        <w:r>
          <w:t>usually</w:t>
        </w:r>
      </w:ins>
      <w:r>
        <w:t xml:space="preserve"> account for sampling uncertainty in their own analyses</w:t>
      </w:r>
      <w:del w:id="217" w:author="Owen" w:date="2026-02-28T10:38:00Z" w16du:dateUtc="2026-02-28T09:38:00Z">
        <w:r w:rsidR="00BC1E5E">
          <w:delText>. However</w:delText>
        </w:r>
      </w:del>
      <w:ins w:id="218" w:author="Owen" w:date="2026-02-28T10:38:00Z" w16du:dateUtc="2026-02-28T09:38:00Z">
        <w:r>
          <w:t>, but uncertainty is often not reported in a form that can be propagated from the published matrices. Therefore</w:t>
        </w:r>
      </w:ins>
      <w:r>
        <w:t xml:space="preserve">, studies that subsequently </w:t>
      </w:r>
      <w:del w:id="219" w:author="Owen" w:date="2026-02-28T10:38:00Z" w16du:dateUtc="2026-02-28T09:38:00Z">
        <w:r w:rsidR="00BC1E5E">
          <w:delText>analyze</w:delText>
        </w:r>
      </w:del>
      <w:ins w:id="220" w:author="Owen" w:date="2026-02-28T10:38:00Z" w16du:dateUtc="2026-02-28T09:38:00Z">
        <w:r>
          <w:t>analyse</w:t>
        </w:r>
      </w:ins>
      <w:r>
        <w:t xml:space="preserve"> parameter estimates compiled in demographic databases rarely </w:t>
      </w:r>
      <w:del w:id="221" w:author="Owen" w:date="2026-02-28T10:38:00Z" w16du:dateUtc="2026-02-28T09:38:00Z">
        <w:r w:rsidR="00BC1E5E">
          <w:delText>account for uncertainty</w:delText>
        </w:r>
        <w:r w:rsidR="00E5676D">
          <w:delText xml:space="preserve"> in those estimates</w:delText>
        </w:r>
        <w:r w:rsidR="0028661D">
          <w:delText xml:space="preserve"> — an</w:delText>
        </w:r>
        <w:r w:rsidR="00BC1E5E">
          <w:delText xml:space="preserve"> omission </w:delText>
        </w:r>
        <w:r w:rsidR="0028661D">
          <w:delText xml:space="preserve">that </w:delText>
        </w:r>
        <w:r w:rsidR="00BC1E5E">
          <w:delText>may lead to bias or</w:delText>
        </w:r>
        <w:r w:rsidR="00E5676D">
          <w:delText xml:space="preserve"> overconfidence</w:delText>
        </w:r>
      </w:del>
      <w:ins w:id="222" w:author="Owen" w:date="2026-02-28T10:38:00Z" w16du:dateUtc="2026-02-28T09:38:00Z">
        <w:r>
          <w:t>incorporate this uncertainty, raising questions about the robustness of resulting inferences</w:t>
        </w:r>
      </w:ins>
      <w:r>
        <w:t xml:space="preserve"> (Biggs et al.</w:t>
      </w:r>
      <w:del w:id="223" w:author="Owen" w:date="2026-02-28T10:38:00Z" w16du:dateUtc="2026-02-28T09:38:00Z">
        <w:r w:rsidR="00BC1E5E">
          <w:delText xml:space="preserve"> </w:delText>
        </w:r>
      </w:del>
      <w:ins w:id="224" w:author="Owen" w:date="2026-02-28T10:38:00Z" w16du:dateUtc="2026-02-28T09:38:00Z">
        <w:r>
          <w:t> </w:t>
        </w:r>
      </w:ins>
      <w:r>
        <w:t>2009).</w:t>
      </w:r>
    </w:p>
    <w:p w14:paraId="79ACE46B" w14:textId="77777777" w:rsidR="00B41E2D" w:rsidRDefault="00000000">
      <w:pPr>
        <w:pStyle w:val="BodyText"/>
        <w:rPr>
          <w:ins w:id="225" w:author="Owen" w:date="2026-02-28T10:38:00Z" w16du:dateUtc="2026-02-28T09:38:00Z"/>
        </w:rPr>
      </w:pPr>
      <w:ins w:id="226" w:author="Owen" w:date="2026-02-28T10:38:00Z" w16du:dateUtc="2026-02-28T09:38:00Z">
        <w:r>
          <w:t xml:space="preserve">Despite widespread recognition that sampling uncertainty is inherent in demographic estimates (Caswell 2001), a key unresolved question concerns when this uncertainty materially affects </w:t>
        </w:r>
        <w:r>
          <w:lastRenderedPageBreak/>
          <w:t>inference from compiled databases. Comparative analyses using projection matrices rely on a 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w:t>
        </w:r>
      </w:ins>
    </w:p>
    <w:p w14:paraId="78C3E53D" w14:textId="77777777" w:rsidR="00B41E2D" w:rsidRDefault="00000000">
      <w:pPr>
        <w:pStyle w:val="BodyText"/>
        <w:rPr>
          <w:ins w:id="227" w:author="Owen" w:date="2026-02-28T10:38:00Z" w16du:dateUtc="2026-02-28T09:38:00Z"/>
        </w:rPr>
      </w:pPr>
      <w:ins w:id="228" w:author="Owen" w:date="2026-02-28T10:38:00Z" w16du:dateUtc="2026-02-28T09:38:00Z">
        <w:r>
          <w:t xml:space="preserve">Recent work has reviewed the importance of uncertainty propagation in matrix population models and outlined best-practice guidelines for addressing it (Simmonds and Jones 2024). </w:t>
        </w:r>
      </w:ins>
      <w:r>
        <w:t>Here</w:t>
      </w:r>
      <w:del w:id="229" w:author="Owen" w:date="2026-02-28T10:38:00Z" w16du:dateUtc="2026-02-28T09:38:00Z">
        <w:r w:rsidR="00844768">
          <w:delText xml:space="preserve"> we</w:delText>
        </w:r>
      </w:del>
      <w:ins w:id="230" w:author="Owen" w:date="2026-02-28T10:38:00Z" w16du:dateUtc="2026-02-28T09:38:00Z">
        <w:r>
          <w:t>, we instead focus on the practical consequences of accounting for sampling uncertainty in real analyses, asking when and for which demographic traits this uncertainty materially affects inference from published projection matrices.</w:t>
        </w:r>
      </w:ins>
    </w:p>
    <w:p w14:paraId="0E3E457B" w14:textId="77777777" w:rsidR="00B41E2D" w:rsidRDefault="00000000">
      <w:pPr>
        <w:pStyle w:val="BodyText"/>
        <w:rPr>
          <w:ins w:id="231" w:author="Owen" w:date="2026-02-28T10:38:00Z" w16du:dateUtc="2026-02-28T09:38:00Z"/>
        </w:rPr>
      </w:pPr>
      <w:ins w:id="232" w:author="Owen" w:date="2026-02-28T10:38:00Z" w16du:dateUtc="2026-02-28T09:38:00Z">
        <w:r>
          <w:t>We</w:t>
        </w:r>
      </w:ins>
      <w:r>
        <w:t xml:space="preserve"> investigate sampling uncertainty in the COMPADRE Plant Matrix Database (Salguero-Gómez et al.</w:t>
      </w:r>
      <w:del w:id="233" w:author="Owen" w:date="2026-02-28T10:38:00Z" w16du:dateUtc="2026-02-28T09:38:00Z">
        <w:r w:rsidR="00093461">
          <w:delText xml:space="preserve"> </w:delText>
        </w:r>
      </w:del>
      <w:ins w:id="234" w:author="Owen" w:date="2026-02-28T10:38:00Z" w16du:dateUtc="2026-02-28T09:38:00Z">
        <w:r>
          <w:t> </w:t>
        </w:r>
      </w:ins>
      <w:r>
        <w:t xml:space="preserve">2015; www.compadre-db.org), </w:t>
      </w:r>
      <w:commentRangeStart w:id="235"/>
      <w:commentRangeStart w:id="236"/>
      <w:r>
        <w:t xml:space="preserve">which currently contains over 9,000 </w:t>
      </w:r>
      <w:commentRangeEnd w:id="236"/>
      <w:r w:rsidR="00B64678">
        <w:rPr>
          <w:rStyle w:val="CommentReference"/>
          <w:sz w:val="24"/>
          <w:szCs w:val="24"/>
        </w:rPr>
        <w:commentReference w:id="236"/>
      </w:r>
      <w:r>
        <w:t>matrix population models (i.e.</w:t>
      </w:r>
      <w:del w:id="237" w:author="Owen" w:date="2026-02-28T10:38:00Z" w16du:dateUtc="2026-02-28T09:38:00Z">
        <w:r w:rsidR="009D6835">
          <w:delText xml:space="preserve"> </w:delText>
        </w:r>
      </w:del>
      <w:ins w:id="238" w:author="Owen" w:date="2026-02-28T10:38:00Z" w16du:dateUtc="2026-02-28T09:38:00Z">
        <w:r>
          <w:t> </w:t>
        </w:r>
      </w:ins>
      <w:r>
        <w:t xml:space="preserve">projection matrices, hereafter MPMs) </w:t>
      </w:r>
      <w:del w:id="239" w:author="Owen" w:date="2026-02-28T10:38:00Z" w16du:dateUtc="2026-02-28T09:38:00Z">
        <w:r w:rsidR="00D970FE">
          <w:delText>collected</w:delText>
        </w:r>
      </w:del>
      <w:ins w:id="240" w:author="Owen" w:date="2026-02-28T10:38:00Z" w16du:dateUtc="2026-02-28T09:38:00Z">
        <w:r>
          <w:t>drawn</w:t>
        </w:r>
      </w:ins>
      <w:r>
        <w:t xml:space="preserve"> from more than 650 studies. </w:t>
      </w:r>
      <w:commentRangeEnd w:id="235"/>
      <w:r w:rsidR="004E1C27">
        <w:rPr>
          <w:rStyle w:val="CommentReference"/>
          <w:sz w:val="24"/>
          <w:szCs w:val="24"/>
        </w:rPr>
        <w:commentReference w:id="235"/>
      </w:r>
      <w:r>
        <w:t xml:space="preserve">Over the course of its </w:t>
      </w:r>
      <w:del w:id="241" w:author="Owen" w:date="2026-02-28T10:38:00Z" w16du:dateUtc="2026-02-28T09:38:00Z">
        <w:r w:rsidR="00E056B1">
          <w:delText>20</w:delText>
        </w:r>
        <w:r w:rsidR="0038183F">
          <w:delText>-</w:delText>
        </w:r>
        <w:r w:rsidR="00E056B1">
          <w:delText xml:space="preserve">year </w:delText>
        </w:r>
      </w:del>
      <w:r>
        <w:t>development, researchers have used COMPADRE (and the sister animal matrix database COMADRE; Salguero-Gómez et al.</w:t>
      </w:r>
      <w:del w:id="242" w:author="Owen" w:date="2026-02-28T10:38:00Z" w16du:dateUtc="2026-02-28T09:38:00Z">
        <w:r w:rsidR="00A908DD">
          <w:delText xml:space="preserve"> </w:delText>
        </w:r>
      </w:del>
      <w:ins w:id="243" w:author="Owen" w:date="2026-02-28T10:38:00Z" w16du:dateUtc="2026-02-28T09:38:00Z">
        <w:r>
          <w:t> </w:t>
        </w:r>
      </w:ins>
      <w:r>
        <w:t xml:space="preserve">2016a) to </w:t>
      </w:r>
      <w:del w:id="244" w:author="Owen" w:date="2026-02-28T10:38:00Z" w16du:dateUtc="2026-02-28T09:38:00Z">
        <w:r w:rsidR="00E056B1">
          <w:delText>tackle</w:delText>
        </w:r>
      </w:del>
      <w:ins w:id="245" w:author="Owen" w:date="2026-02-28T10:38:00Z" w16du:dateUtc="2026-02-28T09:38:00Z">
        <w:r>
          <w:t>address</w:t>
        </w:r>
      </w:ins>
      <w:r>
        <w:t xml:space="preserve"> diverse topics in ecology, evolution, and demography, including</w:t>
      </w:r>
      <w:del w:id="246" w:author="Owen" w:date="2026-02-28T10:38:00Z" w16du:dateUtc="2026-02-28T09:38:00Z">
        <w:r w:rsidR="00DA085B">
          <w:delText>, for example,</w:delText>
        </w:r>
      </w:del>
      <w:r>
        <w:t xml:space="preserve"> studies </w:t>
      </w:r>
      <w:del w:id="247" w:author="Owen" w:date="2026-02-28T10:38:00Z" w16du:dateUtc="2026-02-28T09:38:00Z">
        <w:r w:rsidR="00DA085B">
          <w:delText>on</w:delText>
        </w:r>
      </w:del>
      <w:ins w:id="248" w:author="Owen" w:date="2026-02-28T10:38:00Z" w16du:dateUtc="2026-02-28T09:38:00Z">
        <w:r>
          <w:t>of</w:t>
        </w:r>
      </w:ins>
      <w:r>
        <w:t xml:space="preserve"> the structuring of life</w:t>
      </w:r>
      <w:del w:id="249" w:author="Owen" w:date="2026-02-28T10:38:00Z" w16du:dateUtc="2026-02-28T09:38:00Z">
        <w:r w:rsidR="00DA085B">
          <w:delText xml:space="preserve"> </w:delText>
        </w:r>
      </w:del>
      <w:ins w:id="250" w:author="Owen" w:date="2026-02-28T10:38:00Z" w16du:dateUtc="2026-02-28T09:38:00Z">
        <w:r>
          <w:t>-</w:t>
        </w:r>
      </w:ins>
      <w:r>
        <w:t>history variation (Franco &amp; Silvertown 1996, Salguero-Gómez et al.</w:t>
      </w:r>
      <w:del w:id="251" w:author="Owen" w:date="2026-02-28T10:38:00Z" w16du:dateUtc="2026-02-28T09:38:00Z">
        <w:r w:rsidR="00E62232">
          <w:delText xml:space="preserve"> </w:delText>
        </w:r>
      </w:del>
      <w:ins w:id="252" w:author="Owen" w:date="2026-02-28T10:38:00Z" w16du:dateUtc="2026-02-28T09:38:00Z">
        <w:r>
          <w:t> </w:t>
        </w:r>
      </w:ins>
      <w:r w:rsidRPr="00FE49DA">
        <w:rPr>
          <w:lang w:val="da-DK"/>
        </w:rPr>
        <w:t>2016b), comparative analyses of ageing (Baudisch et al.</w:t>
      </w:r>
      <w:del w:id="253" w:author="Owen" w:date="2026-02-28T10:38:00Z" w16du:dateUtc="2026-02-28T09:38:00Z">
        <w:r w:rsidR="0038183F" w:rsidRPr="00FE49DA">
          <w:rPr>
            <w:lang w:val="da-DK"/>
          </w:rPr>
          <w:delText xml:space="preserve"> </w:delText>
        </w:r>
      </w:del>
      <w:ins w:id="254" w:author="Owen" w:date="2026-02-28T10:38:00Z" w16du:dateUtc="2026-02-28T09:38:00Z">
        <w:r w:rsidRPr="00FE49DA">
          <w:rPr>
            <w:lang w:val="da-DK"/>
          </w:rPr>
          <w:t> </w:t>
        </w:r>
      </w:ins>
      <w:r w:rsidRPr="00FE49DA">
        <w:rPr>
          <w:lang w:val="da-DK"/>
        </w:rPr>
        <w:t>2013, Jones et al.</w:t>
      </w:r>
      <w:del w:id="255" w:author="Owen" w:date="2026-02-28T10:38:00Z" w16du:dateUtc="2026-02-28T09:38:00Z">
        <w:r w:rsidR="00E056B1" w:rsidRPr="00FE49DA">
          <w:rPr>
            <w:lang w:val="da-DK"/>
          </w:rPr>
          <w:delText xml:space="preserve"> </w:delText>
        </w:r>
      </w:del>
      <w:ins w:id="256" w:author="Owen" w:date="2026-02-28T10:38:00Z" w16du:dateUtc="2026-02-28T09:38:00Z">
        <w:r w:rsidRPr="00FE49DA">
          <w:rPr>
            <w:lang w:val="da-DK"/>
          </w:rPr>
          <w:t> </w:t>
        </w:r>
      </w:ins>
      <w:r>
        <w:t>2014), tests of the demographic buffering hypothesis (McDonald et al.</w:t>
      </w:r>
      <w:del w:id="257" w:author="Owen" w:date="2026-02-28T10:38:00Z" w16du:dateUtc="2026-02-28T09:38:00Z">
        <w:r w:rsidR="00DA085B">
          <w:delText xml:space="preserve"> </w:delText>
        </w:r>
      </w:del>
      <w:ins w:id="258" w:author="Owen" w:date="2026-02-28T10:38:00Z" w16du:dateUtc="2026-02-28T09:38:00Z">
        <w:r>
          <w:t> </w:t>
        </w:r>
      </w:ins>
      <w:r>
        <w:t>2017), and analyses of the impact of climate on population dynamics (Coutts et al.</w:t>
      </w:r>
      <w:del w:id="259" w:author="Owen" w:date="2026-02-28T10:38:00Z" w16du:dateUtc="2026-02-28T09:38:00Z">
        <w:r w:rsidR="00A246E1">
          <w:delText xml:space="preserve"> </w:delText>
        </w:r>
      </w:del>
      <w:ins w:id="260" w:author="Owen" w:date="2026-02-28T10:38:00Z" w16du:dateUtc="2026-02-28T09:38:00Z">
        <w:r>
          <w:t> </w:t>
        </w:r>
      </w:ins>
      <w:r>
        <w:t>2016, Csergő et al.</w:t>
      </w:r>
      <w:del w:id="261" w:author="Owen" w:date="2026-02-28T10:38:00Z" w16du:dateUtc="2026-02-28T09:38:00Z">
        <w:r w:rsidR="00A246E1">
          <w:delText xml:space="preserve"> </w:delText>
        </w:r>
      </w:del>
      <w:ins w:id="262" w:author="Owen" w:date="2026-02-28T10:38:00Z" w16du:dateUtc="2026-02-28T09:38:00Z">
        <w:r>
          <w:t> </w:t>
        </w:r>
      </w:ins>
      <w:r>
        <w:t xml:space="preserve">2017). In practice, </w:t>
      </w:r>
      <w:del w:id="263" w:author="Owen" w:date="2026-02-28T10:38:00Z" w16du:dateUtc="2026-02-28T09:38:00Z">
        <w:r w:rsidR="00CE32F4">
          <w:delText>all</w:delText>
        </w:r>
        <w:r w:rsidR="00737DA9">
          <w:delText xml:space="preserve"> of</w:delText>
        </w:r>
        <w:r w:rsidR="00CE32F4">
          <w:delText xml:space="preserve"> </w:delText>
        </w:r>
      </w:del>
      <w:r>
        <w:t>these analyses involve deriving parameters from a set of MPMs in COMPADRE (e.g.</w:t>
      </w:r>
      <w:del w:id="264" w:author="Owen" w:date="2026-02-28T10:38:00Z" w16du:dateUtc="2026-02-28T09:38:00Z">
        <w:r w:rsidR="009D6835">
          <w:delText xml:space="preserve"> the </w:delText>
        </w:r>
      </w:del>
      <w:ins w:id="265" w:author="Owen" w:date="2026-02-28T10:38:00Z" w16du:dateUtc="2026-02-28T09:38:00Z">
        <w:r>
          <w:t> </w:t>
        </w:r>
      </w:ins>
      <w:r>
        <w:t xml:space="preserve">equilibrium population growth rate </w:t>
      </w:r>
      <w:r>
        <w:rPr>
          <w:rPrChange w:id="266" w:author="Owen" w:date="2026-02-28T10:38:00Z" w16du:dateUtc="2026-02-28T09:38:00Z">
            <w:rPr>
              <w:i/>
              <w:color w:val="000000"/>
            </w:rPr>
          </w:rPrChange>
        </w:rPr>
        <w:t>λ</w:t>
      </w:r>
      <w:r>
        <w:t xml:space="preserve">, elasticities of </w:t>
      </w:r>
      <w:r>
        <w:rPr>
          <w:rPrChange w:id="267" w:author="Owen" w:date="2026-02-28T10:38:00Z" w16du:dateUtc="2026-02-28T09:38:00Z">
            <w:rPr>
              <w:i/>
              <w:color w:val="000000"/>
            </w:rPr>
          </w:rPrChange>
        </w:rPr>
        <w:t>λ</w:t>
      </w:r>
      <w:r>
        <w:t>, reproductive values, mean vital rates, generation time, life expectancy</w:t>
      </w:r>
      <w:del w:id="268" w:author="Owen" w:date="2026-02-28T10:38:00Z" w16du:dateUtc="2026-02-28T09:38:00Z">
        <w:r w:rsidR="00A324AC">
          <w:delText>, etc.</w:delText>
        </w:r>
        <w:r w:rsidR="009D6835">
          <w:delText>),</w:delText>
        </w:r>
      </w:del>
      <w:ins w:id="269" w:author="Owen" w:date="2026-02-28T10:38:00Z" w16du:dateUtc="2026-02-28T09:38:00Z">
        <w:r>
          <w:t>),</w:t>
        </w:r>
      </w:ins>
      <w:r>
        <w:t xml:space="preserve"> and</w:t>
      </w:r>
      <w:del w:id="270" w:author="Owen" w:date="2026-02-28T10:38:00Z" w16du:dateUtc="2026-02-28T09:38:00Z">
        <w:r w:rsidR="009D6835">
          <w:delText xml:space="preserve"> then</w:delText>
        </w:r>
      </w:del>
      <w:r>
        <w:t xml:space="preserve"> incorporating these parameter estimates, or further derivations, into a statistical model.</w:t>
      </w:r>
      <w:del w:id="271" w:author="Owen" w:date="2026-02-28T10:38:00Z" w16du:dateUtc="2026-02-28T09:38:00Z">
        <w:r w:rsidR="009449A4">
          <w:delText xml:space="preserve"> </w:delText>
        </w:r>
      </w:del>
    </w:p>
    <w:p w14:paraId="05FC3DF4" w14:textId="77777777" w:rsidR="00B41E2D" w:rsidRDefault="00000000">
      <w:pPr>
        <w:pStyle w:val="BodyText"/>
        <w:pPrChange w:id="272" w:author="Owen" w:date="2026-02-28T10:38:00Z" w16du:dateUtc="2026-02-28T09:38:00Z">
          <w:pPr>
            <w:spacing w:line="480" w:lineRule="auto"/>
            <w:ind w:firstLine="720"/>
          </w:pPr>
        </w:pPrChange>
      </w:pPr>
      <w:r>
        <w:lastRenderedPageBreak/>
        <w:t xml:space="preserve">Our </w:t>
      </w:r>
      <w:del w:id="273" w:author="Owen" w:date="2026-02-28T10:38:00Z" w16du:dateUtc="2026-02-28T09:38:00Z">
        <w:r w:rsidR="009B46A2">
          <w:delText xml:space="preserve">focus here is on the </w:delText>
        </w:r>
        <w:r w:rsidR="0013476A">
          <w:delText xml:space="preserve">uncertainty in </w:delText>
        </w:r>
        <w:r w:rsidR="003B5CDD">
          <w:delText>such</w:delText>
        </w:r>
        <w:r w:rsidR="0013476A">
          <w:delText xml:space="preserve"> parameter</w:delText>
        </w:r>
        <w:r w:rsidR="009B46A2">
          <w:delText xml:space="preserve"> </w:delText>
        </w:r>
        <w:r w:rsidR="0013476A">
          <w:delText>estimates</w:delText>
        </w:r>
        <w:r w:rsidR="009B46A2">
          <w:delText xml:space="preserve"> due to sampling uncertainty </w:delText>
        </w:r>
        <w:r w:rsidR="000A6CBA">
          <w:delText>in</w:delText>
        </w:r>
      </w:del>
      <w:ins w:id="274" w:author="Owen" w:date="2026-02-28T10:38:00Z" w16du:dateUtc="2026-02-28T09:38:00Z">
        <w:r>
          <w:t>aim is to examine how sampling uncertainty in published projection matrices propagates to specific MPM-derived quantities and to explore when point estimates are robust or fragile. The focal quantities are mature life expectancy, the shape of the mortality trajectory, the log population growth rate, and recruitment-climate regression coefficients. Because COMPADRE does not routinely include</w:t>
        </w:r>
      </w:ins>
      <w:r>
        <w:t xml:space="preserve"> the transition</w:t>
      </w:r>
      <w:del w:id="275" w:author="Owen" w:date="2026-02-28T10:38:00Z" w16du:dateUtc="2026-02-28T09:38:00Z">
        <w:r w:rsidR="000A6CBA">
          <w:delText xml:space="preserve"> rates </w:delText>
        </w:r>
        <w:r w:rsidR="0054356D">
          <w:delText>that populate</w:delText>
        </w:r>
        <w:r w:rsidR="009B46A2">
          <w:delText xml:space="preserve"> each MPM</w:delText>
        </w:r>
        <w:r w:rsidR="000A6CBA">
          <w:delText xml:space="preserve"> — estimated rates of survival, growth, and reproduction</w:delText>
        </w:r>
        <w:r w:rsidR="0078260A">
          <w:delText>.</w:delText>
        </w:r>
        <w:r w:rsidR="00DF3D70">
          <w:delText xml:space="preserve"> </w:delText>
        </w:r>
        <w:r w:rsidR="00C33289">
          <w:delText>Though</w:delText>
        </w:r>
      </w:del>
      <w:ins w:id="276" w:author="Owen" w:date="2026-02-28T10:38:00Z" w16du:dateUtc="2026-02-28T09:38:00Z">
        <w:r>
          <w:t>-level</w:t>
        </w:r>
      </w:ins>
      <w:r>
        <w:t xml:space="preserve"> sample</w:t>
      </w:r>
      <w:del w:id="277" w:author="Owen" w:date="2026-02-28T10:38:00Z" w16du:dateUtc="2026-02-28T09:38:00Z">
        <w:r w:rsidR="00C33289">
          <w:delText xml:space="preserve"> sizes are not reported in COMPADRE, anecdotally we know that some </w:delText>
        </w:r>
        <w:r w:rsidR="009B46A2">
          <w:delText>transition rates</w:delText>
        </w:r>
        <w:r w:rsidR="00C33289">
          <w:delText xml:space="preserve"> wit</w:delText>
        </w:r>
        <w:r w:rsidR="00DB494E">
          <w:delText xml:space="preserve">hin some of the </w:delText>
        </w:r>
      </w:del>
      <w:ins w:id="278" w:author="Owen" w:date="2026-02-28T10:38:00Z" w16du:dateUtc="2026-02-28T09:38:00Z">
        <w:r>
          <w:t xml:space="preserve">-size information needed for uncertainty reconstruction, our analysis is restricted to the subset for which these data could be assembled (325 </w:t>
        </w:r>
      </w:ins>
      <w:r>
        <w:t xml:space="preserve">MPMs </w:t>
      </w:r>
      <w:del w:id="279" w:author="Owen" w:date="2026-02-28T10:38:00Z" w16du:dateUtc="2026-02-28T09:38:00Z">
        <w:r w:rsidR="00C33289">
          <w:delText>have been estimated from small samples</w:delText>
        </w:r>
        <w:r w:rsidR="006C1DBD">
          <w:delText xml:space="preserve"> </w:delText>
        </w:r>
        <w:r w:rsidR="00C33289">
          <w:delText xml:space="preserve">— as </w:delText>
        </w:r>
        <w:r w:rsidR="006C1DBD">
          <w:delText>small</w:delText>
        </w:r>
        <w:r w:rsidR="00C33289">
          <w:delText xml:space="preserve"> as a single individual in a few cases.</w:delText>
        </w:r>
        <w:r w:rsidR="003D683A">
          <w:delText xml:space="preserve"> Our goals here are to</w:delText>
        </w:r>
      </w:del>
      <w:ins w:id="280" w:author="Owen" w:date="2026-02-28T10:38:00Z" w16du:dateUtc="2026-02-28T09:38:00Z">
        <w:r>
          <w:t>from 33 studies; details in Methods). We</w:t>
        </w:r>
      </w:ins>
      <w:r>
        <w:t xml:space="preserve"> illustrate </w:t>
      </w:r>
      <w:del w:id="281" w:author="Owen" w:date="2026-02-28T10:38:00Z" w16du:dateUtc="2026-02-28T09:38:00Z">
        <w:r w:rsidR="003D683A">
          <w:delText>how sampling uncertainty in transition rates propagates to the parameters</w:delText>
        </w:r>
      </w:del>
      <w:ins w:id="282" w:author="Owen" w:date="2026-02-28T10:38:00Z" w16du:dateUtc="2026-02-28T09:38:00Z">
        <w:r>
          <w:t>trait-dependent uncertainty effects using two analyses, a multi-species comparative analysis of life expectancy-shape relationships and a single-species time-series analysis of weather effects on recruitment. Through these analyses, we identify diagnostic features</w:t>
        </w:r>
      </w:ins>
      <w:r>
        <w:t xml:space="preserve"> that </w:t>
      </w:r>
      <w:ins w:id="283" w:author="Owen" w:date="2026-02-28T10:38:00Z" w16du:dateUtc="2026-02-28T09:38:00Z">
        <w:r>
          <w:t xml:space="preserve">help </w:t>
        </w:r>
      </w:ins>
      <w:r>
        <w:t xml:space="preserve">researchers </w:t>
      </w:r>
      <w:del w:id="284" w:author="Owen" w:date="2026-02-28T10:38:00Z" w16du:dateUtc="2026-02-28T09:38:00Z">
        <w:r w:rsidR="003D683A">
          <w:delText>are ultimately interested</w:delText>
        </w:r>
      </w:del>
      <w:ins w:id="285" w:author="Owen" w:date="2026-02-28T10:38:00Z" w16du:dateUtc="2026-02-28T09:38:00Z">
        <w:r>
          <w:t>assess robustness</w:t>
        </w:r>
      </w:ins>
      <w:r>
        <w:t xml:space="preserve"> in</w:t>
      </w:r>
      <w:del w:id="286" w:author="Owen" w:date="2026-02-28T10:38:00Z" w16du:dateUtc="2026-02-28T09:38:00Z">
        <w:r w:rsidR="003D683A">
          <w:delText>,</w:delText>
        </w:r>
      </w:del>
      <w:ins w:id="287" w:author="Owen" w:date="2026-02-28T10:38:00Z" w16du:dateUtc="2026-02-28T09:38:00Z">
        <w:r>
          <w:t xml:space="preserve"> their own work</w:t>
        </w:r>
      </w:ins>
      <w:r>
        <w:t xml:space="preserve"> and </w:t>
      </w:r>
      <w:del w:id="288" w:author="Owen" w:date="2026-02-28T10:38:00Z" w16du:dateUtc="2026-02-28T09:38:00Z">
        <w:r w:rsidR="003D683A">
          <w:delText>to probe the extent to which sampling</w:delText>
        </w:r>
      </w:del>
      <w:ins w:id="289" w:author="Owen" w:date="2026-02-28T10:38:00Z" w16du:dateUtc="2026-02-28T09:38:00Z">
        <w:r>
          <w:t>clarify when explicit</w:t>
        </w:r>
      </w:ins>
      <w:r>
        <w:t xml:space="preserve"> uncertainty </w:t>
      </w:r>
      <w:del w:id="290" w:author="Owen" w:date="2026-02-28T10:38:00Z" w16du:dateUtc="2026-02-28T09:38:00Z">
        <w:r w:rsidR="00BA78BB">
          <w:delText>in</w:delText>
        </w:r>
      </w:del>
      <w:ins w:id="291" w:author="Owen" w:date="2026-02-28T10:38:00Z" w16du:dateUtc="2026-02-28T09:38:00Z">
        <w:r>
          <w:t>propagation is likely to matter. Because most published plant</w:t>
        </w:r>
      </w:ins>
      <w:r>
        <w:t xml:space="preserve"> MPMs </w:t>
      </w:r>
      <w:del w:id="292" w:author="Owen" w:date="2026-02-28T10:38:00Z" w16du:dateUtc="2026-02-28T09:38:00Z">
        <w:r w:rsidR="00BA78BB">
          <w:delText>may be</w:delText>
        </w:r>
        <w:r w:rsidR="003D683A">
          <w:delText xml:space="preserve"> relevant for </w:delText>
        </w:r>
        <w:r w:rsidR="006C05EE">
          <w:delText>analyses with COMPADRE</w:delText>
        </w:r>
      </w:del>
      <w:ins w:id="293" w:author="Owen" w:date="2026-02-28T10:38:00Z" w16du:dateUtc="2026-02-28T09:38:00Z">
        <w:r>
          <w:t>are stage-structured rather than age-structured, many demographic quantities of biological interest (e.g. life expectancy and mortality shape) are inferred indirectly from stage transitions. This stage-to-age mapping can amplify the effects of sampling uncertainty, particularly for traits that depend on long-term survivorship</w:t>
        </w:r>
      </w:ins>
      <w:r>
        <w:t>.</w:t>
      </w:r>
    </w:p>
    <w:p w14:paraId="7BE7BCE1" w14:textId="77777777" w:rsidR="009B46A2" w:rsidRDefault="009B46A2" w:rsidP="00260BB8">
      <w:pPr>
        <w:rPr>
          <w:del w:id="294" w:author="Owen" w:date="2026-02-28T10:38:00Z" w16du:dateUtc="2026-02-28T09:38:00Z"/>
        </w:rPr>
      </w:pPr>
    </w:p>
    <w:p w14:paraId="38E16AF2" w14:textId="77777777" w:rsidR="00B41E2D" w:rsidRDefault="008A1552">
      <w:pPr>
        <w:pStyle w:val="Heading1"/>
        <w:rPr>
          <w:rPrChange w:id="295" w:author="Owen" w:date="2026-02-28T10:38:00Z" w16du:dateUtc="2026-02-28T09:38:00Z">
            <w:rPr>
              <w:b/>
              <w:sz w:val="26"/>
            </w:rPr>
          </w:rPrChange>
        </w:rPr>
        <w:pPrChange w:id="296" w:author="Owen" w:date="2026-02-28T10:38:00Z" w16du:dateUtc="2026-02-28T09:38:00Z">
          <w:pPr>
            <w:spacing w:line="480" w:lineRule="auto"/>
          </w:pPr>
        </w:pPrChange>
      </w:pPr>
      <w:del w:id="297" w:author="Owen" w:date="2026-02-28T10:38:00Z" w16du:dateUtc="2026-02-28T09:38:00Z">
        <w:r>
          <w:rPr>
            <w:sz w:val="26"/>
            <w:szCs w:val="26"/>
          </w:rPr>
          <w:delText xml:space="preserve">2. </w:delText>
        </w:r>
      </w:del>
      <w:bookmarkStart w:id="298" w:name="methods"/>
      <w:bookmarkEnd w:id="162"/>
      <w:r w:rsidR="00000000">
        <w:rPr>
          <w:rPrChange w:id="299" w:author="Owen" w:date="2026-02-28T10:38:00Z" w16du:dateUtc="2026-02-28T09:38:00Z">
            <w:rPr>
              <w:b/>
              <w:sz w:val="26"/>
            </w:rPr>
          </w:rPrChange>
        </w:rPr>
        <w:t>Methods</w:t>
      </w:r>
    </w:p>
    <w:p w14:paraId="3AD08D52" w14:textId="77777777" w:rsidR="00B41E2D" w:rsidRPr="00FE49DA" w:rsidRDefault="00987D2E">
      <w:pPr>
        <w:pStyle w:val="Heading2"/>
        <w:pPrChange w:id="300" w:author="Owen" w:date="2026-02-28T10:38:00Z" w16du:dateUtc="2026-02-28T09:38:00Z">
          <w:pPr>
            <w:spacing w:line="480" w:lineRule="auto"/>
          </w:pPr>
        </w:pPrChange>
      </w:pPr>
      <w:bookmarkStart w:id="301" w:name="X383b93a8e92241e5b4789c954a16e82058bcb73"/>
      <w:del w:id="302" w:author="Owen" w:date="2026-02-28T10:38:00Z" w16du:dateUtc="2026-02-28T09:38:00Z">
        <w:r>
          <w:delText xml:space="preserve">2.1 </w:delText>
        </w:r>
      </w:del>
      <w:r w:rsidR="00000000" w:rsidRPr="00FE49DA">
        <w:t>Background on the COMPADRE Plant Matrix Database</w:t>
      </w:r>
    </w:p>
    <w:p w14:paraId="6DCA6099" w14:textId="77777777" w:rsidR="00B41E2D" w:rsidRDefault="00000000">
      <w:pPr>
        <w:pStyle w:val="FirstParagraph"/>
        <w:pPrChange w:id="303" w:author="Owen" w:date="2026-02-28T10:38:00Z" w16du:dateUtc="2026-02-28T09:38:00Z">
          <w:pPr>
            <w:spacing w:line="480" w:lineRule="auto"/>
            <w:ind w:firstLine="720"/>
          </w:pPr>
        </w:pPrChange>
      </w:pPr>
      <w:r>
        <w:t xml:space="preserve">The COMPADRE database includes MPMs and associated metadata from published studies dating </w:t>
      </w:r>
      <w:del w:id="304" w:author="Owen" w:date="2026-02-28T10:38:00Z" w16du:dateUtc="2026-02-28T09:38:00Z">
        <w:r w:rsidR="00987D2E">
          <w:delText xml:space="preserve">as far </w:delText>
        </w:r>
      </w:del>
      <w:r>
        <w:t xml:space="preserve">back </w:t>
      </w:r>
      <w:del w:id="305" w:author="Owen" w:date="2026-02-28T10:38:00Z" w16du:dateUtc="2026-02-28T09:38:00Z">
        <w:r w:rsidR="00987D2E">
          <w:delText>as</w:delText>
        </w:r>
      </w:del>
      <w:ins w:id="306" w:author="Owen" w:date="2026-02-28T10:38:00Z" w16du:dateUtc="2026-02-28T09:38:00Z">
        <w:r>
          <w:t>to</w:t>
        </w:r>
      </w:ins>
      <w:r>
        <w:t xml:space="preserve"> 1966 (Salguero-Gómez et al.</w:t>
      </w:r>
      <w:del w:id="307" w:author="Owen" w:date="2026-02-28T10:38:00Z" w16du:dateUtc="2026-02-28T09:38:00Z">
        <w:r w:rsidR="00987D2E">
          <w:delText xml:space="preserve"> </w:delText>
        </w:r>
      </w:del>
      <w:ins w:id="308" w:author="Owen" w:date="2026-02-28T10:38:00Z" w16du:dateUtc="2026-02-28T09:38:00Z">
        <w:r>
          <w:t> </w:t>
        </w:r>
      </w:ins>
      <w:r>
        <w:t xml:space="preserve">2015). Where possible, MPMs are </w:t>
      </w:r>
      <w:del w:id="309" w:author="Owen" w:date="2026-02-28T10:38:00Z" w16du:dateUtc="2026-02-28T09:38:00Z">
        <w:r w:rsidR="00987D2E">
          <w:delText>split</w:delText>
        </w:r>
      </w:del>
      <w:ins w:id="310" w:author="Owen" w:date="2026-02-28T10:38:00Z" w16du:dateUtc="2026-02-28T09:38:00Z">
        <w:r>
          <w:t>decomposed</w:t>
        </w:r>
      </w:ins>
      <w:r>
        <w:t xml:space="preserve"> into component processes of survival, growth, and retrogression (the </w:t>
      </w:r>
      <w:r>
        <w:rPr>
          <w:rPrChange w:id="311" w:author="Owen" w:date="2026-02-28T10:38:00Z" w16du:dateUtc="2026-02-28T09:38:00Z">
            <w:rPr>
              <w:b/>
            </w:rPr>
          </w:rPrChange>
        </w:rPr>
        <w:t>U</w:t>
      </w:r>
      <w:r>
        <w:t xml:space="preserve"> matrix), sexual reproduction (</w:t>
      </w:r>
      <w:r>
        <w:rPr>
          <w:rPrChange w:id="312" w:author="Owen" w:date="2026-02-28T10:38:00Z" w16du:dateUtc="2026-02-28T09:38:00Z">
            <w:rPr>
              <w:b/>
            </w:rPr>
          </w:rPrChange>
        </w:rPr>
        <w:t>F</w:t>
      </w:r>
      <w:r>
        <w:t>), and clonal reproduction (</w:t>
      </w:r>
      <w:r>
        <w:rPr>
          <w:rPrChange w:id="313" w:author="Owen" w:date="2026-02-28T10:38:00Z" w16du:dateUtc="2026-02-28T09:38:00Z">
            <w:rPr>
              <w:b/>
            </w:rPr>
          </w:rPrChange>
        </w:rPr>
        <w:t>C</w:t>
      </w:r>
      <w:r>
        <w:t xml:space="preserve">). The database </w:t>
      </w:r>
      <w:del w:id="314" w:author="Owen" w:date="2026-02-28T10:38:00Z" w16du:dateUtc="2026-02-28T09:38:00Z">
        <w:r w:rsidR="00987D2E">
          <w:delText>includes</w:delText>
        </w:r>
      </w:del>
      <w:ins w:id="315" w:author="Owen" w:date="2026-02-28T10:38:00Z" w16du:dateUtc="2026-02-28T09:38:00Z">
        <w:r>
          <w:t>provides</w:t>
        </w:r>
      </w:ins>
      <w:r>
        <w:t xml:space="preserve"> a </w:t>
      </w:r>
      <w:del w:id="316" w:author="Owen" w:date="2026-02-28T10:38:00Z" w16du:dateUtc="2026-02-28T09:38:00Z">
        <w:r w:rsidR="000522BB">
          <w:delText>variety</w:delText>
        </w:r>
      </w:del>
      <w:ins w:id="317" w:author="Owen" w:date="2026-02-28T10:38:00Z" w16du:dateUtc="2026-02-28T09:38:00Z">
        <w:r>
          <w:t>range</w:t>
        </w:r>
      </w:ins>
      <w:r>
        <w:t xml:space="preserve"> of metadata </w:t>
      </w:r>
      <w:del w:id="318" w:author="Owen" w:date="2026-02-28T10:38:00Z" w16du:dateUtc="2026-02-28T09:38:00Z">
        <w:r w:rsidR="00987D2E">
          <w:delText>associated with</w:delText>
        </w:r>
      </w:del>
      <w:ins w:id="319" w:author="Owen" w:date="2026-02-28T10:38:00Z" w16du:dateUtc="2026-02-28T09:38:00Z">
        <w:r>
          <w:t>for</w:t>
        </w:r>
      </w:ins>
      <w:r>
        <w:t xml:space="preserve"> each MPM, including the relevant time period, geographic coordinates of the study site, population or site identifiers, and treatment conditions. From a given source study, COMPADRE often contains multiple MPMs </w:t>
      </w:r>
      <w:r>
        <w:lastRenderedPageBreak/>
        <w:t xml:space="preserve">reflecting different sites, time periods, and/or treatment conditions, as well as one or more “mean MPM” calculated as an element-by-element arithmetic mean </w:t>
      </w:r>
      <w:del w:id="320" w:author="Owen" w:date="2026-02-28T10:38:00Z" w16du:dateUtc="2026-02-28T09:38:00Z">
        <w:r w:rsidR="008671A0">
          <w:delText>over</w:delText>
        </w:r>
      </w:del>
      <w:ins w:id="321" w:author="Owen" w:date="2026-02-28T10:38:00Z" w16du:dateUtc="2026-02-28T09:38:00Z">
        <w:r>
          <w:t>across</w:t>
        </w:r>
      </w:ins>
      <w:r>
        <w:t xml:space="preserve"> multiple years and/or sites.</w:t>
      </w:r>
    </w:p>
    <w:p w14:paraId="02B3E2A7" w14:textId="77777777" w:rsidR="008671A0" w:rsidRDefault="008671A0" w:rsidP="00FE0E9A">
      <w:pPr>
        <w:rPr>
          <w:del w:id="322" w:author="Owen" w:date="2026-02-28T10:38:00Z" w16du:dateUtc="2026-02-28T09:38:00Z"/>
        </w:rPr>
      </w:pPr>
    </w:p>
    <w:p w14:paraId="07E8B74F" w14:textId="77777777" w:rsidR="00B41E2D" w:rsidRPr="00FE49DA" w:rsidRDefault="00191C01">
      <w:pPr>
        <w:pStyle w:val="Heading2"/>
        <w:pPrChange w:id="323" w:author="Owen" w:date="2026-02-28T10:38:00Z" w16du:dateUtc="2026-02-28T09:38:00Z">
          <w:pPr>
            <w:spacing w:line="480" w:lineRule="auto"/>
          </w:pPr>
        </w:pPrChange>
      </w:pPr>
      <w:del w:id="324" w:author="Owen" w:date="2026-02-28T10:38:00Z" w16du:dateUtc="2026-02-28T09:38:00Z">
        <w:r>
          <w:delText xml:space="preserve">2.2 </w:delText>
        </w:r>
      </w:del>
      <w:bookmarkStart w:id="325" w:name="target-studies"/>
      <w:bookmarkEnd w:id="301"/>
      <w:r w:rsidR="00000000" w:rsidRPr="00FE49DA">
        <w:t>Target studies</w:t>
      </w:r>
    </w:p>
    <w:p w14:paraId="05CD1091" w14:textId="77777777" w:rsidR="00B41E2D" w:rsidRDefault="00987D2E">
      <w:pPr>
        <w:pStyle w:val="FirstParagraph"/>
        <w:pPrChange w:id="326" w:author="Owen" w:date="2026-02-28T10:38:00Z" w16du:dateUtc="2026-02-28T09:38:00Z">
          <w:pPr>
            <w:spacing w:line="480" w:lineRule="auto"/>
          </w:pPr>
        </w:pPrChange>
      </w:pPr>
      <w:del w:id="327" w:author="Owen" w:date="2026-02-28T10:38:00Z" w16du:dateUtc="2026-02-28T09:38:00Z">
        <w:r>
          <w:tab/>
        </w:r>
      </w:del>
      <w:r w:rsidR="00000000">
        <w:t xml:space="preserve">We used </w:t>
      </w:r>
      <w:del w:id="328" w:author="Owen" w:date="2026-02-28T10:38:00Z" w16du:dateUtc="2026-02-28T09:38:00Z">
        <w:r>
          <w:delText xml:space="preserve">a pre-release version of </w:delText>
        </w:r>
      </w:del>
      <w:r w:rsidR="00000000">
        <w:t xml:space="preserve">the COMPADRE database </w:t>
      </w:r>
      <w:del w:id="329" w:author="Owen" w:date="2026-02-28T10:38:00Z" w16du:dateUtc="2026-02-28T09:38:00Z">
        <w:r>
          <w:delText xml:space="preserve">(compiled </w:delText>
        </w:r>
        <w:r w:rsidRPr="00177C71">
          <w:delText>2017</w:delText>
        </w:r>
        <w:r>
          <w:delText xml:space="preserve">-11-22) </w:delText>
        </w:r>
      </w:del>
      <w:r w:rsidR="00000000">
        <w:t xml:space="preserve">to identify an initial group of 91 studies </w:t>
      </w:r>
      <w:del w:id="330" w:author="Owen" w:date="2026-02-28T10:38:00Z" w16du:dateUtc="2026-02-28T09:38:00Z">
        <w:r>
          <w:delText>that</w:delText>
        </w:r>
      </w:del>
      <w:ins w:id="331" w:author="Owen" w:date="2026-02-28T10:38:00Z" w16du:dateUtc="2026-02-28T09:38:00Z">
        <w:r w:rsidR="00000000">
          <w:t>from which</w:t>
        </w:r>
      </w:ins>
      <w:r w:rsidR="00000000">
        <w:t xml:space="preserve"> we sought </w:t>
      </w:r>
      <w:del w:id="332" w:author="Owen" w:date="2026-02-28T10:38:00Z" w16du:dateUtc="2026-02-28T09:38:00Z">
        <w:r>
          <w:delText xml:space="preserve">to obtain </w:delText>
        </w:r>
      </w:del>
      <w:r w:rsidR="00000000">
        <w:t>data</w:t>
      </w:r>
      <w:del w:id="333" w:author="Owen" w:date="2026-02-28T10:38:00Z" w16du:dateUtc="2026-02-28T09:38:00Z">
        <w:r>
          <w:delText xml:space="preserve"> for</w:delText>
        </w:r>
      </w:del>
      <w:r w:rsidR="00000000">
        <w:t xml:space="preserve">. The initial search criteria were: studies published </w:t>
      </w:r>
      <w:del w:id="334" w:author="Owen" w:date="2026-02-28T10:38:00Z" w16du:dateUtc="2026-02-28T09:38:00Z">
        <w:r w:rsidR="00EA6EEA">
          <w:delText>between</w:delText>
        </w:r>
      </w:del>
      <w:ins w:id="335" w:author="Owen" w:date="2026-02-28T10:38:00Z" w16du:dateUtc="2026-02-28T09:38:00Z">
        <w:r w:rsidR="00000000">
          <w:t>from</w:t>
        </w:r>
      </w:ins>
      <w:r w:rsidR="00000000">
        <w:t xml:space="preserve"> 2010</w:t>
      </w:r>
      <w:del w:id="336" w:author="Owen" w:date="2026-02-28T10:38:00Z" w16du:dateUtc="2026-02-28T09:38:00Z">
        <w:r w:rsidR="00472AF9">
          <w:delText>–</w:delText>
        </w:r>
        <w:r>
          <w:delText>2017,</w:delText>
        </w:r>
      </w:del>
      <w:ins w:id="337" w:author="Owen" w:date="2026-02-28T10:38:00Z" w16du:dateUtc="2026-02-28T09:38:00Z">
        <w:r w:rsidR="00000000">
          <w:t xml:space="preserve"> onwards;</w:t>
        </w:r>
      </w:ins>
      <w:r w:rsidR="00000000">
        <w:t xml:space="preserve"> species of common perennial growth </w:t>
      </w:r>
      <w:del w:id="338" w:author="Owen" w:date="2026-02-28T10:38:00Z" w16du:dateUtc="2026-02-28T09:38:00Z">
        <w:r>
          <w:delText>types</w:delText>
        </w:r>
      </w:del>
      <w:ins w:id="339" w:author="Owen" w:date="2026-02-28T10:38:00Z" w16du:dateUtc="2026-02-28T09:38:00Z">
        <w:r w:rsidR="00000000">
          <w:t>forms</w:t>
        </w:r>
      </w:ins>
      <w:r w:rsidR="00000000">
        <w:t xml:space="preserve"> (herbaceous, shrub, tree, palm, and succulent</w:t>
      </w:r>
      <w:del w:id="340" w:author="Owen" w:date="2026-02-28T10:38:00Z" w16du:dateUtc="2026-02-28T09:38:00Z">
        <w:r>
          <w:delText>),</w:delText>
        </w:r>
      </w:del>
      <w:ins w:id="341" w:author="Owen" w:date="2026-02-28T10:38:00Z" w16du:dateUtc="2026-02-28T09:38:00Z">
        <w:r w:rsidR="00000000">
          <w:t>);</w:t>
        </w:r>
      </w:ins>
      <w:r w:rsidR="00000000">
        <w:t xml:space="preserve"> wild populations not </w:t>
      </w:r>
      <w:del w:id="342" w:author="Owen" w:date="2026-02-28T10:38:00Z" w16du:dateUtc="2026-02-28T09:38:00Z">
        <w:r>
          <w:delText>subject</w:delText>
        </w:r>
      </w:del>
      <w:ins w:id="343" w:author="Owen" w:date="2026-02-28T10:38:00Z" w16du:dateUtc="2026-02-28T09:38:00Z">
        <w:r w:rsidR="00000000">
          <w:t>subjected</w:t>
        </w:r>
      </w:ins>
      <w:r w:rsidR="00000000">
        <w:t xml:space="preserve"> to </w:t>
      </w:r>
      <w:del w:id="344" w:author="Owen" w:date="2026-02-28T10:38:00Z" w16du:dateUtc="2026-02-28T09:38:00Z">
        <w:r>
          <w:delText xml:space="preserve">any </w:delText>
        </w:r>
      </w:del>
      <w:r w:rsidR="00000000">
        <w:t xml:space="preserve">experimental </w:t>
      </w:r>
      <w:del w:id="345" w:author="Owen" w:date="2026-02-28T10:38:00Z" w16du:dateUtc="2026-02-28T09:38:00Z">
        <w:r>
          <w:delText>treatment,</w:delText>
        </w:r>
      </w:del>
      <w:ins w:id="346" w:author="Owen" w:date="2026-02-28T10:38:00Z" w16du:dateUtc="2026-02-28T09:38:00Z">
        <w:r w:rsidR="00000000">
          <w:t>treatments;</w:t>
        </w:r>
      </w:ins>
      <w:r w:rsidR="00000000">
        <w:t xml:space="preserve"> and MPMs with three or more stage classes and a </w:t>
      </w:r>
      <w:ins w:id="347" w:author="Owen" w:date="2026-02-28T10:38:00Z" w16du:dateUtc="2026-02-28T09:38:00Z">
        <w:r w:rsidR="00000000">
          <w:t xml:space="preserve">one-year </w:t>
        </w:r>
      </w:ins>
      <w:r w:rsidR="00000000">
        <w:t>projection interval</w:t>
      </w:r>
      <w:del w:id="348" w:author="Owen" w:date="2026-02-28T10:38:00Z" w16du:dateUtc="2026-02-28T09:38:00Z">
        <w:r>
          <w:delText xml:space="preserve"> of one year</w:delText>
        </w:r>
      </w:del>
      <w:r w:rsidR="00000000">
        <w:t xml:space="preserve">. Of the 91 studies that met our initial criteria, we </w:t>
      </w:r>
      <w:del w:id="349" w:author="Owen" w:date="2026-02-28T10:38:00Z" w16du:dateUtc="2026-02-28T09:38:00Z">
        <w:r>
          <w:delText>were able to obtain</w:delText>
        </w:r>
      </w:del>
      <w:ins w:id="350" w:author="Owen" w:date="2026-02-28T10:38:00Z" w16du:dateUtc="2026-02-28T09:38:00Z">
        <w:r w:rsidR="00000000">
          <w:t>obtained the</w:t>
        </w:r>
      </w:ins>
      <w:r w:rsidR="00000000">
        <w:t xml:space="preserve"> data </w:t>
      </w:r>
      <w:del w:id="351" w:author="Owen" w:date="2026-02-28T10:38:00Z" w16du:dateUtc="2026-02-28T09:38:00Z">
        <w:r>
          <w:delText>necessary</w:delText>
        </w:r>
      </w:del>
      <w:ins w:id="352" w:author="Owen" w:date="2026-02-28T10:38:00Z" w16du:dateUtc="2026-02-28T09:38:00Z">
        <w:r w:rsidR="00000000">
          <w:t>required</w:t>
        </w:r>
      </w:ins>
      <w:r w:rsidR="00000000">
        <w:t xml:space="preserve"> to model sampling uncertainty for 28, </w:t>
      </w:r>
      <w:del w:id="353" w:author="Owen" w:date="2026-02-28T10:38:00Z" w16du:dateUtc="2026-02-28T09:38:00Z">
        <w:r>
          <w:delText>representing</w:delText>
        </w:r>
      </w:del>
      <w:ins w:id="354" w:author="Owen" w:date="2026-02-28T10:38:00Z" w16du:dateUtc="2026-02-28T09:38:00Z">
        <w:r w:rsidR="00000000">
          <w:t>yielding</w:t>
        </w:r>
      </w:ins>
      <w:r w:rsidR="00000000">
        <w:t xml:space="preserve"> a total of 298 MPMs for 73 populations of 27 species. We supplemented this set with 5 additional studies published </w:t>
      </w:r>
      <w:del w:id="355" w:author="Owen" w:date="2026-02-28T10:38:00Z" w16du:dateUtc="2026-02-28T09:38:00Z">
        <w:r>
          <w:delText>prior to</w:delText>
        </w:r>
      </w:del>
      <w:ins w:id="356" w:author="Owen" w:date="2026-02-28T10:38:00Z" w16du:dateUtc="2026-02-28T09:38:00Z">
        <w:r w:rsidR="00000000">
          <w:t>before</w:t>
        </w:r>
      </w:ins>
      <w:r w:rsidR="00000000">
        <w:t xml:space="preserve"> 2010</w:t>
      </w:r>
      <w:del w:id="357" w:author="Owen" w:date="2026-02-28T10:38:00Z" w16du:dateUtc="2026-02-28T09:38:00Z">
        <w:r>
          <w:delText>, that</w:delText>
        </w:r>
      </w:del>
      <w:ins w:id="358" w:author="Owen" w:date="2026-02-28T10:38:00Z" w16du:dateUtc="2026-02-28T09:38:00Z">
        <w:r w:rsidR="00000000">
          <w:t xml:space="preserve"> for which</w:t>
        </w:r>
      </w:ins>
      <w:r w:rsidR="00000000">
        <w:t xml:space="preserve"> we had previously obtained data </w:t>
      </w:r>
      <w:del w:id="359" w:author="Owen" w:date="2026-02-28T10:38:00Z" w16du:dateUtc="2026-02-28T09:38:00Z">
        <w:r>
          <w:delText xml:space="preserve">for </w:delText>
        </w:r>
      </w:del>
      <w:r w:rsidR="00000000">
        <w:t>(these had</w:t>
      </w:r>
      <w:del w:id="360" w:author="Owen" w:date="2026-02-28T10:38:00Z" w16du:dateUtc="2026-02-28T09:38:00Z">
        <w:r>
          <w:delText xml:space="preserve"> previously</w:delText>
        </w:r>
      </w:del>
      <w:r w:rsidR="00000000">
        <w:t xml:space="preserve"> been targeted based on a criterion of </w:t>
      </w:r>
      <w:r w:rsidR="00000000">
        <w:rPr>
          <w:rPrChange w:id="361" w:author="Owen" w:date="2026-02-28T10:38:00Z" w16du:dateUtc="2026-02-28T09:38:00Z">
            <w:rPr>
              <w:color w:val="000000"/>
            </w:rPr>
          </w:rPrChange>
        </w:rPr>
        <w:t>≥</w:t>
      </w:r>
      <w:r w:rsidR="00000000">
        <w:t>4 years of temporal replication). Our final set therefore included 33 studies, representing 325 MPMs for 82 populations of 32 species.</w:t>
      </w:r>
    </w:p>
    <w:p w14:paraId="1A01F939" w14:textId="77777777" w:rsidR="00987D2E" w:rsidRPr="00987D2E" w:rsidRDefault="00987D2E" w:rsidP="002642AB">
      <w:pPr>
        <w:rPr>
          <w:del w:id="362" w:author="Owen" w:date="2026-02-28T10:38:00Z" w16du:dateUtc="2026-02-28T09:38:00Z"/>
        </w:rPr>
      </w:pPr>
    </w:p>
    <w:p w14:paraId="27014D5D" w14:textId="77777777" w:rsidR="00B41E2D" w:rsidRPr="00FE49DA" w:rsidRDefault="00144DF6">
      <w:pPr>
        <w:pStyle w:val="Heading2"/>
        <w:pPrChange w:id="363" w:author="Owen" w:date="2026-02-28T10:38:00Z" w16du:dateUtc="2026-02-28T09:38:00Z">
          <w:pPr>
            <w:spacing w:line="480" w:lineRule="auto"/>
          </w:pPr>
        </w:pPrChange>
      </w:pPr>
      <w:del w:id="364" w:author="Owen" w:date="2026-02-28T10:38:00Z" w16du:dateUtc="2026-02-28T09:38:00Z">
        <w:r>
          <w:delText>2.</w:delText>
        </w:r>
        <w:r w:rsidR="006F47AB">
          <w:delText>3</w:delText>
        </w:r>
        <w:r>
          <w:delText xml:space="preserve"> </w:delText>
        </w:r>
      </w:del>
      <w:bookmarkStart w:id="365" w:name="Xeff8857846f60e51662298fdb193b2113c059ad"/>
      <w:bookmarkEnd w:id="325"/>
      <w:r w:rsidR="00000000" w:rsidRPr="00FE49DA">
        <w:t>Typical construction of matrix population models</w:t>
      </w:r>
    </w:p>
    <w:p w14:paraId="7801B595" w14:textId="77777777" w:rsidR="00B41E2D" w:rsidRDefault="00000000">
      <w:pPr>
        <w:pStyle w:val="FirstParagraph"/>
        <w:pPrChange w:id="366" w:author="Owen" w:date="2026-02-28T10:38:00Z" w16du:dateUtc="2026-02-28T09:38:00Z">
          <w:pPr>
            <w:spacing w:line="480" w:lineRule="auto"/>
            <w:ind w:firstLine="720"/>
          </w:pPr>
        </w:pPrChange>
      </w:pPr>
      <w:r>
        <w:t xml:space="preserve">A matrix population model </w:t>
      </w:r>
      <m:oMath>
        <m:r>
          <w:del w:id="367" w:author="Owen" w:date="2026-02-28T10:38:00Z" w16du:dateUtc="2026-02-28T09:38:00Z">
            <m:rPr>
              <m:sty m:val="b"/>
            </m:rPr>
            <w:rPr>
              <w:rFonts w:ascii="Cambria Math" w:hAnsi="Cambria Math"/>
            </w:rPr>
            <m:t>A</m:t>
          </w:del>
        </m:r>
        <m:r>
          <w:ins w:id="368" w:author="Owen" w:date="2026-02-28T10:38:00Z" w16du:dateUtc="2026-02-28T09:38:00Z">
            <w:rPr>
              <w:rFonts w:ascii="Cambria Math" w:hAnsi="Cambria Math"/>
            </w:rPr>
            <m:t>A</m:t>
          </w:ins>
        </m:r>
      </m:oMath>
      <w:r>
        <w:t xml:space="preserve"> is a square projection matrix whose elements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represent estimated transition rates from stage class </w:t>
      </w:r>
      <w:del w:id="369" w:author="Owen" w:date="2026-02-28T10:38:00Z" w16du:dateUtc="2026-02-28T09:38:00Z">
        <w:r w:rsidR="00E36D6E" w:rsidRPr="00E36D6E">
          <w:rPr>
            <w:i/>
          </w:rPr>
          <w:delText>j</w:delText>
        </w:r>
      </w:del>
      <m:oMath>
        <m:r>
          <w:ins w:id="370" w:author="Owen" w:date="2026-02-28T10:38:00Z" w16du:dateUtc="2026-02-28T09:38:00Z">
            <w:rPr>
              <w:rFonts w:ascii="Cambria Math" w:hAnsi="Cambria Math"/>
            </w:rPr>
            <m:t>j</m:t>
          </w:ins>
        </m:r>
      </m:oMath>
      <w:r>
        <w:t xml:space="preserve"> to stage class </w:t>
      </w:r>
      <w:del w:id="371" w:author="Owen" w:date="2026-02-28T10:38:00Z" w16du:dateUtc="2026-02-28T09:38:00Z">
        <w:r w:rsidR="00E36D6E" w:rsidRPr="00E36D6E">
          <w:rPr>
            <w:i/>
          </w:rPr>
          <w:delText>i</w:delText>
        </w:r>
      </w:del>
      <m:oMath>
        <m:r>
          <w:ins w:id="372" w:author="Owen" w:date="2026-02-28T10:38:00Z" w16du:dateUtc="2026-02-28T09:38:00Z">
            <w:rPr>
              <w:rFonts w:ascii="Cambria Math" w:hAnsi="Cambria Math"/>
            </w:rPr>
            <m:t>i</m:t>
          </w:ins>
        </m:r>
      </m:oMath>
      <w:r>
        <w:t xml:space="preserve"> over one projection interval (typically one year). Transitions may reflect the passage of individuals from one stage to another </w:t>
      </w:r>
      <w:del w:id="373" w:author="Owen" w:date="2026-02-28T10:38:00Z" w16du:dateUtc="2026-02-28T09:38:00Z">
        <w:r w:rsidR="001C5402">
          <w:delText>based on</w:delText>
        </w:r>
      </w:del>
      <w:ins w:id="374" w:author="Owen" w:date="2026-02-28T10:38:00Z" w16du:dateUtc="2026-02-28T09:38:00Z">
        <w:r>
          <w:t>through</w:t>
        </w:r>
      </w:ins>
      <w:r>
        <w:t xml:space="preserve"> survival, growth, or retrogression (the </w:t>
      </w:r>
      <w:del w:id="375" w:author="Owen" w:date="2026-02-28T10:38:00Z" w16du:dateUtc="2026-02-28T09:38:00Z">
        <w:r w:rsidR="00116389" w:rsidRPr="00116389">
          <w:rPr>
            <w:b/>
          </w:rPr>
          <w:delText>U</w:delText>
        </w:r>
      </w:del>
      <m:oMath>
        <m:r>
          <w:ins w:id="376" w:author="Owen" w:date="2026-02-28T10:38:00Z" w16du:dateUtc="2026-02-28T09:38:00Z">
            <w:rPr>
              <w:rFonts w:ascii="Cambria Math" w:hAnsi="Cambria Math"/>
            </w:rPr>
            <m:t>U</m:t>
          </w:ins>
        </m:r>
      </m:oMath>
      <w:r>
        <w:t xml:space="preserve"> component), or the production of new individuals via reproduction (the </w:t>
      </w:r>
      <w:del w:id="377" w:author="Owen" w:date="2026-02-28T10:38:00Z" w16du:dateUtc="2026-02-28T09:38:00Z">
        <w:r w:rsidR="00116389" w:rsidRPr="00116389">
          <w:rPr>
            <w:b/>
          </w:rPr>
          <w:delText>F</w:delText>
        </w:r>
      </w:del>
      <m:oMath>
        <m:r>
          <w:ins w:id="378" w:author="Owen" w:date="2026-02-28T10:38:00Z" w16du:dateUtc="2026-02-28T09:38:00Z">
            <w:rPr>
              <w:rFonts w:ascii="Cambria Math" w:hAnsi="Cambria Math"/>
            </w:rPr>
            <m:t>F</m:t>
          </w:ins>
        </m:r>
      </m:oMath>
      <w:r>
        <w:t xml:space="preserve"> component); </w:t>
      </w:r>
      <m:oMath>
        <m:r>
          <w:del w:id="379" w:author="Owen" w:date="2026-02-28T10:38:00Z" w16du:dateUtc="2026-02-28T09:38:00Z">
            <m:rPr>
              <m:sty m:val="b"/>
            </m:rPr>
            <w:rPr>
              <w:rFonts w:ascii="Cambria Math" w:hAnsi="Cambria Math"/>
            </w:rPr>
            <m:t>A</m:t>
          </w:del>
        </m:r>
        <m:r>
          <w:del w:id="380" w:author="Owen" w:date="2026-02-28T10:38:00Z" w16du:dateUtc="2026-02-28T09:38:00Z">
            <m:rPr>
              <m:sty m:val="bi"/>
            </m:rPr>
            <w:rPr>
              <w:rFonts w:ascii="Cambria Math" w:hAnsi="Cambria Math"/>
            </w:rPr>
            <m:t>=</m:t>
          </w:del>
        </m:r>
        <m:r>
          <w:del w:id="381" w:author="Owen" w:date="2026-02-28T10:38:00Z" w16du:dateUtc="2026-02-28T09:38:00Z">
            <m:rPr>
              <m:sty m:val="b"/>
            </m:rPr>
            <w:rPr>
              <w:rFonts w:ascii="Cambria Math" w:hAnsi="Cambria Math"/>
            </w:rPr>
            <m:t>U</m:t>
          </w:del>
        </m:r>
        <m:r>
          <w:del w:id="382" w:author="Owen" w:date="2026-02-28T10:38:00Z" w16du:dateUtc="2026-02-28T09:38:00Z">
            <m:rPr>
              <m:sty m:val="bi"/>
            </m:rPr>
            <w:rPr>
              <w:rFonts w:ascii="Cambria Math" w:hAnsi="Cambria Math"/>
            </w:rPr>
            <m:t>+</m:t>
          </w:del>
        </m:r>
        <m:r>
          <w:del w:id="383" w:author="Owen" w:date="2026-02-28T10:38:00Z" w16du:dateUtc="2026-02-28T09:38:00Z">
            <m:rPr>
              <m:sty m:val="b"/>
            </m:rPr>
            <w:rPr>
              <w:rFonts w:ascii="Cambria Math" w:hAnsi="Cambria Math"/>
            </w:rPr>
            <m:t>F</m:t>
          </w:del>
        </m:r>
        <m:r>
          <w:ins w:id="384" w:author="Owen" w:date="2026-02-28T10:38:00Z" w16du:dateUtc="2026-02-28T09:38:00Z">
            <w:rPr>
              <w:rFonts w:ascii="Cambria Math" w:hAnsi="Cambria Math"/>
            </w:rPr>
            <m:t>A</m:t>
          </w:ins>
        </m:r>
        <m:r>
          <w:ins w:id="385" w:author="Owen" w:date="2026-02-28T10:38:00Z" w16du:dateUtc="2026-02-28T09:38:00Z">
            <m:rPr>
              <m:sty m:val="p"/>
            </m:rPr>
            <w:rPr>
              <w:rFonts w:ascii="Cambria Math" w:hAnsi="Cambria Math"/>
            </w:rPr>
            <m:t>=</m:t>
          </w:ins>
        </m:r>
        <m:r>
          <w:ins w:id="386" w:author="Owen" w:date="2026-02-28T10:38:00Z" w16du:dateUtc="2026-02-28T09:38:00Z">
            <w:rPr>
              <w:rFonts w:ascii="Cambria Math" w:hAnsi="Cambria Math"/>
            </w:rPr>
            <m:t>U</m:t>
          </w:ins>
        </m:r>
        <m:r>
          <w:ins w:id="387" w:author="Owen" w:date="2026-02-28T10:38:00Z" w16du:dateUtc="2026-02-28T09:38:00Z">
            <m:rPr>
              <m:sty m:val="p"/>
            </m:rPr>
            <w:rPr>
              <w:rFonts w:ascii="Cambria Math" w:hAnsi="Cambria Math"/>
            </w:rPr>
            <m:t>+</m:t>
          </w:ins>
        </m:r>
        <m:r>
          <w:ins w:id="388" w:author="Owen" w:date="2026-02-28T10:38:00Z" w16du:dateUtc="2026-02-28T09:38:00Z">
            <w:rPr>
              <w:rFonts w:ascii="Cambria Math" w:hAnsi="Cambria Math"/>
            </w:rPr>
            <m:t>F</m:t>
          </w:ins>
        </m:r>
      </m:oMath>
      <w:r>
        <w:t>. Sometimes the reproductive transitions are further split into sexual and clonal contributions.</w:t>
      </w:r>
    </w:p>
    <w:p w14:paraId="74A01C4C" w14:textId="77777777" w:rsidR="00B41E2D" w:rsidRDefault="00000000">
      <w:pPr>
        <w:pStyle w:val="BodyText"/>
        <w:pPrChange w:id="389" w:author="Owen" w:date="2026-02-28T10:38:00Z" w16du:dateUtc="2026-02-28T09:38:00Z">
          <w:pPr>
            <w:spacing w:line="480" w:lineRule="auto"/>
            <w:ind w:firstLine="720"/>
          </w:pPr>
        </w:pPrChange>
      </w:pPr>
      <w:r>
        <w:t xml:space="preserve">The methodology </w:t>
      </w:r>
      <w:del w:id="390" w:author="Owen" w:date="2026-02-28T10:38:00Z" w16du:dateUtc="2026-02-28T09:38:00Z">
        <w:r w:rsidR="00164150">
          <w:delText>used to estimate</w:delText>
        </w:r>
      </w:del>
      <w:ins w:id="391" w:author="Owen" w:date="2026-02-28T10:38:00Z" w16du:dateUtc="2026-02-28T09:38:00Z">
        <w:r>
          <w:t>for estimating</w:t>
        </w:r>
      </w:ins>
      <w:r>
        <w:t xml:space="preserve"> transition rates varies </w:t>
      </w:r>
      <w:del w:id="392" w:author="Owen" w:date="2026-02-28T10:38:00Z" w16du:dateUtc="2026-02-28T09:38:00Z">
        <w:r w:rsidR="00164150">
          <w:delText>among</w:delText>
        </w:r>
      </w:del>
      <w:ins w:id="393" w:author="Owen" w:date="2026-02-28T10:38:00Z" w16du:dateUtc="2026-02-28T09:38:00Z">
        <w:r>
          <w:t>across</w:t>
        </w:r>
      </w:ins>
      <w:r>
        <w:t xml:space="preserve"> studies</w:t>
      </w:r>
      <w:del w:id="394" w:author="Owen" w:date="2026-02-28T10:38:00Z" w16du:dateUtc="2026-02-28T09:38:00Z">
        <w:r w:rsidR="00DD7812">
          <w:delText xml:space="preserve">, but </w:delText>
        </w:r>
        <w:r w:rsidR="007003B7">
          <w:delText>in general</w:delText>
        </w:r>
      </w:del>
      <w:ins w:id="395" w:author="Owen" w:date="2026-02-28T10:38:00Z" w16du:dateUtc="2026-02-28T09:38:00Z">
        <w:r>
          <w:t>. In plant MPM studies</w:t>
        </w:r>
      </w:ins>
      <w:r>
        <w:t xml:space="preserve">, survival-related transitions are </w:t>
      </w:r>
      <w:ins w:id="396" w:author="Owen" w:date="2026-02-28T10:38:00Z" w16du:dateUtc="2026-02-28T09:38:00Z">
        <w:r>
          <w:t xml:space="preserve">often </w:t>
        </w:r>
      </w:ins>
      <w:r>
        <w:t xml:space="preserve">estimated </w:t>
      </w:r>
      <w:del w:id="397" w:author="Owen" w:date="2026-02-28T10:38:00Z" w16du:dateUtc="2026-02-28T09:38:00Z">
        <w:r w:rsidR="00836C68">
          <w:delText xml:space="preserve">directly </w:delText>
        </w:r>
      </w:del>
      <w:r>
        <w:t xml:space="preserve">from observed </w:t>
      </w:r>
      <w:del w:id="398" w:author="Owen" w:date="2026-02-28T10:38:00Z" w16du:dateUtc="2026-02-28T09:38:00Z">
        <w:r w:rsidR="004950F3">
          <w:delText xml:space="preserve">transition frequencies </w:delText>
        </w:r>
        <w:r w:rsidR="00387B10">
          <w:delText xml:space="preserve">within a sample </w:delText>
        </w:r>
      </w:del>
      <w:ins w:id="399" w:author="Owen" w:date="2026-02-28T10:38:00Z" w16du:dateUtc="2026-02-28T09:38:00Z">
        <w:r>
          <w:t xml:space="preserve">stage transitions </w:t>
        </w:r>
      </w:ins>
      <w:r>
        <w:t xml:space="preserve">of </w:t>
      </w:r>
      <w:del w:id="400" w:author="Owen" w:date="2026-02-28T10:38:00Z" w16du:dateUtc="2026-02-28T09:38:00Z">
        <w:r w:rsidR="00387B10">
          <w:delText>tagged</w:delText>
        </w:r>
      </w:del>
      <w:ins w:id="401" w:author="Owen" w:date="2026-02-28T10:38:00Z" w16du:dateUtc="2026-02-28T09:38:00Z">
        <w:r>
          <w:t>marked</w:t>
        </w:r>
      </w:ins>
      <w:r>
        <w:t xml:space="preserve"> individuals</w:t>
      </w:r>
      <w:ins w:id="402" w:author="Owen" w:date="2026-02-28T10:38:00Z" w16du:dateUtc="2026-02-28T09:38:00Z">
        <w:r>
          <w:t xml:space="preserve"> </w:t>
        </w:r>
        <w:r>
          <w:lastRenderedPageBreak/>
          <w:t>between censuses</w:t>
        </w:r>
      </w:ins>
      <w:r>
        <w:t>, as in</w:t>
      </w:r>
      <w:ins w:id="403" w:author="Owen" w:date="2026-02-28T10:38:00Z" w16du:dateUtc="2026-02-28T09:38:00Z">
        <w:r>
          <w:t xml:space="preserve"> Eq. (1); in other systems, especially mobile animals, transition and survival estimation more commonly uses models that explicitly account for imperfect detection.</w:t>
        </w:r>
      </w:ins>
    </w:p>
    <w:p w14:paraId="4FD8C925" w14:textId="1B525A86" w:rsidR="004950F3" w:rsidRPr="00D41083" w:rsidRDefault="00000000" w:rsidP="008D0A30">
      <w:pPr>
        <w:ind w:firstLine="720"/>
        <w:rPr>
          <w:del w:id="404" w:author="Owen" w:date="2026-02-28T10:38:00Z" w16du:dateUtc="2026-02-28T09:38:00Z"/>
        </w:rPr>
      </w:pPr>
      <m:oMathPara>
        <m:oMath>
          <m:sSub>
            <m:sSubPr>
              <m:ctrlPr>
                <w:del w:id="405" w:author="Owen" w:date="2026-02-28T10:38:00Z" w16du:dateUtc="2026-02-28T09:38:00Z">
                  <w:rPr>
                    <w:rFonts w:ascii="Cambria Math" w:hAnsi="Cambria Math"/>
                    <w:i/>
                  </w:rPr>
                </w:del>
              </m:ctrlPr>
            </m:sSubPr>
            <m:e>
              <m:r>
                <w:del w:id="406" w:author="Owen" w:date="2026-02-28T10:38:00Z" w16du:dateUtc="2026-02-28T09:38:00Z">
                  <w:rPr>
                    <w:rFonts w:ascii="Cambria Math" w:hAnsi="Cambria Math"/>
                  </w:rPr>
                  <m:t>U</m:t>
                </w:del>
              </m:r>
            </m:e>
            <m:sub>
              <m:r>
                <w:del w:id="407" w:author="Owen" w:date="2026-02-28T10:38:00Z" w16du:dateUtc="2026-02-28T09:38:00Z">
                  <w:rPr>
                    <w:rFonts w:ascii="Cambria Math" w:hAnsi="Cambria Math"/>
                  </w:rPr>
                  <m:t>ij</m:t>
                </w:del>
              </m:r>
            </m:sub>
          </m:sSub>
          <m:d>
            <m:dPr>
              <m:ctrlPr>
                <w:del w:id="408" w:author="Owen" w:date="2026-02-28T10:38:00Z" w16du:dateUtc="2026-02-28T09:38:00Z">
                  <w:rPr>
                    <w:rFonts w:ascii="Cambria Math" w:hAnsi="Cambria Math"/>
                    <w:i/>
                  </w:rPr>
                </w:del>
              </m:ctrlPr>
            </m:dPr>
            <m:e>
              <m:r>
                <w:del w:id="409" w:author="Owen" w:date="2026-02-28T10:38:00Z" w16du:dateUtc="2026-02-28T09:38:00Z">
                  <w:rPr>
                    <w:rFonts w:ascii="Cambria Math" w:hAnsi="Cambria Math"/>
                  </w:rPr>
                  <m:t>t</m:t>
                </w:del>
              </m:r>
            </m:e>
          </m:d>
          <m:r>
            <w:del w:id="410" w:author="Owen" w:date="2026-02-28T10:38:00Z" w16du:dateUtc="2026-02-28T09:38:00Z">
              <w:rPr>
                <w:rFonts w:ascii="Cambria Math" w:hAnsi="Cambria Math"/>
              </w:rPr>
              <m:t>=</m:t>
            </w:del>
          </m:r>
          <m:f>
            <m:fPr>
              <m:ctrlPr>
                <w:del w:id="411" w:author="Owen" w:date="2026-02-28T10:38:00Z" w16du:dateUtc="2026-02-28T09:38:00Z">
                  <w:rPr>
                    <w:rFonts w:ascii="Cambria Math" w:hAnsi="Cambria Math"/>
                    <w:i/>
                  </w:rPr>
                </w:del>
              </m:ctrlPr>
            </m:fPr>
            <m:num>
              <m:r>
                <w:del w:id="412" w:author="Owen" w:date="2026-02-28T10:38:00Z" w16du:dateUtc="2026-02-28T09:38:00Z">
                  <m:rPr>
                    <m:sty m:val="p"/>
                  </m:rPr>
                  <w:rPr>
                    <w:rFonts w:ascii="Cambria Math" w:hAnsi="Cambria Math"/>
                  </w:rPr>
                  <m:t xml:space="preserve">number transitioned from stage </m:t>
                </w:del>
              </m:r>
              <m:r>
                <w:del w:id="413" w:author="Owen" w:date="2026-02-28T10:38:00Z" w16du:dateUtc="2026-02-28T09:38:00Z">
                  <w:rPr>
                    <w:rFonts w:ascii="Cambria Math" w:hAnsi="Cambria Math"/>
                  </w:rPr>
                  <m:t>j</m:t>
                </w:del>
              </m:r>
              <m:r>
                <w:del w:id="414" w:author="Owen" w:date="2026-02-28T10:38:00Z" w16du:dateUtc="2026-02-28T09:38:00Z">
                  <m:rPr>
                    <m:sty m:val="p"/>
                  </m:rPr>
                  <w:rPr>
                    <w:rFonts w:ascii="Cambria Math" w:hAnsi="Cambria Math"/>
                  </w:rPr>
                  <m:t xml:space="preserve"> in year </m:t>
                </w:del>
              </m:r>
              <m:r>
                <w:del w:id="415" w:author="Owen" w:date="2026-02-28T10:38:00Z" w16du:dateUtc="2026-02-28T09:38:00Z">
                  <w:rPr>
                    <w:rFonts w:ascii="Cambria Math" w:hAnsi="Cambria Math"/>
                  </w:rPr>
                  <m:t>t-1</m:t>
                </w:del>
              </m:r>
              <m:r>
                <w:del w:id="416" w:author="Owen" w:date="2026-02-28T10:38:00Z" w16du:dateUtc="2026-02-28T09:38:00Z">
                  <m:rPr>
                    <m:sty m:val="p"/>
                  </m:rPr>
                  <w:rPr>
                    <w:rFonts w:ascii="Cambria Math" w:hAnsi="Cambria Math"/>
                  </w:rPr>
                  <m:t xml:space="preserve"> to stage </m:t>
                </w:del>
              </m:r>
              <m:r>
                <w:del w:id="417" w:author="Owen" w:date="2026-02-28T10:38:00Z" w16du:dateUtc="2026-02-28T09:38:00Z">
                  <w:rPr>
                    <w:rFonts w:ascii="Cambria Math" w:hAnsi="Cambria Math"/>
                  </w:rPr>
                  <m:t>i</m:t>
                </w:del>
              </m:r>
              <m:r>
                <w:del w:id="418" w:author="Owen" w:date="2026-02-28T10:38:00Z" w16du:dateUtc="2026-02-28T09:38:00Z">
                  <m:rPr>
                    <m:sty m:val="p"/>
                  </m:rPr>
                  <w:rPr>
                    <w:rFonts w:ascii="Cambria Math" w:hAnsi="Cambria Math"/>
                  </w:rPr>
                  <m:t xml:space="preserve"> in year </m:t>
                </w:del>
              </m:r>
              <m:r>
                <w:del w:id="419" w:author="Owen" w:date="2026-02-28T10:38:00Z" w16du:dateUtc="2026-02-28T09:38:00Z">
                  <w:rPr>
                    <w:rFonts w:ascii="Cambria Math" w:hAnsi="Cambria Math"/>
                  </w:rPr>
                  <m:t>t</m:t>
                </w:del>
              </m:r>
            </m:num>
            <m:den>
              <m:r>
                <w:del w:id="420" w:author="Owen" w:date="2026-02-28T10:38:00Z" w16du:dateUtc="2026-02-28T09:38:00Z">
                  <m:rPr>
                    <m:sty m:val="p"/>
                  </m:rPr>
                  <w:rPr>
                    <w:rFonts w:ascii="Cambria Math" w:hAnsi="Cambria Math"/>
                  </w:rPr>
                  <m:t xml:space="preserve">number in stage </m:t>
                </w:del>
              </m:r>
              <m:r>
                <w:del w:id="421" w:author="Owen" w:date="2026-02-28T10:38:00Z" w16du:dateUtc="2026-02-28T09:38:00Z">
                  <w:rPr>
                    <w:rFonts w:ascii="Cambria Math" w:hAnsi="Cambria Math"/>
                  </w:rPr>
                  <m:t>j</m:t>
                </w:del>
              </m:r>
              <m:r>
                <w:del w:id="422" w:author="Owen" w:date="2026-02-28T10:38:00Z" w16du:dateUtc="2026-02-28T09:38:00Z">
                  <m:rPr>
                    <m:sty m:val="p"/>
                  </m:rPr>
                  <w:rPr>
                    <w:rFonts w:ascii="Cambria Math" w:hAnsi="Cambria Math"/>
                  </w:rPr>
                  <m:t xml:space="preserve"> in year </m:t>
                </w:del>
              </m:r>
              <m:r>
                <w:del w:id="423" w:author="Owen" w:date="2026-02-28T10:38:00Z" w16du:dateUtc="2026-02-28T09:38:00Z">
                  <w:rPr>
                    <w:rFonts w:ascii="Cambria Math" w:hAnsi="Cambria Math"/>
                  </w:rPr>
                  <m:t>t-1</m:t>
                </w:del>
              </m:r>
            </m:den>
          </m:f>
          <m:r>
            <w:del w:id="424" w:author="Owen" w:date="2026-02-28T10:38:00Z" w16du:dateUtc="2026-02-28T09:38:00Z">
              <w:rPr>
                <w:rFonts w:ascii="Cambria Math" w:hAnsi="Cambria Math"/>
              </w:rPr>
              <m:t>.</m:t>
            </w:del>
          </m:r>
        </m:oMath>
      </m:oMathPara>
    </w:p>
    <w:p w14:paraId="3D6A8386" w14:textId="77777777" w:rsidR="00B41E2D" w:rsidRDefault="00000000">
      <w:pPr>
        <w:pStyle w:val="BodyText"/>
        <w:rPr>
          <w:ins w:id="425" w:author="Owen" w:date="2026-02-28T10:38:00Z" w16du:dateUtc="2026-02-28T09:38:00Z"/>
        </w:rPr>
      </w:pPr>
      <m:oMathPara>
        <m:oMathParaPr>
          <m:jc m:val="center"/>
        </m:oMathParaPr>
        <m:oMath>
          <m:sSub>
            <m:sSubPr>
              <m:ctrlPr>
                <w:ins w:id="426" w:author="Owen" w:date="2026-02-28T10:38:00Z" w16du:dateUtc="2026-02-28T09:38:00Z">
                  <w:rPr>
                    <w:rFonts w:ascii="Cambria Math" w:hAnsi="Cambria Math"/>
                  </w:rPr>
                </w:ins>
              </m:ctrlPr>
            </m:sSubPr>
            <m:e>
              <m:r>
                <w:ins w:id="427" w:author="Owen" w:date="2026-02-28T10:38:00Z" w16du:dateUtc="2026-02-28T09:38:00Z">
                  <w:rPr>
                    <w:rFonts w:ascii="Cambria Math" w:hAnsi="Cambria Math"/>
                  </w:rPr>
                  <m:t>U</m:t>
                </w:ins>
              </m:r>
            </m:e>
            <m:sub>
              <m:r>
                <w:ins w:id="428" w:author="Owen" w:date="2026-02-28T10:38:00Z" w16du:dateUtc="2026-02-28T09:38:00Z">
                  <w:rPr>
                    <w:rFonts w:ascii="Cambria Math" w:hAnsi="Cambria Math"/>
                  </w:rPr>
                  <m:t>ij</m:t>
                </w:ins>
              </m:r>
              <m:r>
                <w:ins w:id="429" w:author="Owen" w:date="2026-02-28T10:38:00Z" w16du:dateUtc="2026-02-28T09:38:00Z">
                  <m:rPr>
                    <m:sty m:val="p"/>
                  </m:rPr>
                  <w:rPr>
                    <w:rFonts w:ascii="Cambria Math" w:hAnsi="Cambria Math"/>
                  </w:rPr>
                  <m:t>,</m:t>
                </w:ins>
              </m:r>
              <m:r>
                <w:ins w:id="430" w:author="Owen" w:date="2026-02-28T10:38:00Z" w16du:dateUtc="2026-02-28T09:38:00Z">
                  <w:rPr>
                    <w:rFonts w:ascii="Cambria Math" w:hAnsi="Cambria Math"/>
                  </w:rPr>
                  <m:t>t</m:t>
                </w:ins>
              </m:r>
            </m:sub>
          </m:sSub>
          <m:r>
            <w:ins w:id="431" w:author="Owen" w:date="2026-02-28T10:38:00Z" w16du:dateUtc="2026-02-28T09:38:00Z">
              <m:rPr>
                <m:sty m:val="p"/>
              </m:rPr>
              <w:rPr>
                <w:rFonts w:ascii="Cambria Math" w:hAnsi="Cambria Math"/>
              </w:rPr>
              <m:t>=</m:t>
            </w:ins>
          </m:r>
          <m:f>
            <m:fPr>
              <m:ctrlPr>
                <w:ins w:id="432" w:author="Owen" w:date="2026-02-28T10:38:00Z" w16du:dateUtc="2026-02-28T09:38:00Z">
                  <w:rPr>
                    <w:rFonts w:ascii="Cambria Math" w:hAnsi="Cambria Math"/>
                  </w:rPr>
                </w:ins>
              </m:ctrlPr>
            </m:fPr>
            <m:num>
              <m:r>
                <w:ins w:id="433" w:author="Owen" w:date="2026-02-28T10:38:00Z" w16du:dateUtc="2026-02-28T09:38:00Z">
                  <m:rPr>
                    <m:nor/>
                  </m:rPr>
                  <m:t xml:space="preserve">number transitioned from stage </m:t>
                </w:ins>
              </m:r>
              <m:r>
                <w:ins w:id="434" w:author="Owen" w:date="2026-02-28T10:38:00Z" w16du:dateUtc="2026-02-28T09:38:00Z">
                  <w:rPr>
                    <w:rFonts w:ascii="Cambria Math" w:hAnsi="Cambria Math"/>
                  </w:rPr>
                  <m:t>j</m:t>
                </w:ins>
              </m:r>
              <m:r>
                <w:ins w:id="435" w:author="Owen" w:date="2026-02-28T10:38:00Z" w16du:dateUtc="2026-02-28T09:38:00Z">
                  <m:rPr>
                    <m:nor/>
                  </m:rPr>
                  <m:t xml:space="preserve"> in year </m:t>
                </w:ins>
              </m:r>
              <m:r>
                <w:ins w:id="436" w:author="Owen" w:date="2026-02-28T10:38:00Z" w16du:dateUtc="2026-02-28T09:38:00Z">
                  <w:rPr>
                    <w:rFonts w:ascii="Cambria Math" w:hAnsi="Cambria Math"/>
                  </w:rPr>
                  <m:t>t</m:t>
                </w:ins>
              </m:r>
              <m:r>
                <w:ins w:id="437" w:author="Owen" w:date="2026-02-28T10:38:00Z" w16du:dateUtc="2026-02-28T09:38:00Z">
                  <m:rPr>
                    <m:sty m:val="p"/>
                  </m:rPr>
                  <w:rPr>
                    <w:rFonts w:ascii="Cambria Math" w:hAnsi="Cambria Math"/>
                  </w:rPr>
                  <m:t>-</m:t>
                </w:ins>
              </m:r>
              <m:r>
                <w:ins w:id="438" w:author="Owen" w:date="2026-02-28T10:38:00Z" w16du:dateUtc="2026-02-28T09:38:00Z">
                  <w:rPr>
                    <w:rFonts w:ascii="Cambria Math" w:hAnsi="Cambria Math"/>
                  </w:rPr>
                  <m:t>1</m:t>
                </w:ins>
              </m:r>
              <m:r>
                <w:ins w:id="439" w:author="Owen" w:date="2026-02-28T10:38:00Z" w16du:dateUtc="2026-02-28T09:38:00Z">
                  <m:rPr>
                    <m:nor/>
                  </m:rPr>
                  <m:t xml:space="preserve"> to stage </m:t>
                </w:ins>
              </m:r>
              <m:r>
                <w:ins w:id="440" w:author="Owen" w:date="2026-02-28T10:38:00Z" w16du:dateUtc="2026-02-28T09:38:00Z">
                  <w:rPr>
                    <w:rFonts w:ascii="Cambria Math" w:hAnsi="Cambria Math"/>
                  </w:rPr>
                  <m:t>i</m:t>
                </w:ins>
              </m:r>
              <m:r>
                <w:ins w:id="441" w:author="Owen" w:date="2026-02-28T10:38:00Z" w16du:dateUtc="2026-02-28T09:38:00Z">
                  <m:rPr>
                    <m:nor/>
                  </m:rPr>
                  <m:t xml:space="preserve"> in year </m:t>
                </w:ins>
              </m:r>
              <m:r>
                <w:ins w:id="442" w:author="Owen" w:date="2026-02-28T10:38:00Z" w16du:dateUtc="2026-02-28T09:38:00Z">
                  <w:rPr>
                    <w:rFonts w:ascii="Cambria Math" w:hAnsi="Cambria Math"/>
                  </w:rPr>
                  <m:t>t</m:t>
                </w:ins>
              </m:r>
            </m:num>
            <m:den>
              <m:r>
                <w:ins w:id="443" w:author="Owen" w:date="2026-02-28T10:38:00Z" w16du:dateUtc="2026-02-28T09:38:00Z">
                  <m:rPr>
                    <m:nor/>
                  </m:rPr>
                  <m:t xml:space="preserve">number in stage </m:t>
                </w:ins>
              </m:r>
              <m:r>
                <w:ins w:id="444" w:author="Owen" w:date="2026-02-28T10:38:00Z" w16du:dateUtc="2026-02-28T09:38:00Z">
                  <w:rPr>
                    <w:rFonts w:ascii="Cambria Math" w:hAnsi="Cambria Math"/>
                  </w:rPr>
                  <m:t>j</m:t>
                </w:ins>
              </m:r>
              <m:r>
                <w:ins w:id="445" w:author="Owen" w:date="2026-02-28T10:38:00Z" w16du:dateUtc="2026-02-28T09:38:00Z">
                  <m:rPr>
                    <m:nor/>
                  </m:rPr>
                  <m:t xml:space="preserve"> in year </m:t>
                </w:ins>
              </m:r>
              <m:r>
                <w:ins w:id="446" w:author="Owen" w:date="2026-02-28T10:38:00Z" w16du:dateUtc="2026-02-28T09:38:00Z">
                  <w:rPr>
                    <w:rFonts w:ascii="Cambria Math" w:hAnsi="Cambria Math"/>
                  </w:rPr>
                  <m:t>t</m:t>
                </w:ins>
              </m:r>
              <m:r>
                <w:ins w:id="447" w:author="Owen" w:date="2026-02-28T10:38:00Z" w16du:dateUtc="2026-02-28T09:38:00Z">
                  <m:rPr>
                    <m:sty m:val="p"/>
                  </m:rPr>
                  <w:rPr>
                    <w:rFonts w:ascii="Cambria Math" w:hAnsi="Cambria Math"/>
                  </w:rPr>
                  <m:t>-</m:t>
                </w:ins>
              </m:r>
              <m:r>
                <w:ins w:id="448" w:author="Owen" w:date="2026-02-28T10:38:00Z" w16du:dateUtc="2026-02-28T09:38:00Z">
                  <w:rPr>
                    <w:rFonts w:ascii="Cambria Math" w:hAnsi="Cambria Math"/>
                  </w:rPr>
                  <m:t>1</m:t>
                </w:ins>
              </m:r>
            </m:den>
          </m:f>
          <m:r>
            <w:ins w:id="449" w:author="Owen" w:date="2026-02-28T10:38:00Z" w16du:dateUtc="2026-02-28T09:38:00Z">
              <m:rPr>
                <m:sty m:val="p"/>
              </m:rPr>
              <w:rPr>
                <w:rFonts w:ascii="Cambria Math" w:hAnsi="Cambria Math"/>
              </w:rPr>
              <m:t>.</m:t>
            </w:ins>
          </m:r>
          <m:r>
            <w:ins w:id="450" w:author="Owen" w:date="2026-02-28T10:38:00Z" w16du:dateUtc="2026-02-28T09:38:00Z">
              <w:rPr>
                <w:rFonts w:ascii="Cambria Math" w:hAnsi="Cambria Math"/>
              </w:rPr>
              <m:t>  </m:t>
            </w:ins>
          </m:r>
          <m:d>
            <m:dPr>
              <m:ctrlPr>
                <w:ins w:id="451" w:author="Owen" w:date="2026-02-28T10:38:00Z" w16du:dateUtc="2026-02-28T09:38:00Z">
                  <w:rPr>
                    <w:rFonts w:ascii="Cambria Math" w:hAnsi="Cambria Math"/>
                  </w:rPr>
                </w:ins>
              </m:ctrlPr>
            </m:dPr>
            <m:e>
              <m:r>
                <w:ins w:id="452" w:author="Owen" w:date="2026-02-28T10:38:00Z" w16du:dateUtc="2026-02-28T09:38:00Z">
                  <w:rPr>
                    <w:rFonts w:ascii="Cambria Math" w:hAnsi="Cambria Math"/>
                  </w:rPr>
                  <m:t>1</m:t>
                </w:ins>
              </m:r>
            </m:e>
          </m:d>
        </m:oMath>
      </m:oMathPara>
    </w:p>
    <w:p w14:paraId="3A448585" w14:textId="77777777" w:rsidR="00B41E2D" w:rsidRDefault="00000000">
      <w:pPr>
        <w:pStyle w:val="FirstParagraph"/>
        <w:pPrChange w:id="453" w:author="Owen" w:date="2026-02-28T10:38:00Z" w16du:dateUtc="2026-02-28T09:38:00Z">
          <w:pPr>
            <w:spacing w:line="480" w:lineRule="auto"/>
          </w:pPr>
        </w:pPrChange>
      </w:pPr>
      <w:r>
        <w:t xml:space="preserve">Reproductive transitions are sometimes estimated directly from counts of new recruits at time </w:t>
      </w:r>
      <w:del w:id="454" w:author="Owen" w:date="2026-02-28T10:38:00Z" w16du:dateUtc="2026-02-28T09:38:00Z">
        <w:r w:rsidR="00DD262C" w:rsidRPr="00DD262C">
          <w:rPr>
            <w:i/>
          </w:rPr>
          <w:delText>t</w:delText>
        </w:r>
      </w:del>
      <m:oMath>
        <m:r>
          <w:ins w:id="455" w:author="Owen" w:date="2026-02-28T10:38:00Z" w16du:dateUtc="2026-02-28T09:38:00Z">
            <w:rPr>
              <w:rFonts w:ascii="Cambria Math" w:hAnsi="Cambria Math"/>
            </w:rPr>
            <m:t>t</m:t>
          </w:ins>
        </m:r>
      </m:oMath>
      <w:r>
        <w:t xml:space="preserve"> per reproductive individual at time </w:t>
      </w:r>
      <w:del w:id="456" w:author="Owen" w:date="2026-02-28T10:38:00Z" w16du:dateUtc="2026-02-28T09:38:00Z">
        <w:r w:rsidR="00DD262C" w:rsidRPr="00DD262C">
          <w:rPr>
            <w:i/>
          </w:rPr>
          <w:delText>t</w:delText>
        </w:r>
        <w:r w:rsidR="00DD262C">
          <w:delText>-1</w:delText>
        </w:r>
      </w:del>
      <m:oMath>
        <m:r>
          <w:ins w:id="457" w:author="Owen" w:date="2026-02-28T10:38:00Z" w16du:dateUtc="2026-02-28T09:38:00Z">
            <w:rPr>
              <w:rFonts w:ascii="Cambria Math" w:hAnsi="Cambria Math"/>
            </w:rPr>
            <m:t>t</m:t>
          </w:ins>
        </m:r>
        <m:r>
          <w:ins w:id="458" w:author="Owen" w:date="2026-02-28T10:38:00Z" w16du:dateUtc="2026-02-28T09:38:00Z">
            <m:rPr>
              <m:sty m:val="p"/>
            </m:rPr>
            <w:rPr>
              <w:rFonts w:ascii="Cambria Math" w:hAnsi="Cambria Math"/>
            </w:rPr>
            <m:t>-</m:t>
          </w:ins>
        </m:r>
        <m:r>
          <w:ins w:id="459" w:author="Owen" w:date="2026-02-28T10:38:00Z" w16du:dateUtc="2026-02-28T09:38:00Z">
            <w:rPr>
              <w:rFonts w:ascii="Cambria Math" w:hAnsi="Cambria Math"/>
            </w:rPr>
            <m:t>1</m:t>
          </w:ins>
        </m:r>
      </m:oMath>
      <w:r>
        <w:t>, as in</w:t>
      </w:r>
      <w:ins w:id="460" w:author="Owen" w:date="2026-02-28T10:38:00Z" w16du:dateUtc="2026-02-28T09:38:00Z">
        <w:r>
          <w:t xml:space="preserve"> Eq. (2),</w:t>
        </w:r>
      </w:ins>
    </w:p>
    <w:p w14:paraId="3A8CF9F7" w14:textId="4F2DB03B" w:rsidR="00DD262C" w:rsidRDefault="00000000" w:rsidP="00DD262C">
      <w:pPr>
        <w:rPr>
          <w:del w:id="461" w:author="Owen" w:date="2026-02-28T10:38:00Z" w16du:dateUtc="2026-02-28T09:38:00Z"/>
        </w:rPr>
      </w:pPr>
      <m:oMathPara>
        <m:oMath>
          <m:sSub>
            <m:sSubPr>
              <m:ctrlPr>
                <w:del w:id="462" w:author="Owen" w:date="2026-02-28T10:38:00Z" w16du:dateUtc="2026-02-28T09:38:00Z">
                  <w:rPr>
                    <w:rFonts w:ascii="Cambria Math" w:hAnsi="Cambria Math"/>
                    <w:i/>
                  </w:rPr>
                </w:del>
              </m:ctrlPr>
            </m:sSubPr>
            <m:e>
              <m:r>
                <w:del w:id="463" w:author="Owen" w:date="2026-02-28T10:38:00Z" w16du:dateUtc="2026-02-28T09:38:00Z">
                  <w:rPr>
                    <w:rFonts w:ascii="Cambria Math" w:hAnsi="Cambria Math"/>
                  </w:rPr>
                  <m:t>F</m:t>
                </w:del>
              </m:r>
            </m:e>
            <m:sub>
              <m:r>
                <w:del w:id="464" w:author="Owen" w:date="2026-02-28T10:38:00Z" w16du:dateUtc="2026-02-28T09:38:00Z">
                  <w:rPr>
                    <w:rFonts w:ascii="Cambria Math" w:hAnsi="Cambria Math"/>
                  </w:rPr>
                  <m:t>sr</m:t>
                </w:del>
              </m:r>
            </m:sub>
          </m:sSub>
          <m:r>
            <w:del w:id="465" w:author="Owen" w:date="2026-02-28T10:38:00Z" w16du:dateUtc="2026-02-28T09:38:00Z">
              <w:rPr>
                <w:rFonts w:ascii="Cambria Math" w:hAnsi="Cambria Math"/>
              </w:rPr>
              <m:t>(t)=</m:t>
            </w:del>
          </m:r>
          <m:f>
            <m:fPr>
              <m:ctrlPr>
                <w:del w:id="466" w:author="Owen" w:date="2026-02-28T10:38:00Z" w16du:dateUtc="2026-02-28T09:38:00Z">
                  <w:rPr>
                    <w:rFonts w:ascii="Cambria Math" w:hAnsi="Cambria Math"/>
                    <w:i/>
                  </w:rPr>
                </w:del>
              </m:ctrlPr>
            </m:fPr>
            <m:num>
              <m:r>
                <w:del w:id="467" w:author="Owen" w:date="2026-02-28T10:38:00Z" w16du:dateUtc="2026-02-28T09:38:00Z">
                  <m:rPr>
                    <m:sty m:val="p"/>
                  </m:rPr>
                  <w:rPr>
                    <w:rFonts w:ascii="Cambria Math" w:hAnsi="Cambria Math"/>
                  </w:rPr>
                  <m:t xml:space="preserve">number in recruit stage </m:t>
                </w:del>
              </m:r>
              <m:r>
                <w:del w:id="468" w:author="Owen" w:date="2026-02-28T10:38:00Z" w16du:dateUtc="2026-02-28T09:38:00Z">
                  <w:rPr>
                    <w:rFonts w:ascii="Cambria Math" w:hAnsi="Cambria Math"/>
                  </w:rPr>
                  <m:t>s</m:t>
                </w:del>
              </m:r>
              <m:r>
                <w:del w:id="469" w:author="Owen" w:date="2026-02-28T10:38:00Z" w16du:dateUtc="2026-02-28T09:38:00Z">
                  <m:rPr>
                    <m:sty m:val="p"/>
                  </m:rPr>
                  <w:rPr>
                    <w:rFonts w:ascii="Cambria Math" w:hAnsi="Cambria Math"/>
                  </w:rPr>
                  <m:t xml:space="preserve"> in year </m:t>
                </w:del>
              </m:r>
              <m:r>
                <w:del w:id="470" w:author="Owen" w:date="2026-02-28T10:38:00Z" w16du:dateUtc="2026-02-28T09:38:00Z">
                  <w:rPr>
                    <w:rFonts w:ascii="Cambria Math" w:hAnsi="Cambria Math"/>
                  </w:rPr>
                  <m:t>t</m:t>
                </w:del>
              </m:r>
              <m:r>
                <w:del w:id="471" w:author="Owen" w:date="2026-02-28T10:38:00Z" w16du:dateUtc="2026-02-28T09:38:00Z">
                  <m:rPr>
                    <m:sty m:val="p"/>
                  </m:rPr>
                  <w:rPr>
                    <w:rFonts w:ascii="Cambria Math" w:hAnsi="Cambria Math"/>
                  </w:rPr>
                  <m:t xml:space="preserve"> </m:t>
                </w:del>
              </m:r>
            </m:num>
            <m:den>
              <m:r>
                <w:del w:id="472" w:author="Owen" w:date="2026-02-28T10:38:00Z" w16du:dateUtc="2026-02-28T09:38:00Z">
                  <m:rPr>
                    <m:sty m:val="p"/>
                  </m:rPr>
                  <w:rPr>
                    <w:rFonts w:ascii="Cambria Math" w:hAnsi="Cambria Math"/>
                  </w:rPr>
                  <m:t xml:space="preserve">number in reproductive stage </m:t>
                </w:del>
              </m:r>
              <m:r>
                <w:del w:id="473" w:author="Owen" w:date="2026-02-28T10:38:00Z" w16du:dateUtc="2026-02-28T09:38:00Z">
                  <w:rPr>
                    <w:rFonts w:ascii="Cambria Math" w:hAnsi="Cambria Math"/>
                  </w:rPr>
                  <m:t>r</m:t>
                </w:del>
              </m:r>
              <m:r>
                <w:del w:id="474" w:author="Owen" w:date="2026-02-28T10:38:00Z" w16du:dateUtc="2026-02-28T09:38:00Z">
                  <m:rPr>
                    <m:sty m:val="p"/>
                  </m:rPr>
                  <w:rPr>
                    <w:rFonts w:ascii="Cambria Math" w:hAnsi="Cambria Math"/>
                  </w:rPr>
                  <m:t xml:space="preserve"> in year </m:t>
                </w:del>
              </m:r>
              <m:r>
                <w:del w:id="475" w:author="Owen" w:date="2026-02-28T10:38:00Z" w16du:dateUtc="2026-02-28T09:38:00Z">
                  <w:rPr>
                    <w:rFonts w:ascii="Cambria Math" w:hAnsi="Cambria Math"/>
                  </w:rPr>
                  <m:t>t-1</m:t>
                </w:del>
              </m:r>
            </m:den>
          </m:f>
          <m:r>
            <w:del w:id="476" w:author="Owen" w:date="2026-02-28T10:38:00Z" w16du:dateUtc="2026-02-28T09:38:00Z">
              <w:rPr>
                <w:rFonts w:ascii="Cambria Math" w:hAnsi="Cambria Math"/>
              </w:rPr>
              <m:t>.</m:t>
            </w:del>
          </m:r>
        </m:oMath>
      </m:oMathPara>
    </w:p>
    <w:p w14:paraId="71C310FC" w14:textId="77777777" w:rsidR="00B41E2D" w:rsidRDefault="00000000">
      <w:pPr>
        <w:pStyle w:val="BodyText"/>
        <w:rPr>
          <w:ins w:id="477" w:author="Owen" w:date="2026-02-28T10:38:00Z" w16du:dateUtc="2026-02-28T09:38:00Z"/>
        </w:rPr>
      </w:pPr>
      <m:oMathPara>
        <m:oMathParaPr>
          <m:jc m:val="center"/>
        </m:oMathParaPr>
        <m:oMath>
          <m:sSub>
            <m:sSubPr>
              <m:ctrlPr>
                <w:ins w:id="478" w:author="Owen" w:date="2026-02-28T10:38:00Z" w16du:dateUtc="2026-02-28T09:38:00Z">
                  <w:rPr>
                    <w:rFonts w:ascii="Cambria Math" w:hAnsi="Cambria Math"/>
                  </w:rPr>
                </w:ins>
              </m:ctrlPr>
            </m:sSubPr>
            <m:e>
              <m:r>
                <w:ins w:id="479" w:author="Owen" w:date="2026-02-28T10:38:00Z" w16du:dateUtc="2026-02-28T09:38:00Z">
                  <w:rPr>
                    <w:rFonts w:ascii="Cambria Math" w:hAnsi="Cambria Math"/>
                  </w:rPr>
                  <m:t>F</m:t>
                </w:ins>
              </m:r>
            </m:e>
            <m:sub>
              <m:r>
                <w:ins w:id="480" w:author="Owen" w:date="2026-02-28T10:38:00Z" w16du:dateUtc="2026-02-28T09:38:00Z">
                  <w:rPr>
                    <w:rFonts w:ascii="Cambria Math" w:hAnsi="Cambria Math"/>
                  </w:rPr>
                  <m:t>sr</m:t>
                </w:ins>
              </m:r>
              <m:r>
                <w:ins w:id="481" w:author="Owen" w:date="2026-02-28T10:38:00Z" w16du:dateUtc="2026-02-28T09:38:00Z">
                  <m:rPr>
                    <m:sty m:val="p"/>
                  </m:rPr>
                  <w:rPr>
                    <w:rFonts w:ascii="Cambria Math" w:hAnsi="Cambria Math"/>
                  </w:rPr>
                  <m:t>,</m:t>
                </w:ins>
              </m:r>
              <m:r>
                <w:ins w:id="482" w:author="Owen" w:date="2026-02-28T10:38:00Z" w16du:dateUtc="2026-02-28T09:38:00Z">
                  <w:rPr>
                    <w:rFonts w:ascii="Cambria Math" w:hAnsi="Cambria Math"/>
                  </w:rPr>
                  <m:t>t</m:t>
                </w:ins>
              </m:r>
            </m:sub>
          </m:sSub>
          <m:r>
            <w:ins w:id="483" w:author="Owen" w:date="2026-02-28T10:38:00Z" w16du:dateUtc="2026-02-28T09:38:00Z">
              <m:rPr>
                <m:sty m:val="p"/>
              </m:rPr>
              <w:rPr>
                <w:rFonts w:ascii="Cambria Math" w:hAnsi="Cambria Math"/>
              </w:rPr>
              <m:t>=</m:t>
            </w:ins>
          </m:r>
          <m:f>
            <m:fPr>
              <m:ctrlPr>
                <w:ins w:id="484" w:author="Owen" w:date="2026-02-28T10:38:00Z" w16du:dateUtc="2026-02-28T09:38:00Z">
                  <w:rPr>
                    <w:rFonts w:ascii="Cambria Math" w:hAnsi="Cambria Math"/>
                  </w:rPr>
                </w:ins>
              </m:ctrlPr>
            </m:fPr>
            <m:num>
              <m:r>
                <w:ins w:id="485" w:author="Owen" w:date="2026-02-28T10:38:00Z" w16du:dateUtc="2026-02-28T09:38:00Z">
                  <m:rPr>
                    <m:nor/>
                  </m:rPr>
                  <m:t xml:space="preserve">number in recruit stage </m:t>
                </w:ins>
              </m:r>
              <m:r>
                <w:ins w:id="486" w:author="Owen" w:date="2026-02-28T10:38:00Z" w16du:dateUtc="2026-02-28T09:38:00Z">
                  <w:rPr>
                    <w:rFonts w:ascii="Cambria Math" w:hAnsi="Cambria Math"/>
                  </w:rPr>
                  <m:t>s</m:t>
                </w:ins>
              </m:r>
              <m:r>
                <w:ins w:id="487" w:author="Owen" w:date="2026-02-28T10:38:00Z" w16du:dateUtc="2026-02-28T09:38:00Z">
                  <m:rPr>
                    <m:nor/>
                  </m:rPr>
                  <m:t xml:space="preserve"> in year </m:t>
                </w:ins>
              </m:r>
              <m:r>
                <w:ins w:id="488" w:author="Owen" w:date="2026-02-28T10:38:00Z" w16du:dateUtc="2026-02-28T09:38:00Z">
                  <w:rPr>
                    <w:rFonts w:ascii="Cambria Math" w:hAnsi="Cambria Math"/>
                  </w:rPr>
                  <m:t>t</m:t>
                </w:ins>
              </m:r>
            </m:num>
            <m:den>
              <m:r>
                <w:ins w:id="489" w:author="Owen" w:date="2026-02-28T10:38:00Z" w16du:dateUtc="2026-02-28T09:38:00Z">
                  <m:rPr>
                    <m:nor/>
                  </m:rPr>
                  <m:t xml:space="preserve">number in reproductive stage </m:t>
                </w:ins>
              </m:r>
              <m:r>
                <w:ins w:id="490" w:author="Owen" w:date="2026-02-28T10:38:00Z" w16du:dateUtc="2026-02-28T09:38:00Z">
                  <w:rPr>
                    <w:rFonts w:ascii="Cambria Math" w:hAnsi="Cambria Math"/>
                  </w:rPr>
                  <m:t>r</m:t>
                </w:ins>
              </m:r>
              <m:r>
                <w:ins w:id="491" w:author="Owen" w:date="2026-02-28T10:38:00Z" w16du:dateUtc="2026-02-28T09:38:00Z">
                  <m:rPr>
                    <m:nor/>
                  </m:rPr>
                  <m:t xml:space="preserve"> in year </m:t>
                </w:ins>
              </m:r>
              <m:r>
                <w:ins w:id="492" w:author="Owen" w:date="2026-02-28T10:38:00Z" w16du:dateUtc="2026-02-28T09:38:00Z">
                  <w:rPr>
                    <w:rFonts w:ascii="Cambria Math" w:hAnsi="Cambria Math"/>
                  </w:rPr>
                  <m:t>t</m:t>
                </w:ins>
              </m:r>
              <m:r>
                <w:ins w:id="493" w:author="Owen" w:date="2026-02-28T10:38:00Z" w16du:dateUtc="2026-02-28T09:38:00Z">
                  <m:rPr>
                    <m:sty m:val="p"/>
                  </m:rPr>
                  <w:rPr>
                    <w:rFonts w:ascii="Cambria Math" w:hAnsi="Cambria Math"/>
                  </w:rPr>
                  <m:t>-</m:t>
                </w:ins>
              </m:r>
              <m:r>
                <w:ins w:id="494" w:author="Owen" w:date="2026-02-28T10:38:00Z" w16du:dateUtc="2026-02-28T09:38:00Z">
                  <w:rPr>
                    <w:rFonts w:ascii="Cambria Math" w:hAnsi="Cambria Math"/>
                  </w:rPr>
                  <m:t>1</m:t>
                </w:ins>
              </m:r>
            </m:den>
          </m:f>
          <m:r>
            <w:ins w:id="495" w:author="Owen" w:date="2026-02-28T10:38:00Z" w16du:dateUtc="2026-02-28T09:38:00Z">
              <m:rPr>
                <m:sty m:val="p"/>
              </m:rPr>
              <w:rPr>
                <w:rFonts w:ascii="Cambria Math" w:hAnsi="Cambria Math"/>
              </w:rPr>
              <m:t>.</m:t>
            </w:ins>
          </m:r>
          <m:r>
            <w:ins w:id="496" w:author="Owen" w:date="2026-02-28T10:38:00Z" w16du:dateUtc="2026-02-28T09:38:00Z">
              <w:rPr>
                <w:rFonts w:ascii="Cambria Math" w:hAnsi="Cambria Math"/>
              </w:rPr>
              <m:t>  </m:t>
            </w:ins>
          </m:r>
          <m:d>
            <m:dPr>
              <m:ctrlPr>
                <w:ins w:id="497" w:author="Owen" w:date="2026-02-28T10:38:00Z" w16du:dateUtc="2026-02-28T09:38:00Z">
                  <w:rPr>
                    <w:rFonts w:ascii="Cambria Math" w:hAnsi="Cambria Math"/>
                  </w:rPr>
                </w:ins>
              </m:ctrlPr>
            </m:dPr>
            <m:e>
              <m:r>
                <w:ins w:id="498" w:author="Owen" w:date="2026-02-28T10:38:00Z" w16du:dateUtc="2026-02-28T09:38:00Z">
                  <w:rPr>
                    <w:rFonts w:ascii="Cambria Math" w:hAnsi="Cambria Math"/>
                  </w:rPr>
                  <m:t>2</m:t>
                </w:ins>
              </m:r>
            </m:e>
          </m:d>
        </m:oMath>
      </m:oMathPara>
    </w:p>
    <w:p w14:paraId="636F934C" w14:textId="77777777" w:rsidR="00B41E2D" w:rsidRDefault="00000000">
      <w:pPr>
        <w:pStyle w:val="FirstParagraph"/>
        <w:rPr>
          <w:ins w:id="499" w:author="Owen" w:date="2026-02-28T10:38:00Z" w16du:dateUtc="2026-02-28T09:38:00Z"/>
        </w:rPr>
      </w:pPr>
      <w:ins w:id="500" w:author="Owen" w:date="2026-02-28T10:38:00Z" w16du:dateUtc="2026-02-28T09:38:00Z">
        <w:r>
          <w:t xml:space="preserve">The demographic interpretation of </w:t>
        </w:r>
      </w:ins>
      <m:oMath>
        <m:r>
          <w:ins w:id="501" w:author="Owen" w:date="2026-02-28T10:38:00Z" w16du:dateUtc="2026-02-28T09:38:00Z">
            <w:rPr>
              <w:rFonts w:ascii="Cambria Math" w:hAnsi="Cambria Math"/>
            </w:rPr>
            <m:t>F</m:t>
          </w:ins>
        </m:r>
      </m:oMath>
      <w:ins w:id="502" w:author="Owen" w:date="2026-02-28T10:38:00Z" w16du:dateUtc="2026-02-28T09:38:00Z">
        <w:r>
          <w:t xml:space="preserve"> depends on census timing and stage definitions (e.g. pre-breeding vs post-breeding formulations). Here, Eq. (2) is a generic count-based estimator of the recruit transition across one projection interval; we use the published matrix entries as represented in COMPADRE rather than reparameterising each study to a single census convention.</w:t>
        </w:r>
      </w:ins>
    </w:p>
    <w:p w14:paraId="4A72BF46" w14:textId="77777777" w:rsidR="00B41E2D" w:rsidRDefault="00000000">
      <w:pPr>
        <w:pStyle w:val="BodyText"/>
        <w:pPrChange w:id="503" w:author="Owen" w:date="2026-02-28T10:38:00Z" w16du:dateUtc="2026-02-28T09:38:00Z">
          <w:pPr>
            <w:spacing w:line="480" w:lineRule="auto"/>
          </w:pPr>
        </w:pPrChange>
      </w:pPr>
      <w:r>
        <w:t>Alternatively, reproductive transitions may be split into multiple lower-level vital rates (e.g.</w:t>
      </w:r>
      <w:del w:id="504" w:author="Owen" w:date="2026-02-28T10:38:00Z" w16du:dateUtc="2026-02-28T09:38:00Z">
        <w:r w:rsidR="0068303D">
          <w:delText xml:space="preserve"> </w:delText>
        </w:r>
      </w:del>
      <w:ins w:id="505" w:author="Owen" w:date="2026-02-28T10:38:00Z" w16du:dateUtc="2026-02-28T09:38:00Z">
        <w:r>
          <w:t> </w:t>
        </w:r>
      </w:ins>
      <w:r>
        <w:t>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w:t>
      </w:r>
      <w:del w:id="506" w:author="Owen" w:date="2026-02-28T10:38:00Z" w16du:dateUtc="2026-02-28T09:38:00Z">
        <w:r w:rsidR="004846F5">
          <w:delText>,</w:delText>
        </w:r>
      </w:del>
      <w:r>
        <w:t xml:space="preserve"> that partially</w:t>
      </w:r>
      <w:del w:id="507" w:author="Owen" w:date="2026-02-28T10:38:00Z" w16du:dateUtc="2026-02-28T09:38:00Z">
        <w:r w:rsidR="004846F5">
          <w:delText>-</w:delText>
        </w:r>
      </w:del>
      <w:ins w:id="508" w:author="Owen" w:date="2026-02-28T10:38:00Z" w16du:dateUtc="2026-02-28T09:38:00Z">
        <w:r>
          <w:t xml:space="preserve"> </w:t>
        </w:r>
      </w:ins>
      <w:r>
        <w:t>pool estimates across stage classes, sites, and/or years, or incorporate additional variables external to the MPM.</w:t>
      </w:r>
    </w:p>
    <w:p w14:paraId="5791AB92" w14:textId="77777777" w:rsidR="002642AB" w:rsidRDefault="002642AB" w:rsidP="00D41083">
      <w:pPr>
        <w:rPr>
          <w:del w:id="509" w:author="Owen" w:date="2026-02-28T10:38:00Z" w16du:dateUtc="2026-02-28T09:38:00Z"/>
        </w:rPr>
      </w:pPr>
    </w:p>
    <w:p w14:paraId="2F20B327" w14:textId="77777777" w:rsidR="00B41E2D" w:rsidRPr="00FE49DA" w:rsidRDefault="002642AB">
      <w:pPr>
        <w:pStyle w:val="Heading2"/>
        <w:pPrChange w:id="510" w:author="Owen" w:date="2026-02-28T10:38:00Z" w16du:dateUtc="2026-02-28T09:38:00Z">
          <w:pPr>
            <w:spacing w:line="480" w:lineRule="auto"/>
          </w:pPr>
        </w:pPrChange>
      </w:pPr>
      <w:del w:id="511" w:author="Owen" w:date="2026-02-28T10:38:00Z" w16du:dateUtc="2026-02-28T09:38:00Z">
        <w:r>
          <w:delText>2.</w:delText>
        </w:r>
        <w:r w:rsidR="002E7158">
          <w:delText>4</w:delText>
        </w:r>
        <w:r>
          <w:delText xml:space="preserve"> </w:delText>
        </w:r>
      </w:del>
      <w:bookmarkStart w:id="512" w:name="sampling-distribution-for-a-single-mpm"/>
      <w:bookmarkEnd w:id="365"/>
      <w:r w:rsidR="00000000" w:rsidRPr="00FE49DA">
        <w:t>Sampling distribution for a single MPM</w:t>
      </w:r>
    </w:p>
    <w:p w14:paraId="1485A707" w14:textId="77777777" w:rsidR="00B41E2D" w:rsidRDefault="00000000">
      <w:pPr>
        <w:pStyle w:val="FirstParagraph"/>
        <w:pPrChange w:id="513" w:author="Owen" w:date="2026-02-28T10:38:00Z" w16du:dateUtc="2026-02-28T09:38:00Z">
          <w:pPr>
            <w:spacing w:line="480" w:lineRule="auto"/>
            <w:ind w:firstLine="720"/>
          </w:pPr>
        </w:pPrChange>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w:t>
      </w:r>
      <w:r>
        <w:lastRenderedPageBreak/>
        <w:t xml:space="preserve">the sampling distribution of each underlying transition rate. For example, if </w:t>
      </w:r>
      <m:oMath>
        <m:sSub>
          <m:sSubPr>
            <m:ctrlPr>
              <w:rPr>
                <w:rFonts w:ascii="Cambria Math" w:hAnsi="Cambria Math"/>
                <w:i/>
              </w:rPr>
            </m:ctrlPr>
          </m:sSubPr>
          <m:e>
            <m:r>
              <w:rPr>
                <w:rFonts w:ascii="Cambria Math" w:hAnsi="Cambria Math"/>
              </w:rPr>
              <m:t>U</m:t>
            </m:r>
          </m:e>
          <m:sub>
            <m:r>
              <w:rPr>
                <w:rFonts w:ascii="Cambria Math" w:hAnsi="Cambria Math"/>
              </w:rPr>
              <m:t>ij</m:t>
            </m:r>
          </m:sub>
        </m:sSub>
      </m:oMath>
      <w:r>
        <w:t xml:space="preserve"> is a survival-related transition from stage </w:t>
      </w:r>
      <w:del w:id="514" w:author="Owen" w:date="2026-02-28T10:38:00Z" w16du:dateUtc="2026-02-28T09:38:00Z">
        <w:r w:rsidR="00144DF6" w:rsidRPr="0064388C">
          <w:rPr>
            <w:i/>
          </w:rPr>
          <w:delText>j</w:delText>
        </w:r>
      </w:del>
      <m:oMath>
        <m:r>
          <w:ins w:id="515" w:author="Owen" w:date="2026-02-28T10:38:00Z" w16du:dateUtc="2026-02-28T09:38:00Z">
            <w:rPr>
              <w:rFonts w:ascii="Cambria Math" w:hAnsi="Cambria Math"/>
            </w:rPr>
            <m:t>j</m:t>
          </w:ins>
        </m:r>
      </m:oMath>
      <w:r>
        <w:t xml:space="preserve"> to </w:t>
      </w:r>
      <w:del w:id="516" w:author="Owen" w:date="2026-02-28T10:38:00Z" w16du:dateUtc="2026-02-28T09:38:00Z">
        <w:r w:rsidR="00144DF6" w:rsidRPr="0064388C">
          <w:rPr>
            <w:i/>
          </w:rPr>
          <w:delText>i</w:delText>
        </w:r>
      </w:del>
      <m:oMath>
        <m:r>
          <w:ins w:id="517" w:author="Owen" w:date="2026-02-28T10:38:00Z" w16du:dateUtc="2026-02-28T09:38:00Z">
            <w:rPr>
              <w:rFonts w:ascii="Cambria Math" w:hAnsi="Cambria Math"/>
            </w:rPr>
            <m:t>i</m:t>
          </w:ins>
        </m:r>
      </m:oMath>
      <w:r>
        <w:t xml:space="preserve">, estimated </w:t>
      </w:r>
      <w:del w:id="518" w:author="Owen" w:date="2026-02-28T10:38:00Z" w16du:dateUtc="2026-02-28T09:38:00Z">
        <w:r w:rsidR="00144DF6">
          <w:delText>based on</w:delText>
        </w:r>
      </w:del>
      <w:ins w:id="519" w:author="Owen" w:date="2026-02-28T10:38:00Z" w16du:dateUtc="2026-02-28T09:38:00Z">
        <w:r>
          <w:t>from</w:t>
        </w:r>
      </w:ins>
      <w:r>
        <w:t xml:space="preserve"> the observation that </w:t>
      </w:r>
      <m:oMath>
        <m:r>
          <w:rPr>
            <w:rFonts w:ascii="Cambria Math" w:hAnsi="Cambria Math"/>
          </w:rPr>
          <m:t>k</m:t>
        </m:r>
      </m:oMath>
      <w:r>
        <w:t xml:space="preserve"> out of the </w:t>
      </w:r>
      <m:oMath>
        <m:r>
          <w:rPr>
            <w:rFonts w:ascii="Cambria Math" w:hAnsi="Cambria Math"/>
          </w:rPr>
          <m:t>n</m:t>
        </m:r>
      </m:oMath>
      <w:r>
        <w:t xml:space="preserve"> individuals in stage </w:t>
      </w:r>
      <w:del w:id="520" w:author="Owen" w:date="2026-02-28T10:38:00Z" w16du:dateUtc="2026-02-28T09:38:00Z">
        <w:r w:rsidR="00144DF6" w:rsidRPr="0064388C">
          <w:rPr>
            <w:i/>
          </w:rPr>
          <w:delText>j</w:delText>
        </w:r>
      </w:del>
      <m:oMath>
        <m:r>
          <w:ins w:id="521" w:author="Owen" w:date="2026-02-28T10:38:00Z" w16du:dateUtc="2026-02-28T09:38:00Z">
            <w:rPr>
              <w:rFonts w:ascii="Cambria Math" w:hAnsi="Cambria Math"/>
            </w:rPr>
            <m:t>j</m:t>
          </w:ins>
        </m:r>
      </m:oMath>
      <w:r>
        <w:t xml:space="preserve"> survived and transitioned to stage </w:t>
      </w:r>
      <w:del w:id="522" w:author="Owen" w:date="2026-02-28T10:38:00Z" w16du:dateUtc="2026-02-28T09:38:00Z">
        <w:r w:rsidR="00144DF6" w:rsidRPr="0064388C">
          <w:rPr>
            <w:i/>
          </w:rPr>
          <w:delText>i</w:delText>
        </w:r>
      </w:del>
      <m:oMath>
        <m:r>
          <w:ins w:id="523" w:author="Owen" w:date="2026-02-28T10:38:00Z" w16du:dateUtc="2026-02-28T09:38:00Z">
            <w:rPr>
              <w:rFonts w:ascii="Cambria Math" w:hAnsi="Cambria Math"/>
            </w:rPr>
            <m:t>i</m:t>
          </w:ins>
        </m:r>
      </m:oMath>
      <w:r>
        <w:t xml:space="preserve"> (and the remaining </w:t>
      </w:r>
      <m:oMath>
        <m:r>
          <w:rPr>
            <w:rFonts w:ascii="Cambria Math" w:hAnsi="Cambria Math"/>
          </w:rPr>
          <m:t>n</m:t>
        </m:r>
        <m:r>
          <w:rPr>
            <w:rFonts w:ascii="Cambria Math" w:hAnsi="Cambria Math"/>
          </w:rPr>
          <m:t>-</m:t>
        </m:r>
        <m:r>
          <w:rPr>
            <w:rFonts w:ascii="Cambria Math" w:hAnsi="Cambria Math"/>
          </w:rPr>
          <m:t>k</m:t>
        </m:r>
      </m:oMath>
      <w:r>
        <w:t xml:space="preserve"> died), we can model the </w:t>
      </w:r>
      <m:oMath>
        <m:sSub>
          <m:sSubPr>
            <m:ctrlPr>
              <w:rPr>
                <w:rFonts w:ascii="Cambria Math" w:hAnsi="Cambria Math"/>
                <w:i/>
              </w:rPr>
            </m:ctrlPr>
          </m:sSubPr>
          <m:e>
            <m:r>
              <w:rPr>
                <w:rFonts w:ascii="Cambria Math" w:hAnsi="Cambria Math"/>
              </w:rPr>
              <m:t>U</m:t>
            </m:r>
          </m:e>
          <m:sub>
            <m:r>
              <w:rPr>
                <w:rFonts w:ascii="Cambria Math" w:hAnsi="Cambria Math"/>
              </w:rPr>
              <m:t>ij</m:t>
            </m:r>
          </m:sub>
        </m:sSub>
      </m:oMath>
      <w:r>
        <w:t xml:space="preserve"> transition as a binomial sample with </w:t>
      </w:r>
      <w:del w:id="524" w:author="Owen" w:date="2026-02-28T10:38:00Z" w16du:dateUtc="2026-02-28T09:38:00Z">
        <w:r w:rsidR="00144DF6" w:rsidRPr="00022E37">
          <w:rPr>
            <w:i/>
          </w:rPr>
          <w:delText>k</w:delText>
        </w:r>
      </w:del>
      <m:oMath>
        <m:r>
          <w:ins w:id="525" w:author="Owen" w:date="2026-02-28T10:38:00Z" w16du:dateUtc="2026-02-28T09:38:00Z">
            <w:rPr>
              <w:rFonts w:ascii="Cambria Math" w:hAnsi="Cambria Math"/>
            </w:rPr>
            <m:t>k</m:t>
          </w:ins>
        </m:r>
      </m:oMath>
      <w:r>
        <w:t xml:space="preserve"> successes in </w:t>
      </w:r>
      <w:del w:id="526" w:author="Owen" w:date="2026-02-28T10:38:00Z" w16du:dateUtc="2026-02-28T09:38:00Z">
        <w:r w:rsidR="00144DF6" w:rsidRPr="00022E37">
          <w:rPr>
            <w:i/>
          </w:rPr>
          <w:delText>n</w:delText>
        </w:r>
      </w:del>
      <m:oMath>
        <m:r>
          <w:ins w:id="527" w:author="Owen" w:date="2026-02-28T10:38:00Z" w16du:dateUtc="2026-02-28T09:38:00Z">
            <w:rPr>
              <w:rFonts w:ascii="Cambria Math" w:hAnsi="Cambria Math"/>
            </w:rPr>
            <m:t>n</m:t>
          </w:ins>
        </m:r>
      </m:oMath>
      <w:r>
        <w:t xml:space="preserve"> trials. We could equivalently use a multinomial likelihood here (given observed counts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of each possible outcome </w:t>
      </w:r>
      <m:oMath>
        <m:r>
          <w:rPr>
            <w:rFonts w:ascii="Cambria Math" w:hAnsi="Cambria Math"/>
          </w:rPr>
          <m:t>m</m:t>
        </m:r>
      </m:oMath>
      <w:r>
        <w:t xml:space="preserve">), which </w:t>
      </w:r>
      <w:del w:id="528" w:author="Owen" w:date="2026-02-28T10:38:00Z" w16du:dateUtc="2026-02-28T09:38:00Z">
        <w:r w:rsidR="00144DF6">
          <w:delText xml:space="preserve">has the advantage of </w:delText>
        </w:r>
      </w:del>
      <w:r>
        <w:t xml:space="preserve">flexibly </w:t>
      </w:r>
      <w:del w:id="529" w:author="Owen" w:date="2026-02-28T10:38:00Z" w16du:dateUtc="2026-02-28T09:38:00Z">
        <w:r w:rsidR="00144DF6">
          <w:delText>scaling</w:delText>
        </w:r>
      </w:del>
      <w:ins w:id="530" w:author="Owen" w:date="2026-02-28T10:38:00Z" w16du:dateUtc="2026-02-28T09:38:00Z">
        <w:r>
          <w:t>scales</w:t>
        </w:r>
      </w:ins>
      <w:r>
        <w:t xml:space="preserve"> to instances with more than two possible outcomes (e.g.</w:t>
      </w:r>
      <w:del w:id="531" w:author="Owen" w:date="2026-02-28T10:38:00Z" w16du:dateUtc="2026-02-28T09:38:00Z">
        <w:r w:rsidR="00144DF6">
          <w:delText xml:space="preserve"> </w:delText>
        </w:r>
      </w:del>
      <w:ins w:id="532" w:author="Owen" w:date="2026-02-28T10:38:00Z" w16du:dateUtc="2026-02-28T09:38:00Z">
        <w:r>
          <w:t> </w:t>
        </w:r>
      </w:ins>
      <w:r>
        <w:t xml:space="preserve">an individual from stage </w:t>
      </w:r>
      <w:del w:id="533" w:author="Owen" w:date="2026-02-28T10:38:00Z" w16du:dateUtc="2026-02-28T09:38:00Z">
        <w:r w:rsidR="00144DF6">
          <w:rPr>
            <w:i/>
          </w:rPr>
          <w:delText>j</w:delText>
        </w:r>
      </w:del>
      <m:oMath>
        <m:r>
          <w:ins w:id="534" w:author="Owen" w:date="2026-02-28T10:38:00Z" w16du:dateUtc="2026-02-28T09:38:00Z">
            <w:rPr>
              <w:rFonts w:ascii="Cambria Math" w:hAnsi="Cambria Math"/>
            </w:rPr>
            <m:t>j</m:t>
          </w:ins>
        </m:r>
      </m:oMath>
      <w:r>
        <w:t xml:space="preserve"> might die, survive and remain in stage </w:t>
      </w:r>
      <w:del w:id="535" w:author="Owen" w:date="2026-02-28T10:38:00Z" w16du:dateUtc="2026-02-28T09:38:00Z">
        <w:r w:rsidR="00144DF6">
          <w:rPr>
            <w:i/>
          </w:rPr>
          <w:delText>j</w:delText>
        </w:r>
      </w:del>
      <m:oMath>
        <m:r>
          <w:ins w:id="536" w:author="Owen" w:date="2026-02-28T10:38:00Z" w16du:dateUtc="2026-02-28T09:38:00Z">
            <w:rPr>
              <w:rFonts w:ascii="Cambria Math" w:hAnsi="Cambria Math"/>
            </w:rPr>
            <m:t>j</m:t>
          </w:ins>
        </m:r>
      </m:oMath>
      <w:r>
        <w:t xml:space="preserve">, or survive and grow to stage </w:t>
      </w:r>
      <w:del w:id="537" w:author="Owen" w:date="2026-02-28T10:38:00Z" w16du:dateUtc="2026-02-28T09:38:00Z">
        <w:r w:rsidR="00144DF6">
          <w:rPr>
            <w:i/>
          </w:rPr>
          <w:delText>j</w:delText>
        </w:r>
        <w:r w:rsidR="00740BDD">
          <w:delText>+1</w:delText>
        </w:r>
      </w:del>
      <m:oMath>
        <m:r>
          <w:ins w:id="538" w:author="Owen" w:date="2026-02-28T10:38:00Z" w16du:dateUtc="2026-02-28T09:38:00Z">
            <w:rPr>
              <w:rFonts w:ascii="Cambria Math" w:hAnsi="Cambria Math"/>
            </w:rPr>
            <m:t>j</m:t>
          </w:ins>
        </m:r>
        <m:r>
          <w:ins w:id="539" w:author="Owen" w:date="2026-02-28T10:38:00Z" w16du:dateUtc="2026-02-28T09:38:00Z">
            <m:rPr>
              <m:sty m:val="p"/>
            </m:rPr>
            <w:rPr>
              <w:rFonts w:ascii="Cambria Math" w:hAnsi="Cambria Math"/>
            </w:rPr>
            <m:t>+</m:t>
          </w:ins>
        </m:r>
        <m:r>
          <w:ins w:id="540" w:author="Owen" w:date="2026-02-28T10:38:00Z" w16du:dateUtc="2026-02-28T09:38:00Z">
            <w:rPr>
              <w:rFonts w:ascii="Cambria Math" w:hAnsi="Cambria Math"/>
            </w:rPr>
            <m:t>1</m:t>
          </w:ins>
        </m:r>
      </m:oMath>
      <w:r>
        <w:t xml:space="preserve">). For reproductive transitions, we use a Poisson likelihood to model the number of recruits </w:t>
      </w:r>
      <w:del w:id="541" w:author="Owen" w:date="2026-02-28T10:38:00Z" w16du:dateUtc="2026-02-28T09:38:00Z">
        <w:r w:rsidR="00740BDD" w:rsidRPr="00740BDD">
          <w:rPr>
            <w:i/>
          </w:rPr>
          <w:delText>k</w:delText>
        </w:r>
      </w:del>
      <m:oMath>
        <m:r>
          <w:ins w:id="542" w:author="Owen" w:date="2026-02-28T10:38:00Z" w16du:dateUtc="2026-02-28T09:38:00Z">
            <w:rPr>
              <w:rFonts w:ascii="Cambria Math" w:hAnsi="Cambria Math"/>
            </w:rPr>
            <m:t>k</m:t>
          </w:ins>
        </m:r>
      </m:oMath>
      <w:r>
        <w:t xml:space="preserve"> produced by a given number of reproductive individuals </w:t>
      </w:r>
      <w:del w:id="543" w:author="Owen" w:date="2026-02-28T10:38:00Z" w16du:dateUtc="2026-02-28T09:38:00Z">
        <w:r w:rsidR="00740BDD" w:rsidRPr="00740BDD">
          <w:rPr>
            <w:i/>
          </w:rPr>
          <w:delText>n</w:delText>
        </w:r>
      </w:del>
      <m:oMath>
        <m:r>
          <w:ins w:id="544" w:author="Owen" w:date="2026-02-28T10:38:00Z" w16du:dateUtc="2026-02-28T09:38:00Z">
            <w:rPr>
              <w:rFonts w:ascii="Cambria Math" w:hAnsi="Cambria Math"/>
            </w:rPr>
            <m:t>n</m:t>
          </w:ins>
        </m:r>
      </m:oMath>
      <w:r>
        <w:t>.</w:t>
      </w:r>
    </w:p>
    <w:p w14:paraId="6665726F" w14:textId="77777777" w:rsidR="00B41E2D" w:rsidRDefault="00000000">
      <w:pPr>
        <w:pStyle w:val="Heading2"/>
        <w:rPr>
          <w:ins w:id="545" w:author="Owen" w:date="2026-02-28T10:38:00Z" w16du:dateUtc="2026-02-28T09:38:00Z"/>
        </w:rPr>
      </w:pPr>
      <w:bookmarkStart w:id="546" w:name="analyses"/>
      <w:bookmarkEnd w:id="512"/>
      <w:moveToRangeStart w:id="547" w:author="Owen" w:date="2026-02-28T10:38:00Z" w:name="move223167542"/>
      <w:moveTo w:id="548" w:author="Owen" w:date="2026-02-28T10:38:00Z" w16du:dateUtc="2026-02-28T09:38:00Z">
        <w:r>
          <w:t>Analyses</w:t>
        </w:r>
      </w:moveTo>
      <w:moveToRangeEnd w:id="547"/>
    </w:p>
    <w:p w14:paraId="5CE403AF" w14:textId="77777777" w:rsidR="00B41E2D" w:rsidRDefault="00000000">
      <w:pPr>
        <w:pStyle w:val="FirstParagraph"/>
        <w:rPr>
          <w:ins w:id="549" w:author="Owen" w:date="2026-02-28T10:38:00Z" w16du:dateUtc="2026-02-28T09:38:00Z"/>
        </w:rPr>
      </w:pPr>
      <w:ins w:id="550" w:author="Owen" w:date="2026-02-28T10:38:00Z" w16du:dateUtc="2026-02-28T09:38:00Z">
        <w:r>
          <w:t>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w:t>
        </w:r>
      </w:ins>
    </w:p>
    <w:p w14:paraId="326E37FA" w14:textId="77777777" w:rsidR="00B41E2D" w:rsidRDefault="00000000">
      <w:pPr>
        <w:pStyle w:val="Heading3"/>
        <w:rPr>
          <w:ins w:id="551" w:author="Owen" w:date="2026-02-28T10:38:00Z" w16du:dateUtc="2026-02-28T09:38:00Z"/>
        </w:rPr>
      </w:pPr>
      <w:bookmarkStart w:id="552" w:name="illustrative-example"/>
      <w:ins w:id="553" w:author="Owen" w:date="2026-02-28T10:38:00Z" w16du:dateUtc="2026-02-28T09:38:00Z">
        <w:r>
          <w:t>Illustrative example</w:t>
        </w:r>
      </w:ins>
    </w:p>
    <w:p w14:paraId="49663EC5" w14:textId="77777777" w:rsidR="00B41E2D" w:rsidRDefault="00000000">
      <w:pPr>
        <w:pStyle w:val="FirstParagraph"/>
        <w:pPrChange w:id="554" w:author="Owen" w:date="2026-02-28T10:38:00Z" w16du:dateUtc="2026-02-28T09:38:00Z">
          <w:pPr>
            <w:spacing w:line="480" w:lineRule="auto"/>
            <w:ind w:firstLine="720"/>
          </w:pPr>
        </w:pPrChange>
      </w:pPr>
      <w:r>
        <w:t xml:space="preserve">We illustrate with an MPM for the perennial forb </w:t>
      </w:r>
      <w:r>
        <w:rPr>
          <w:i/>
          <w:iCs/>
        </w:rPr>
        <w:t>Agrimonia eupatoria</w:t>
      </w:r>
      <w:r>
        <w:rPr>
          <w:rPrChange w:id="555" w:author="Owen" w:date="2026-02-28T10:38:00Z" w16du:dateUtc="2026-02-28T09:38:00Z">
            <w:rPr>
              <w:i/>
            </w:rPr>
          </w:rPrChange>
        </w:rPr>
        <w:t xml:space="preserve"> </w:t>
      </w:r>
      <w:r>
        <w:t>(Rosaceae) from a study carried out in southern Sweden (Kiviniemi 2002) (Population ‘B’; projection interval 1997-1998</w:t>
      </w:r>
      <w:del w:id="556" w:author="Owen" w:date="2026-02-28T10:38:00Z" w16du:dateUtc="2026-02-28T09:38:00Z">
        <w:r w:rsidR="00EE6220">
          <w:delText>),</w:delText>
        </w:r>
      </w:del>
      <w:ins w:id="557" w:author="Owen" w:date="2026-02-28T10:38:00Z" w16du:dateUtc="2026-02-28T09:38:00Z">
        <w:r>
          <w:t>). The full matrix is</w:t>
        </w:r>
      </w:ins>
    </w:p>
    <w:p w14:paraId="180AAB90" w14:textId="48E4F9E4" w:rsidR="006E0B70" w:rsidRDefault="006E0B70" w:rsidP="006E0B70">
      <w:pPr>
        <w:ind w:firstLine="720"/>
        <w:jc w:val="center"/>
        <w:rPr>
          <w:del w:id="558" w:author="Owen" w:date="2026-02-28T10:38:00Z" w16du:dateUtc="2026-02-28T09:38:00Z"/>
        </w:rPr>
      </w:pPr>
      <m:oMathPara>
        <m:oMath>
          <m:r>
            <w:del w:id="559" w:author="Owen" w:date="2026-02-28T10:38:00Z" w16du:dateUtc="2026-02-28T09:38:00Z">
              <m:rPr>
                <m:sty m:val="b"/>
              </m:rPr>
              <w:rPr>
                <w:rFonts w:ascii="Cambria Math" w:hAnsi="Cambria Math"/>
              </w:rPr>
              <w:lastRenderedPageBreak/>
              <m:t>A</m:t>
            </w:del>
          </m:r>
          <m:r>
            <w:del w:id="560" w:author="Owen" w:date="2026-02-28T10:38:00Z" w16du:dateUtc="2026-02-28T09:38:00Z">
              <w:rPr>
                <w:rFonts w:ascii="Cambria Math" w:hAnsi="Cambria Math"/>
              </w:rPr>
              <m:t>=</m:t>
            </w:del>
          </m:r>
          <m:d>
            <m:dPr>
              <m:ctrlPr>
                <w:del w:id="561" w:author="Owen" w:date="2026-02-28T10:38:00Z" w16du:dateUtc="2026-02-28T09:38:00Z">
                  <w:rPr>
                    <w:rFonts w:ascii="Cambria Math" w:hAnsi="Cambria Math"/>
                    <w:i/>
                  </w:rPr>
                </w:del>
              </m:ctrlPr>
            </m:dPr>
            <m:e>
              <m:m>
                <m:mPr>
                  <m:mcs>
                    <m:mc>
                      <m:mcPr>
                        <m:count m:val="4"/>
                        <m:mcJc m:val="center"/>
                      </m:mcPr>
                    </m:mc>
                  </m:mcs>
                  <m:ctrlPr>
                    <w:del w:id="562" w:author="Owen" w:date="2026-02-28T10:38:00Z" w16du:dateUtc="2026-02-28T09:38:00Z">
                      <w:rPr>
                        <w:rFonts w:ascii="Cambria Math" w:hAnsi="Cambria Math"/>
                        <w:i/>
                      </w:rPr>
                    </w:del>
                  </m:ctrlPr>
                </m:mPr>
                <m:mr>
                  <m:e>
                    <m:ctrlPr>
                      <w:del w:id="563" w:author="Owen" w:date="2026-02-28T10:38:00Z" w16du:dateUtc="2026-02-28T09:38:00Z">
                        <w:rPr>
                          <w:rFonts w:ascii="Cambria Math" w:eastAsia="Cambria Math" w:hAnsi="Cambria Math" w:cs="Cambria Math"/>
                          <w:i/>
                        </w:rPr>
                      </w:del>
                    </m:ctrlPr>
                  </m:e>
                  <m:e>
                    <m:ctrlPr>
                      <w:del w:id="564" w:author="Owen" w:date="2026-02-28T10:38:00Z" w16du:dateUtc="2026-02-28T09:38:00Z">
                        <w:rPr>
                          <w:rFonts w:ascii="Cambria Math" w:eastAsia="Cambria Math" w:hAnsi="Cambria Math" w:cs="Cambria Math"/>
                          <w:i/>
                        </w:rPr>
                      </w:del>
                    </m:ctrlPr>
                  </m:e>
                  <m:e>
                    <m:ctrlPr>
                      <w:del w:id="565" w:author="Owen" w:date="2026-02-28T10:38:00Z" w16du:dateUtc="2026-02-28T09:38:00Z">
                        <w:rPr>
                          <w:rFonts w:ascii="Cambria Math" w:eastAsia="Cambria Math" w:hAnsi="Cambria Math" w:cs="Cambria Math"/>
                          <w:i/>
                        </w:rPr>
                      </w:del>
                    </m:ctrlPr>
                  </m:e>
                  <m:e>
                    <m:sSub>
                      <m:sSubPr>
                        <m:ctrlPr>
                          <w:del w:id="566" w:author="Owen" w:date="2026-02-28T10:38:00Z" w16du:dateUtc="2026-02-28T09:38:00Z">
                            <w:rPr>
                              <w:rFonts w:ascii="Cambria Math" w:hAnsi="Cambria Math"/>
                              <w:i/>
                            </w:rPr>
                          </w:del>
                        </m:ctrlPr>
                      </m:sSubPr>
                      <m:e>
                        <m:r>
                          <w:del w:id="567" w:author="Owen" w:date="2026-02-28T10:38:00Z" w16du:dateUtc="2026-02-28T09:38:00Z">
                            <w:rPr>
                              <w:rFonts w:ascii="Cambria Math" w:hAnsi="Cambria Math"/>
                            </w:rPr>
                            <m:t>F</m:t>
                          </w:del>
                        </m:r>
                      </m:e>
                      <m:sub>
                        <m:r>
                          <w:del w:id="568" w:author="Owen" w:date="2026-02-28T10:38:00Z" w16du:dateUtc="2026-02-28T09:38:00Z">
                            <w:rPr>
                              <w:rFonts w:ascii="Cambria Math" w:hAnsi="Cambria Math"/>
                            </w:rPr>
                            <m:t>14</m:t>
                          </w:del>
                        </m:r>
                      </m:sub>
                    </m:sSub>
                    <m:ctrlPr>
                      <w:del w:id="569" w:author="Owen" w:date="2026-02-28T10:38:00Z" w16du:dateUtc="2026-02-28T09:38:00Z">
                        <w:rPr>
                          <w:rFonts w:ascii="Cambria Math" w:eastAsia="Cambria Math" w:hAnsi="Cambria Math" w:cs="Cambria Math"/>
                          <w:i/>
                        </w:rPr>
                      </w:del>
                    </m:ctrlPr>
                  </m:e>
                </m:mr>
                <m:mr>
                  <m:e>
                    <m:sSub>
                      <m:sSubPr>
                        <m:ctrlPr>
                          <w:del w:id="570" w:author="Owen" w:date="2026-02-28T10:38:00Z" w16du:dateUtc="2026-02-28T09:38:00Z">
                            <w:rPr>
                              <w:rFonts w:ascii="Cambria Math" w:hAnsi="Cambria Math"/>
                              <w:i/>
                            </w:rPr>
                          </w:del>
                        </m:ctrlPr>
                      </m:sSubPr>
                      <m:e>
                        <m:r>
                          <w:del w:id="571" w:author="Owen" w:date="2026-02-28T10:38:00Z" w16du:dateUtc="2026-02-28T09:38:00Z">
                            <w:rPr>
                              <w:rFonts w:ascii="Cambria Math" w:hAnsi="Cambria Math"/>
                            </w:rPr>
                            <m:t>U</m:t>
                          </w:del>
                        </m:r>
                      </m:e>
                      <m:sub>
                        <m:r>
                          <w:del w:id="572" w:author="Owen" w:date="2026-02-28T10:38:00Z" w16du:dateUtc="2026-02-28T09:38:00Z">
                            <w:rPr>
                              <w:rFonts w:ascii="Cambria Math" w:hAnsi="Cambria Math"/>
                            </w:rPr>
                            <m:t>21</m:t>
                          </w:del>
                        </m:r>
                      </m:sub>
                    </m:sSub>
                    <m:ctrlPr>
                      <w:del w:id="573" w:author="Owen" w:date="2026-02-28T10:38:00Z" w16du:dateUtc="2026-02-28T09:38:00Z">
                        <w:rPr>
                          <w:rFonts w:ascii="Cambria Math" w:eastAsia="Cambria Math" w:hAnsi="Cambria Math" w:cs="Cambria Math"/>
                          <w:i/>
                        </w:rPr>
                      </w:del>
                    </m:ctrlPr>
                  </m:e>
                  <m:e>
                    <m:sSub>
                      <m:sSubPr>
                        <m:ctrlPr>
                          <w:del w:id="574" w:author="Owen" w:date="2026-02-28T10:38:00Z" w16du:dateUtc="2026-02-28T09:38:00Z">
                            <w:rPr>
                              <w:rFonts w:ascii="Cambria Math" w:hAnsi="Cambria Math"/>
                              <w:i/>
                            </w:rPr>
                          </w:del>
                        </m:ctrlPr>
                      </m:sSubPr>
                      <m:e>
                        <m:r>
                          <w:del w:id="575" w:author="Owen" w:date="2026-02-28T10:38:00Z" w16du:dateUtc="2026-02-28T09:38:00Z">
                            <w:rPr>
                              <w:rFonts w:ascii="Cambria Math" w:hAnsi="Cambria Math"/>
                            </w:rPr>
                            <m:t>U</m:t>
                          </w:del>
                        </m:r>
                      </m:e>
                      <m:sub>
                        <m:r>
                          <w:del w:id="576" w:author="Owen" w:date="2026-02-28T10:38:00Z" w16du:dateUtc="2026-02-28T09:38:00Z">
                            <w:rPr>
                              <w:rFonts w:ascii="Cambria Math" w:hAnsi="Cambria Math"/>
                            </w:rPr>
                            <m:t>22</m:t>
                          </w:del>
                        </m:r>
                      </m:sub>
                    </m:sSub>
                    <m:ctrlPr>
                      <w:del w:id="577" w:author="Owen" w:date="2026-02-28T10:38:00Z" w16du:dateUtc="2026-02-28T09:38:00Z">
                        <w:rPr>
                          <w:rFonts w:ascii="Cambria Math" w:eastAsia="Cambria Math" w:hAnsi="Cambria Math" w:cs="Cambria Math"/>
                          <w:i/>
                        </w:rPr>
                      </w:del>
                    </m:ctrlPr>
                  </m:e>
                  <m:e>
                    <m:ctrlPr>
                      <w:del w:id="578" w:author="Owen" w:date="2026-02-28T10:38:00Z" w16du:dateUtc="2026-02-28T09:38:00Z">
                        <w:rPr>
                          <w:rFonts w:ascii="Cambria Math" w:eastAsia="Cambria Math" w:hAnsi="Cambria Math" w:cs="Cambria Math"/>
                          <w:i/>
                        </w:rPr>
                      </w:del>
                    </m:ctrlPr>
                  </m:e>
                  <m:e>
                    <m:ctrlPr>
                      <w:del w:id="579" w:author="Owen" w:date="2026-02-28T10:38:00Z" w16du:dateUtc="2026-02-28T09:38:00Z">
                        <w:rPr>
                          <w:rFonts w:ascii="Cambria Math" w:eastAsia="Cambria Math" w:hAnsi="Cambria Math" w:cs="Cambria Math"/>
                          <w:i/>
                        </w:rPr>
                      </w:del>
                    </m:ctrlPr>
                  </m:e>
                </m:mr>
                <m:mr>
                  <m:e>
                    <m:ctrlPr>
                      <w:del w:id="580" w:author="Owen" w:date="2026-02-28T10:38:00Z" w16du:dateUtc="2026-02-28T09:38:00Z">
                        <w:rPr>
                          <w:rFonts w:ascii="Cambria Math" w:eastAsia="Cambria Math" w:hAnsi="Cambria Math" w:cs="Cambria Math"/>
                          <w:i/>
                        </w:rPr>
                      </w:del>
                    </m:ctrlPr>
                  </m:e>
                  <m:e>
                    <m:sSub>
                      <m:sSubPr>
                        <m:ctrlPr>
                          <w:del w:id="581" w:author="Owen" w:date="2026-02-28T10:38:00Z" w16du:dateUtc="2026-02-28T09:38:00Z">
                            <w:rPr>
                              <w:rFonts w:ascii="Cambria Math" w:hAnsi="Cambria Math"/>
                              <w:i/>
                            </w:rPr>
                          </w:del>
                        </m:ctrlPr>
                      </m:sSubPr>
                      <m:e>
                        <m:r>
                          <w:del w:id="582" w:author="Owen" w:date="2026-02-28T10:38:00Z" w16du:dateUtc="2026-02-28T09:38:00Z">
                            <w:rPr>
                              <w:rFonts w:ascii="Cambria Math" w:hAnsi="Cambria Math"/>
                            </w:rPr>
                            <m:t>U</m:t>
                          </w:del>
                        </m:r>
                      </m:e>
                      <m:sub>
                        <m:r>
                          <w:del w:id="583" w:author="Owen" w:date="2026-02-28T10:38:00Z" w16du:dateUtc="2026-02-28T09:38:00Z">
                            <w:rPr>
                              <w:rFonts w:ascii="Cambria Math" w:hAnsi="Cambria Math"/>
                            </w:rPr>
                            <m:t>32</m:t>
                          </w:del>
                        </m:r>
                      </m:sub>
                    </m:sSub>
                    <m:ctrlPr>
                      <w:del w:id="584" w:author="Owen" w:date="2026-02-28T10:38:00Z" w16du:dateUtc="2026-02-28T09:38:00Z">
                        <w:rPr>
                          <w:rFonts w:ascii="Cambria Math" w:eastAsia="Cambria Math" w:hAnsi="Cambria Math" w:cs="Cambria Math"/>
                          <w:i/>
                        </w:rPr>
                      </w:del>
                    </m:ctrlPr>
                  </m:e>
                  <m:e>
                    <m:sSub>
                      <m:sSubPr>
                        <m:ctrlPr>
                          <w:del w:id="585" w:author="Owen" w:date="2026-02-28T10:38:00Z" w16du:dateUtc="2026-02-28T09:38:00Z">
                            <w:rPr>
                              <w:rFonts w:ascii="Cambria Math" w:hAnsi="Cambria Math"/>
                              <w:i/>
                            </w:rPr>
                          </w:del>
                        </m:ctrlPr>
                      </m:sSubPr>
                      <m:e>
                        <m:r>
                          <w:del w:id="586" w:author="Owen" w:date="2026-02-28T10:38:00Z" w16du:dateUtc="2026-02-28T09:38:00Z">
                            <w:rPr>
                              <w:rFonts w:ascii="Cambria Math" w:hAnsi="Cambria Math"/>
                            </w:rPr>
                            <m:t>U</m:t>
                          </w:del>
                        </m:r>
                      </m:e>
                      <m:sub>
                        <m:r>
                          <w:del w:id="587" w:author="Owen" w:date="2026-02-28T10:38:00Z" w16du:dateUtc="2026-02-28T09:38:00Z">
                            <w:rPr>
                              <w:rFonts w:ascii="Cambria Math" w:hAnsi="Cambria Math"/>
                            </w:rPr>
                            <m:t>33</m:t>
                          </w:del>
                        </m:r>
                      </m:sub>
                    </m:sSub>
                  </m:e>
                  <m:e>
                    <m:sSub>
                      <m:sSubPr>
                        <m:ctrlPr>
                          <w:del w:id="588" w:author="Owen" w:date="2026-02-28T10:38:00Z" w16du:dateUtc="2026-02-28T09:38:00Z">
                            <w:rPr>
                              <w:rFonts w:ascii="Cambria Math" w:hAnsi="Cambria Math"/>
                              <w:i/>
                            </w:rPr>
                          </w:del>
                        </m:ctrlPr>
                      </m:sSubPr>
                      <m:e>
                        <m:r>
                          <w:del w:id="589" w:author="Owen" w:date="2026-02-28T10:38:00Z" w16du:dateUtc="2026-02-28T09:38:00Z">
                            <w:rPr>
                              <w:rFonts w:ascii="Cambria Math" w:hAnsi="Cambria Math"/>
                            </w:rPr>
                            <m:t>U</m:t>
                          </w:del>
                        </m:r>
                      </m:e>
                      <m:sub>
                        <m:r>
                          <w:del w:id="590" w:author="Owen" w:date="2026-02-28T10:38:00Z" w16du:dateUtc="2026-02-28T09:38:00Z">
                            <w:rPr>
                              <w:rFonts w:ascii="Cambria Math" w:hAnsi="Cambria Math"/>
                            </w:rPr>
                            <m:t>34</m:t>
                          </w:del>
                        </m:r>
                      </m:sub>
                    </m:sSub>
                  </m:e>
                </m:mr>
                <m:mr>
                  <m:e>
                    <m:ctrlPr>
                      <w:del w:id="591" w:author="Owen" w:date="2026-02-28T10:38:00Z" w16du:dateUtc="2026-02-28T09:38:00Z">
                        <w:rPr>
                          <w:rFonts w:ascii="Cambria Math" w:eastAsia="Cambria Math" w:hAnsi="Cambria Math" w:cs="Cambria Math"/>
                          <w:i/>
                        </w:rPr>
                      </w:del>
                    </m:ctrlPr>
                  </m:e>
                  <m:e>
                    <m:ctrlPr>
                      <w:del w:id="592" w:author="Owen" w:date="2026-02-28T10:38:00Z" w16du:dateUtc="2026-02-28T09:38:00Z">
                        <w:rPr>
                          <w:rFonts w:ascii="Cambria Math" w:eastAsia="Cambria Math" w:hAnsi="Cambria Math" w:cs="Cambria Math"/>
                          <w:i/>
                        </w:rPr>
                      </w:del>
                    </m:ctrlPr>
                  </m:e>
                  <m:e>
                    <m:sSub>
                      <m:sSubPr>
                        <m:ctrlPr>
                          <w:del w:id="593" w:author="Owen" w:date="2026-02-28T10:38:00Z" w16du:dateUtc="2026-02-28T09:38:00Z">
                            <w:rPr>
                              <w:rFonts w:ascii="Cambria Math" w:hAnsi="Cambria Math"/>
                              <w:i/>
                            </w:rPr>
                          </w:del>
                        </m:ctrlPr>
                      </m:sSubPr>
                      <m:e>
                        <m:r>
                          <w:del w:id="594" w:author="Owen" w:date="2026-02-28T10:38:00Z" w16du:dateUtc="2026-02-28T09:38:00Z">
                            <w:rPr>
                              <w:rFonts w:ascii="Cambria Math" w:hAnsi="Cambria Math"/>
                            </w:rPr>
                            <m:t>U</m:t>
                          </w:del>
                        </m:r>
                      </m:e>
                      <m:sub>
                        <m:r>
                          <w:del w:id="595" w:author="Owen" w:date="2026-02-28T10:38:00Z" w16du:dateUtc="2026-02-28T09:38:00Z">
                            <w:rPr>
                              <w:rFonts w:ascii="Cambria Math" w:hAnsi="Cambria Math"/>
                            </w:rPr>
                            <m:t>43</m:t>
                          </w:del>
                        </m:r>
                      </m:sub>
                    </m:sSub>
                  </m:e>
                  <m:e>
                    <m:sSub>
                      <m:sSubPr>
                        <m:ctrlPr>
                          <w:del w:id="596" w:author="Owen" w:date="2026-02-28T10:38:00Z" w16du:dateUtc="2026-02-28T09:38:00Z">
                            <w:rPr>
                              <w:rFonts w:ascii="Cambria Math" w:hAnsi="Cambria Math"/>
                              <w:i/>
                            </w:rPr>
                          </w:del>
                        </m:ctrlPr>
                      </m:sSubPr>
                      <m:e>
                        <m:r>
                          <w:del w:id="597" w:author="Owen" w:date="2026-02-28T10:38:00Z" w16du:dateUtc="2026-02-28T09:38:00Z">
                            <w:rPr>
                              <w:rFonts w:ascii="Cambria Math" w:hAnsi="Cambria Math"/>
                            </w:rPr>
                            <m:t>U</m:t>
                          </w:del>
                        </m:r>
                      </m:e>
                      <m:sub>
                        <m:r>
                          <w:del w:id="598" w:author="Owen" w:date="2026-02-28T10:38:00Z" w16du:dateUtc="2026-02-28T09:38:00Z">
                            <w:rPr>
                              <w:rFonts w:ascii="Cambria Math" w:hAnsi="Cambria Math"/>
                            </w:rPr>
                            <m:t>44</m:t>
                          </w:del>
                        </m:r>
                      </m:sub>
                    </m:sSub>
                  </m:e>
                </m:mr>
              </m:m>
            </m:e>
          </m:d>
          <m:r>
            <w:del w:id="599" w:author="Owen" w:date="2026-02-28T10:38:00Z" w16du:dateUtc="2026-02-28T09:38:00Z">
              <m:rPr>
                <m:sty m:val="b"/>
              </m:rPr>
              <w:rPr>
                <w:rFonts w:ascii="Cambria Math" w:hAnsi="Cambria Math"/>
              </w:rPr>
              <m:t>=</m:t>
            </w:del>
          </m:r>
          <m:d>
            <m:dPr>
              <m:ctrlPr>
                <w:del w:id="600" w:author="Owen" w:date="2026-02-28T10:38:00Z" w16du:dateUtc="2026-02-28T09:38:00Z">
                  <w:rPr>
                    <w:rFonts w:ascii="Cambria Math" w:hAnsi="Cambria Math"/>
                    <w:i/>
                  </w:rPr>
                </w:del>
              </m:ctrlPr>
            </m:dPr>
            <m:e>
              <m:m>
                <m:mPr>
                  <m:rSpRule m:val="4"/>
                  <m:rSp m:val="2"/>
                  <m:mcs>
                    <m:mc>
                      <m:mcPr>
                        <m:count m:val="4"/>
                        <m:mcJc m:val="center"/>
                      </m:mcPr>
                    </m:mc>
                  </m:mcs>
                  <m:ctrlPr>
                    <w:del w:id="601" w:author="Owen" w:date="2026-02-28T10:38:00Z" w16du:dateUtc="2026-02-28T09:38:00Z">
                      <w:rPr>
                        <w:rFonts w:ascii="Cambria Math" w:hAnsi="Cambria Math"/>
                        <w:i/>
                      </w:rPr>
                    </w:del>
                  </m:ctrlPr>
                </m:mPr>
                <m:mr>
                  <m:e>
                    <m:ctrlPr>
                      <w:del w:id="602" w:author="Owen" w:date="2026-02-28T10:38:00Z" w16du:dateUtc="2026-02-28T09:38:00Z">
                        <w:rPr>
                          <w:rFonts w:ascii="Cambria Math" w:eastAsia="Cambria Math" w:hAnsi="Cambria Math" w:cs="Cambria Math"/>
                          <w:i/>
                        </w:rPr>
                      </w:del>
                    </m:ctrlPr>
                  </m:e>
                  <m:e>
                    <m:ctrlPr>
                      <w:del w:id="603" w:author="Owen" w:date="2026-02-28T10:38:00Z" w16du:dateUtc="2026-02-28T09:38:00Z">
                        <w:rPr>
                          <w:rFonts w:ascii="Cambria Math" w:eastAsia="Cambria Math" w:hAnsi="Cambria Math" w:cs="Cambria Math"/>
                          <w:i/>
                        </w:rPr>
                      </w:del>
                    </m:ctrlPr>
                  </m:e>
                  <m:e>
                    <m:ctrlPr>
                      <w:del w:id="604" w:author="Owen" w:date="2026-02-28T10:38:00Z" w16du:dateUtc="2026-02-28T09:38:00Z">
                        <w:rPr>
                          <w:rFonts w:ascii="Cambria Math" w:eastAsia="Cambria Math" w:hAnsi="Cambria Math" w:cs="Cambria Math"/>
                          <w:i/>
                        </w:rPr>
                      </w:del>
                    </m:ctrlPr>
                  </m:e>
                  <m:e>
                    <m:r>
                      <w:del w:id="605" w:author="Owen" w:date="2026-02-28T10:38:00Z" w16du:dateUtc="2026-02-28T09:38:00Z">
                        <w:rPr>
                          <w:rFonts w:ascii="Cambria Math" w:eastAsia="Cambria Math" w:hAnsi="Cambria Math" w:cs="Cambria Math"/>
                        </w:rPr>
                        <m:t>0.19</m:t>
                      </w:del>
                    </m:r>
                    <m:ctrlPr>
                      <w:del w:id="606" w:author="Owen" w:date="2026-02-28T10:38:00Z" w16du:dateUtc="2026-02-28T09:38:00Z">
                        <w:rPr>
                          <w:rFonts w:ascii="Cambria Math" w:eastAsia="Cambria Math" w:hAnsi="Cambria Math" w:cs="Cambria Math"/>
                          <w:i/>
                        </w:rPr>
                      </w:del>
                    </m:ctrlPr>
                  </m:e>
                </m:mr>
                <m:mr>
                  <m:e>
                    <m:r>
                      <w:del w:id="607" w:author="Owen" w:date="2026-02-28T10:38:00Z" w16du:dateUtc="2026-02-28T09:38:00Z">
                        <w:rPr>
                          <w:rFonts w:ascii="Cambria Math" w:eastAsia="Cambria Math" w:hAnsi="Cambria Math" w:cs="Cambria Math"/>
                        </w:rPr>
                        <m:t>0.86</m:t>
                      </w:del>
                    </m:r>
                    <m:ctrlPr>
                      <w:del w:id="608" w:author="Owen" w:date="2026-02-28T10:38:00Z" w16du:dateUtc="2026-02-28T09:38:00Z">
                        <w:rPr>
                          <w:rFonts w:ascii="Cambria Math" w:eastAsia="Cambria Math" w:hAnsi="Cambria Math" w:cs="Cambria Math"/>
                          <w:i/>
                        </w:rPr>
                      </w:del>
                    </m:ctrlPr>
                  </m:e>
                  <m:e>
                    <m:r>
                      <w:del w:id="609" w:author="Owen" w:date="2026-02-28T10:38:00Z" w16du:dateUtc="2026-02-28T09:38:00Z">
                        <w:rPr>
                          <w:rFonts w:ascii="Cambria Math" w:eastAsia="Cambria Math" w:hAnsi="Cambria Math" w:cs="Cambria Math"/>
                        </w:rPr>
                        <m:t>0.78</m:t>
                      </w:del>
                    </m:r>
                    <m:ctrlPr>
                      <w:del w:id="610" w:author="Owen" w:date="2026-02-28T10:38:00Z" w16du:dateUtc="2026-02-28T09:38:00Z">
                        <w:rPr>
                          <w:rFonts w:ascii="Cambria Math" w:eastAsia="Cambria Math" w:hAnsi="Cambria Math" w:cs="Cambria Math"/>
                          <w:i/>
                        </w:rPr>
                      </w:del>
                    </m:ctrlPr>
                  </m:e>
                  <m:e>
                    <m:ctrlPr>
                      <w:del w:id="611" w:author="Owen" w:date="2026-02-28T10:38:00Z" w16du:dateUtc="2026-02-28T09:38:00Z">
                        <w:rPr>
                          <w:rFonts w:ascii="Cambria Math" w:eastAsia="Cambria Math" w:hAnsi="Cambria Math" w:cs="Cambria Math"/>
                          <w:i/>
                        </w:rPr>
                      </w:del>
                    </m:ctrlPr>
                  </m:e>
                  <m:e>
                    <m:ctrlPr>
                      <w:del w:id="612" w:author="Owen" w:date="2026-02-28T10:38:00Z" w16du:dateUtc="2026-02-28T09:38:00Z">
                        <w:rPr>
                          <w:rFonts w:ascii="Cambria Math" w:eastAsia="Cambria Math" w:hAnsi="Cambria Math" w:cs="Cambria Math"/>
                          <w:i/>
                        </w:rPr>
                      </w:del>
                    </m:ctrlPr>
                  </m:e>
                </m:mr>
                <m:mr>
                  <m:e>
                    <m:ctrlPr>
                      <w:del w:id="613" w:author="Owen" w:date="2026-02-28T10:38:00Z" w16du:dateUtc="2026-02-28T09:38:00Z">
                        <w:rPr>
                          <w:rFonts w:ascii="Cambria Math" w:eastAsia="Cambria Math" w:hAnsi="Cambria Math" w:cs="Cambria Math"/>
                          <w:i/>
                        </w:rPr>
                      </w:del>
                    </m:ctrlPr>
                  </m:e>
                  <m:e>
                    <m:r>
                      <w:del w:id="614" w:author="Owen" w:date="2026-02-28T10:38:00Z" w16du:dateUtc="2026-02-28T09:38:00Z">
                        <w:rPr>
                          <w:rFonts w:ascii="Cambria Math" w:eastAsia="Cambria Math" w:hAnsi="Cambria Math" w:cs="Cambria Math"/>
                        </w:rPr>
                        <m:t>0.06</m:t>
                      </w:del>
                    </m:r>
                    <m:ctrlPr>
                      <w:del w:id="615" w:author="Owen" w:date="2026-02-28T10:38:00Z" w16du:dateUtc="2026-02-28T09:38:00Z">
                        <w:rPr>
                          <w:rFonts w:ascii="Cambria Math" w:eastAsia="Cambria Math" w:hAnsi="Cambria Math" w:cs="Cambria Math"/>
                          <w:i/>
                        </w:rPr>
                      </w:del>
                    </m:ctrlPr>
                  </m:e>
                  <m:e>
                    <m:r>
                      <w:del w:id="616" w:author="Owen" w:date="2026-02-28T10:38:00Z" w16du:dateUtc="2026-02-28T09:38:00Z">
                        <w:rPr>
                          <w:rFonts w:ascii="Cambria Math" w:eastAsia="Cambria Math" w:hAnsi="Cambria Math" w:cs="Cambria Math"/>
                        </w:rPr>
                        <m:t>0.67</m:t>
                      </w:del>
                    </m:r>
                  </m:e>
                  <m:e>
                    <m:r>
                      <w:del w:id="617" w:author="Owen" w:date="2026-02-28T10:38:00Z" w16du:dateUtc="2026-02-28T09:38:00Z">
                        <w:rPr>
                          <w:rFonts w:ascii="Cambria Math" w:hAnsi="Cambria Math"/>
                        </w:rPr>
                        <m:t>0.28</m:t>
                      </w:del>
                    </m:r>
                  </m:e>
                </m:mr>
                <m:mr>
                  <m:e>
                    <m:ctrlPr>
                      <w:del w:id="618" w:author="Owen" w:date="2026-02-28T10:38:00Z" w16du:dateUtc="2026-02-28T09:38:00Z">
                        <w:rPr>
                          <w:rFonts w:ascii="Cambria Math" w:eastAsia="Cambria Math" w:hAnsi="Cambria Math" w:cs="Cambria Math"/>
                          <w:i/>
                        </w:rPr>
                      </w:del>
                    </m:ctrlPr>
                  </m:e>
                  <m:e>
                    <m:ctrlPr>
                      <w:del w:id="619" w:author="Owen" w:date="2026-02-28T10:38:00Z" w16du:dateUtc="2026-02-28T09:38:00Z">
                        <w:rPr>
                          <w:rFonts w:ascii="Cambria Math" w:eastAsia="Cambria Math" w:hAnsi="Cambria Math" w:cs="Cambria Math"/>
                          <w:i/>
                        </w:rPr>
                      </w:del>
                    </m:ctrlPr>
                  </m:e>
                  <m:e>
                    <m:r>
                      <w:del w:id="620" w:author="Owen" w:date="2026-02-28T10:38:00Z" w16du:dateUtc="2026-02-28T09:38:00Z">
                        <w:rPr>
                          <w:rFonts w:ascii="Cambria Math" w:eastAsia="Cambria Math" w:hAnsi="Cambria Math" w:cs="Cambria Math"/>
                        </w:rPr>
                        <m:t>0.22</m:t>
                      </w:del>
                    </m:r>
                  </m:e>
                  <m:e>
                    <m:r>
                      <w:del w:id="621" w:author="Owen" w:date="2026-02-28T10:38:00Z" w16du:dateUtc="2026-02-28T09:38:00Z">
                        <w:rPr>
                          <w:rFonts w:ascii="Cambria Math" w:hAnsi="Cambria Math"/>
                        </w:rPr>
                        <m:t>0.70</m:t>
                      </w:del>
                    </m:r>
                  </m:e>
                </m:mr>
              </m:m>
            </m:e>
          </m:d>
          <m:r>
            <w:del w:id="622" w:author="Owen" w:date="2026-02-28T10:38:00Z" w16du:dateUtc="2026-02-28T09:38:00Z">
              <w:rPr>
                <w:rFonts w:ascii="Cambria Math" w:hAnsi="Cambria Math"/>
              </w:rPr>
              <m:t>.</m:t>
            </w:del>
          </m:r>
        </m:oMath>
      </m:oMathPara>
    </w:p>
    <w:p w14:paraId="7282FA4F" w14:textId="77777777" w:rsidR="00B41E2D" w:rsidRDefault="00000000">
      <w:pPr>
        <w:pStyle w:val="BodyText"/>
        <w:rPr>
          <w:ins w:id="623" w:author="Owen" w:date="2026-02-28T10:38:00Z" w16du:dateUtc="2026-02-28T09:38:00Z"/>
        </w:rPr>
      </w:pPr>
      <m:oMathPara>
        <m:oMathParaPr>
          <m:jc m:val="center"/>
        </m:oMathParaPr>
        <m:oMath>
          <m:r>
            <w:ins w:id="624" w:author="Owen" w:date="2026-02-28T10:38:00Z" w16du:dateUtc="2026-02-28T09:38:00Z">
              <w:rPr>
                <w:rFonts w:ascii="Cambria Math" w:hAnsi="Cambria Math"/>
              </w:rPr>
              <m:t>A</m:t>
            </w:ins>
          </m:r>
          <m:r>
            <w:ins w:id="625" w:author="Owen" w:date="2026-02-28T10:38:00Z" w16du:dateUtc="2026-02-28T09:38:00Z">
              <m:rPr>
                <m:sty m:val="p"/>
              </m:rPr>
              <w:rPr>
                <w:rFonts w:ascii="Cambria Math" w:hAnsi="Cambria Math"/>
              </w:rPr>
              <m:t>=</m:t>
            </w:ins>
          </m:r>
          <m:d>
            <m:dPr>
              <m:begChr m:val="["/>
              <m:endChr m:val="]"/>
              <m:ctrlPr>
                <w:ins w:id="626" w:author="Owen" w:date="2026-02-28T10:38:00Z" w16du:dateUtc="2026-02-28T09:38:00Z">
                  <w:rPr>
                    <w:rFonts w:ascii="Cambria Math" w:hAnsi="Cambria Math"/>
                  </w:rPr>
                </w:ins>
              </m:ctrlPr>
            </m:dPr>
            <m:e>
              <m:m>
                <m:mPr>
                  <m:plcHide m:val="1"/>
                  <m:mcs>
                    <m:mc>
                      <m:mcPr>
                        <m:count m:val="4"/>
                        <m:mcJc m:val="center"/>
                      </m:mcPr>
                    </m:mc>
                  </m:mcs>
                  <m:ctrlPr>
                    <w:ins w:id="627" w:author="Owen" w:date="2026-02-28T10:38:00Z" w16du:dateUtc="2026-02-28T09:38:00Z">
                      <w:rPr>
                        <w:rFonts w:ascii="Cambria Math" w:hAnsi="Cambria Math"/>
                      </w:rPr>
                    </w:ins>
                  </m:ctrlPr>
                </m:mPr>
                <m:mr>
                  <m:e>
                    <m:r>
                      <w:ins w:id="628" w:author="Owen" w:date="2026-02-28T10:38:00Z" w16du:dateUtc="2026-02-28T09:38:00Z">
                        <w:rPr>
                          <w:rFonts w:ascii="Cambria Math" w:hAnsi="Cambria Math"/>
                        </w:rPr>
                        <m:t>0</m:t>
                      </w:ins>
                    </m:r>
                  </m:e>
                  <m:e>
                    <m:r>
                      <w:ins w:id="629" w:author="Owen" w:date="2026-02-28T10:38:00Z" w16du:dateUtc="2026-02-28T09:38:00Z">
                        <w:rPr>
                          <w:rFonts w:ascii="Cambria Math" w:hAnsi="Cambria Math"/>
                        </w:rPr>
                        <m:t>0</m:t>
                      </w:ins>
                    </m:r>
                  </m:e>
                  <m:e>
                    <m:r>
                      <w:ins w:id="630" w:author="Owen" w:date="2026-02-28T10:38:00Z" w16du:dateUtc="2026-02-28T09:38:00Z">
                        <w:rPr>
                          <w:rFonts w:ascii="Cambria Math" w:hAnsi="Cambria Math"/>
                        </w:rPr>
                        <m:t>0</m:t>
                      </w:ins>
                    </m:r>
                  </m:e>
                  <m:e>
                    <m:r>
                      <w:ins w:id="631" w:author="Owen" w:date="2026-02-28T10:38:00Z" w16du:dateUtc="2026-02-28T09:38:00Z">
                        <w:rPr>
                          <w:rFonts w:ascii="Cambria Math" w:hAnsi="Cambria Math"/>
                        </w:rPr>
                        <m:t>0.19</m:t>
                      </w:ins>
                    </m:r>
                  </m:e>
                </m:mr>
                <m:mr>
                  <m:e>
                    <m:r>
                      <w:ins w:id="632" w:author="Owen" w:date="2026-02-28T10:38:00Z" w16du:dateUtc="2026-02-28T09:38:00Z">
                        <w:rPr>
                          <w:rFonts w:ascii="Cambria Math" w:hAnsi="Cambria Math"/>
                        </w:rPr>
                        <m:t>0.86</m:t>
                      </w:ins>
                    </m:r>
                  </m:e>
                  <m:e>
                    <m:r>
                      <w:ins w:id="633" w:author="Owen" w:date="2026-02-28T10:38:00Z" w16du:dateUtc="2026-02-28T09:38:00Z">
                        <w:rPr>
                          <w:rFonts w:ascii="Cambria Math" w:hAnsi="Cambria Math"/>
                        </w:rPr>
                        <m:t>0.78</m:t>
                      </w:ins>
                    </m:r>
                  </m:e>
                  <m:e>
                    <m:r>
                      <w:ins w:id="634" w:author="Owen" w:date="2026-02-28T10:38:00Z" w16du:dateUtc="2026-02-28T09:38:00Z">
                        <w:rPr>
                          <w:rFonts w:ascii="Cambria Math" w:hAnsi="Cambria Math"/>
                        </w:rPr>
                        <m:t>0</m:t>
                      </w:ins>
                    </m:r>
                  </m:e>
                  <m:e>
                    <m:r>
                      <w:ins w:id="635" w:author="Owen" w:date="2026-02-28T10:38:00Z" w16du:dateUtc="2026-02-28T09:38:00Z">
                        <w:rPr>
                          <w:rFonts w:ascii="Cambria Math" w:hAnsi="Cambria Math"/>
                        </w:rPr>
                        <m:t>0</m:t>
                      </w:ins>
                    </m:r>
                  </m:e>
                </m:mr>
                <m:mr>
                  <m:e>
                    <m:r>
                      <w:ins w:id="636" w:author="Owen" w:date="2026-02-28T10:38:00Z" w16du:dateUtc="2026-02-28T09:38:00Z">
                        <w:rPr>
                          <w:rFonts w:ascii="Cambria Math" w:hAnsi="Cambria Math"/>
                        </w:rPr>
                        <m:t>0.06</m:t>
                      </w:ins>
                    </m:r>
                  </m:e>
                  <m:e>
                    <m:r>
                      <w:ins w:id="637" w:author="Owen" w:date="2026-02-28T10:38:00Z" w16du:dateUtc="2026-02-28T09:38:00Z">
                        <w:rPr>
                          <w:rFonts w:ascii="Cambria Math" w:hAnsi="Cambria Math"/>
                        </w:rPr>
                        <m:t>0.67</m:t>
                      </w:ins>
                    </m:r>
                  </m:e>
                  <m:e>
                    <m:r>
                      <w:ins w:id="638" w:author="Owen" w:date="2026-02-28T10:38:00Z" w16du:dateUtc="2026-02-28T09:38:00Z">
                        <w:rPr>
                          <w:rFonts w:ascii="Cambria Math" w:hAnsi="Cambria Math"/>
                        </w:rPr>
                        <m:t>0.28</m:t>
                      </w:ins>
                    </m:r>
                  </m:e>
                  <m:e>
                    <m:r>
                      <w:ins w:id="639" w:author="Owen" w:date="2026-02-28T10:38:00Z" w16du:dateUtc="2026-02-28T09:38:00Z">
                        <w:rPr>
                          <w:rFonts w:ascii="Cambria Math" w:hAnsi="Cambria Math"/>
                        </w:rPr>
                        <m:t>0</m:t>
                      </w:ins>
                    </m:r>
                  </m:e>
                </m:mr>
                <m:mr>
                  <m:e>
                    <m:r>
                      <w:ins w:id="640" w:author="Owen" w:date="2026-02-28T10:38:00Z" w16du:dateUtc="2026-02-28T09:38:00Z">
                        <w:rPr>
                          <w:rFonts w:ascii="Cambria Math" w:hAnsi="Cambria Math"/>
                        </w:rPr>
                        <m:t>0</m:t>
                      </w:ins>
                    </m:r>
                  </m:e>
                  <m:e>
                    <m:r>
                      <w:ins w:id="641" w:author="Owen" w:date="2026-02-28T10:38:00Z" w16du:dateUtc="2026-02-28T09:38:00Z">
                        <w:rPr>
                          <w:rFonts w:ascii="Cambria Math" w:hAnsi="Cambria Math"/>
                        </w:rPr>
                        <m:t>0</m:t>
                      </w:ins>
                    </m:r>
                  </m:e>
                  <m:e>
                    <m:r>
                      <w:ins w:id="642" w:author="Owen" w:date="2026-02-28T10:38:00Z" w16du:dateUtc="2026-02-28T09:38:00Z">
                        <w:rPr>
                          <w:rFonts w:ascii="Cambria Math" w:hAnsi="Cambria Math"/>
                        </w:rPr>
                        <m:t>0.22</m:t>
                      </w:ins>
                    </m:r>
                  </m:e>
                  <m:e>
                    <m:r>
                      <w:ins w:id="643" w:author="Owen" w:date="2026-02-28T10:38:00Z" w16du:dateUtc="2026-02-28T09:38:00Z">
                        <w:rPr>
                          <w:rFonts w:ascii="Cambria Math" w:hAnsi="Cambria Math"/>
                        </w:rPr>
                        <m:t>0.70</m:t>
                      </w:ins>
                    </m:r>
                  </m:e>
                </m:mr>
              </m:m>
            </m:e>
          </m:d>
          <m:r>
            <w:ins w:id="644" w:author="Owen" w:date="2026-02-28T10:38:00Z" w16du:dateUtc="2026-02-28T09:38:00Z">
              <m:rPr>
                <m:sty m:val="p"/>
              </m:rPr>
              <w:rPr>
                <w:rFonts w:ascii="Cambria Math" w:hAnsi="Cambria Math"/>
              </w:rPr>
              <m:t>.</m:t>
            </w:ins>
          </m:r>
        </m:oMath>
      </m:oMathPara>
    </w:p>
    <w:p w14:paraId="25C99460" w14:textId="77777777" w:rsidR="00B41E2D" w:rsidRDefault="00000000">
      <w:pPr>
        <w:pStyle w:val="FirstParagraph"/>
        <w:rPr>
          <w:ins w:id="645" w:author="Owen" w:date="2026-02-28T10:38:00Z" w16du:dateUtc="2026-02-28T09:38:00Z"/>
        </w:rPr>
      </w:pPr>
      <w:ins w:id="646" w:author="Owen" w:date="2026-02-28T10:38:00Z" w16du:dateUtc="2026-02-28T09:38:00Z">
        <w:r>
          <w:t>Decomposed into survival/growth (</w:t>
        </w:r>
      </w:ins>
      <m:oMath>
        <m:r>
          <w:ins w:id="647" w:author="Owen" w:date="2026-02-28T10:38:00Z" w16du:dateUtc="2026-02-28T09:38:00Z">
            <w:rPr>
              <w:rFonts w:ascii="Cambria Math" w:hAnsi="Cambria Math"/>
            </w:rPr>
            <m:t>U</m:t>
          </w:ins>
        </m:r>
      </m:oMath>
      <w:ins w:id="648" w:author="Owen" w:date="2026-02-28T10:38:00Z" w16du:dateUtc="2026-02-28T09:38:00Z">
        <w:r>
          <w:t>) and reproduction (</w:t>
        </w:r>
      </w:ins>
      <m:oMath>
        <m:r>
          <w:ins w:id="649" w:author="Owen" w:date="2026-02-28T10:38:00Z" w16du:dateUtc="2026-02-28T09:38:00Z">
            <w:rPr>
              <w:rFonts w:ascii="Cambria Math" w:hAnsi="Cambria Math"/>
            </w:rPr>
            <m:t>F</m:t>
          </w:ins>
        </m:r>
      </m:oMath>
      <w:ins w:id="650" w:author="Owen" w:date="2026-02-28T10:38:00Z" w16du:dateUtc="2026-02-28T09:38:00Z">
        <w:r>
          <w:t>) components:</w:t>
        </w:r>
      </w:ins>
    </w:p>
    <w:p w14:paraId="414DDB1A" w14:textId="77777777" w:rsidR="00B41E2D" w:rsidRDefault="00000000">
      <w:pPr>
        <w:pStyle w:val="BodyText"/>
        <w:rPr>
          <w:ins w:id="651" w:author="Owen" w:date="2026-02-28T10:38:00Z" w16du:dateUtc="2026-02-28T09:38:00Z"/>
        </w:rPr>
      </w:pPr>
      <m:oMathPara>
        <m:oMathParaPr>
          <m:jc m:val="center"/>
        </m:oMathParaPr>
        <m:oMath>
          <m:r>
            <w:ins w:id="652" w:author="Owen" w:date="2026-02-28T10:38:00Z" w16du:dateUtc="2026-02-28T09:38:00Z">
              <w:rPr>
                <w:rFonts w:ascii="Cambria Math" w:hAnsi="Cambria Math"/>
              </w:rPr>
              <m:t>U</m:t>
            </w:ins>
          </m:r>
          <m:r>
            <w:ins w:id="653" w:author="Owen" w:date="2026-02-28T10:38:00Z" w16du:dateUtc="2026-02-28T09:38:00Z">
              <m:rPr>
                <m:sty m:val="p"/>
              </m:rPr>
              <w:rPr>
                <w:rFonts w:ascii="Cambria Math" w:hAnsi="Cambria Math"/>
              </w:rPr>
              <m:t>=</m:t>
            </w:ins>
          </m:r>
          <m:d>
            <m:dPr>
              <m:begChr m:val="["/>
              <m:endChr m:val="]"/>
              <m:ctrlPr>
                <w:ins w:id="654" w:author="Owen" w:date="2026-02-28T10:38:00Z" w16du:dateUtc="2026-02-28T09:38:00Z">
                  <w:rPr>
                    <w:rFonts w:ascii="Cambria Math" w:hAnsi="Cambria Math"/>
                  </w:rPr>
                </w:ins>
              </m:ctrlPr>
            </m:dPr>
            <m:e>
              <m:m>
                <m:mPr>
                  <m:plcHide m:val="1"/>
                  <m:mcs>
                    <m:mc>
                      <m:mcPr>
                        <m:count m:val="4"/>
                        <m:mcJc m:val="center"/>
                      </m:mcPr>
                    </m:mc>
                  </m:mcs>
                  <m:ctrlPr>
                    <w:ins w:id="655" w:author="Owen" w:date="2026-02-28T10:38:00Z" w16du:dateUtc="2026-02-28T09:38:00Z">
                      <w:rPr>
                        <w:rFonts w:ascii="Cambria Math" w:hAnsi="Cambria Math"/>
                      </w:rPr>
                    </w:ins>
                  </m:ctrlPr>
                </m:mPr>
                <m:mr>
                  <m:e>
                    <m:r>
                      <w:ins w:id="656" w:author="Owen" w:date="2026-02-28T10:38:00Z" w16du:dateUtc="2026-02-28T09:38:00Z">
                        <w:rPr>
                          <w:rFonts w:ascii="Cambria Math" w:hAnsi="Cambria Math"/>
                        </w:rPr>
                        <m:t>0</m:t>
                      </w:ins>
                    </m:r>
                  </m:e>
                  <m:e>
                    <m:r>
                      <w:ins w:id="657" w:author="Owen" w:date="2026-02-28T10:38:00Z" w16du:dateUtc="2026-02-28T09:38:00Z">
                        <w:rPr>
                          <w:rFonts w:ascii="Cambria Math" w:hAnsi="Cambria Math"/>
                        </w:rPr>
                        <m:t>0</m:t>
                      </w:ins>
                    </m:r>
                  </m:e>
                  <m:e>
                    <m:r>
                      <w:ins w:id="658" w:author="Owen" w:date="2026-02-28T10:38:00Z" w16du:dateUtc="2026-02-28T09:38:00Z">
                        <w:rPr>
                          <w:rFonts w:ascii="Cambria Math" w:hAnsi="Cambria Math"/>
                        </w:rPr>
                        <m:t>0</m:t>
                      </w:ins>
                    </m:r>
                  </m:e>
                  <m:e>
                    <m:r>
                      <w:ins w:id="659" w:author="Owen" w:date="2026-02-28T10:38:00Z" w16du:dateUtc="2026-02-28T09:38:00Z">
                        <w:rPr>
                          <w:rFonts w:ascii="Cambria Math" w:hAnsi="Cambria Math"/>
                        </w:rPr>
                        <m:t>0</m:t>
                      </w:ins>
                    </m:r>
                  </m:e>
                </m:mr>
                <m:mr>
                  <m:e>
                    <m:r>
                      <w:ins w:id="660" w:author="Owen" w:date="2026-02-28T10:38:00Z" w16du:dateUtc="2026-02-28T09:38:00Z">
                        <w:rPr>
                          <w:rFonts w:ascii="Cambria Math" w:hAnsi="Cambria Math"/>
                        </w:rPr>
                        <m:t>0.86</m:t>
                      </w:ins>
                    </m:r>
                  </m:e>
                  <m:e>
                    <m:r>
                      <w:ins w:id="661" w:author="Owen" w:date="2026-02-28T10:38:00Z" w16du:dateUtc="2026-02-28T09:38:00Z">
                        <w:rPr>
                          <w:rFonts w:ascii="Cambria Math" w:hAnsi="Cambria Math"/>
                        </w:rPr>
                        <m:t>0.78</m:t>
                      </w:ins>
                    </m:r>
                  </m:e>
                  <m:e>
                    <m:r>
                      <w:ins w:id="662" w:author="Owen" w:date="2026-02-28T10:38:00Z" w16du:dateUtc="2026-02-28T09:38:00Z">
                        <w:rPr>
                          <w:rFonts w:ascii="Cambria Math" w:hAnsi="Cambria Math"/>
                        </w:rPr>
                        <m:t>0</m:t>
                      </w:ins>
                    </m:r>
                  </m:e>
                  <m:e>
                    <m:r>
                      <w:ins w:id="663" w:author="Owen" w:date="2026-02-28T10:38:00Z" w16du:dateUtc="2026-02-28T09:38:00Z">
                        <w:rPr>
                          <w:rFonts w:ascii="Cambria Math" w:hAnsi="Cambria Math"/>
                        </w:rPr>
                        <m:t>0</m:t>
                      </w:ins>
                    </m:r>
                  </m:e>
                </m:mr>
                <m:mr>
                  <m:e>
                    <m:r>
                      <w:ins w:id="664" w:author="Owen" w:date="2026-02-28T10:38:00Z" w16du:dateUtc="2026-02-28T09:38:00Z">
                        <w:rPr>
                          <w:rFonts w:ascii="Cambria Math" w:hAnsi="Cambria Math"/>
                        </w:rPr>
                        <m:t>0.06</m:t>
                      </w:ins>
                    </m:r>
                  </m:e>
                  <m:e>
                    <m:r>
                      <w:ins w:id="665" w:author="Owen" w:date="2026-02-28T10:38:00Z" w16du:dateUtc="2026-02-28T09:38:00Z">
                        <w:rPr>
                          <w:rFonts w:ascii="Cambria Math" w:hAnsi="Cambria Math"/>
                        </w:rPr>
                        <m:t>0.67</m:t>
                      </w:ins>
                    </m:r>
                  </m:e>
                  <m:e>
                    <m:r>
                      <w:ins w:id="666" w:author="Owen" w:date="2026-02-28T10:38:00Z" w16du:dateUtc="2026-02-28T09:38:00Z">
                        <w:rPr>
                          <w:rFonts w:ascii="Cambria Math" w:hAnsi="Cambria Math"/>
                        </w:rPr>
                        <m:t>0.28</m:t>
                      </w:ins>
                    </m:r>
                  </m:e>
                  <m:e>
                    <m:r>
                      <w:ins w:id="667" w:author="Owen" w:date="2026-02-28T10:38:00Z" w16du:dateUtc="2026-02-28T09:38:00Z">
                        <w:rPr>
                          <w:rFonts w:ascii="Cambria Math" w:hAnsi="Cambria Math"/>
                        </w:rPr>
                        <m:t>0</m:t>
                      </w:ins>
                    </m:r>
                  </m:e>
                </m:mr>
                <m:mr>
                  <m:e>
                    <m:r>
                      <w:ins w:id="668" w:author="Owen" w:date="2026-02-28T10:38:00Z" w16du:dateUtc="2026-02-28T09:38:00Z">
                        <w:rPr>
                          <w:rFonts w:ascii="Cambria Math" w:hAnsi="Cambria Math"/>
                        </w:rPr>
                        <m:t>0</m:t>
                      </w:ins>
                    </m:r>
                  </m:e>
                  <m:e>
                    <m:r>
                      <w:ins w:id="669" w:author="Owen" w:date="2026-02-28T10:38:00Z" w16du:dateUtc="2026-02-28T09:38:00Z">
                        <w:rPr>
                          <w:rFonts w:ascii="Cambria Math" w:hAnsi="Cambria Math"/>
                        </w:rPr>
                        <m:t>0</m:t>
                      </w:ins>
                    </m:r>
                  </m:e>
                  <m:e>
                    <m:r>
                      <w:ins w:id="670" w:author="Owen" w:date="2026-02-28T10:38:00Z" w16du:dateUtc="2026-02-28T09:38:00Z">
                        <w:rPr>
                          <w:rFonts w:ascii="Cambria Math" w:hAnsi="Cambria Math"/>
                        </w:rPr>
                        <m:t>0.22</m:t>
                      </w:ins>
                    </m:r>
                  </m:e>
                  <m:e>
                    <m:r>
                      <w:ins w:id="671" w:author="Owen" w:date="2026-02-28T10:38:00Z" w16du:dateUtc="2026-02-28T09:38:00Z">
                        <w:rPr>
                          <w:rFonts w:ascii="Cambria Math" w:hAnsi="Cambria Math"/>
                        </w:rPr>
                        <m:t>0.70</m:t>
                      </w:ins>
                    </m:r>
                  </m:e>
                </m:mr>
              </m:m>
            </m:e>
          </m:d>
          <m:r>
            <w:ins w:id="672" w:author="Owen" w:date="2026-02-28T10:38:00Z" w16du:dateUtc="2026-02-28T09:38:00Z">
              <m:rPr>
                <m:sty m:val="p"/>
              </m:rPr>
              <w:rPr>
                <w:rFonts w:ascii="Cambria Math" w:hAnsi="Cambria Math"/>
              </w:rPr>
              <m:t>,</m:t>
            </w:ins>
          </m:r>
          <m:r>
            <w:ins w:id="673" w:author="Owen" w:date="2026-02-28T10:38:00Z" w16du:dateUtc="2026-02-28T09:38:00Z">
              <w:rPr>
                <w:rFonts w:ascii="Cambria Math" w:hAnsi="Cambria Math"/>
              </w:rPr>
              <m:t> F</m:t>
            </w:ins>
          </m:r>
          <m:r>
            <w:ins w:id="674" w:author="Owen" w:date="2026-02-28T10:38:00Z" w16du:dateUtc="2026-02-28T09:38:00Z">
              <m:rPr>
                <m:sty m:val="p"/>
              </m:rPr>
              <w:rPr>
                <w:rFonts w:ascii="Cambria Math" w:hAnsi="Cambria Math"/>
              </w:rPr>
              <m:t>=</m:t>
            </w:ins>
          </m:r>
          <m:d>
            <m:dPr>
              <m:begChr m:val="["/>
              <m:endChr m:val="]"/>
              <m:ctrlPr>
                <w:ins w:id="675" w:author="Owen" w:date="2026-02-28T10:38:00Z" w16du:dateUtc="2026-02-28T09:38:00Z">
                  <w:rPr>
                    <w:rFonts w:ascii="Cambria Math" w:hAnsi="Cambria Math"/>
                  </w:rPr>
                </w:ins>
              </m:ctrlPr>
            </m:dPr>
            <m:e>
              <m:m>
                <m:mPr>
                  <m:plcHide m:val="1"/>
                  <m:mcs>
                    <m:mc>
                      <m:mcPr>
                        <m:count m:val="4"/>
                        <m:mcJc m:val="center"/>
                      </m:mcPr>
                    </m:mc>
                  </m:mcs>
                  <m:ctrlPr>
                    <w:ins w:id="676" w:author="Owen" w:date="2026-02-28T10:38:00Z" w16du:dateUtc="2026-02-28T09:38:00Z">
                      <w:rPr>
                        <w:rFonts w:ascii="Cambria Math" w:hAnsi="Cambria Math"/>
                      </w:rPr>
                    </w:ins>
                  </m:ctrlPr>
                </m:mPr>
                <m:mr>
                  <m:e>
                    <m:r>
                      <w:ins w:id="677" w:author="Owen" w:date="2026-02-28T10:38:00Z" w16du:dateUtc="2026-02-28T09:38:00Z">
                        <w:rPr>
                          <w:rFonts w:ascii="Cambria Math" w:hAnsi="Cambria Math"/>
                        </w:rPr>
                        <m:t>0</m:t>
                      </w:ins>
                    </m:r>
                  </m:e>
                  <m:e>
                    <m:r>
                      <w:ins w:id="678" w:author="Owen" w:date="2026-02-28T10:38:00Z" w16du:dateUtc="2026-02-28T09:38:00Z">
                        <w:rPr>
                          <w:rFonts w:ascii="Cambria Math" w:hAnsi="Cambria Math"/>
                        </w:rPr>
                        <m:t>0</m:t>
                      </w:ins>
                    </m:r>
                  </m:e>
                  <m:e>
                    <m:r>
                      <w:ins w:id="679" w:author="Owen" w:date="2026-02-28T10:38:00Z" w16du:dateUtc="2026-02-28T09:38:00Z">
                        <w:rPr>
                          <w:rFonts w:ascii="Cambria Math" w:hAnsi="Cambria Math"/>
                        </w:rPr>
                        <m:t>0</m:t>
                      </w:ins>
                    </m:r>
                  </m:e>
                  <m:e>
                    <m:r>
                      <w:ins w:id="680" w:author="Owen" w:date="2026-02-28T10:38:00Z" w16du:dateUtc="2026-02-28T09:38:00Z">
                        <w:rPr>
                          <w:rFonts w:ascii="Cambria Math" w:hAnsi="Cambria Math"/>
                        </w:rPr>
                        <m:t>0.19</m:t>
                      </w:ins>
                    </m:r>
                  </m:e>
                </m:mr>
                <m:mr>
                  <m:e>
                    <m:r>
                      <w:ins w:id="681" w:author="Owen" w:date="2026-02-28T10:38:00Z" w16du:dateUtc="2026-02-28T09:38:00Z">
                        <w:rPr>
                          <w:rFonts w:ascii="Cambria Math" w:hAnsi="Cambria Math"/>
                        </w:rPr>
                        <m:t>0</m:t>
                      </w:ins>
                    </m:r>
                  </m:e>
                  <m:e>
                    <m:r>
                      <w:ins w:id="682" w:author="Owen" w:date="2026-02-28T10:38:00Z" w16du:dateUtc="2026-02-28T09:38:00Z">
                        <w:rPr>
                          <w:rFonts w:ascii="Cambria Math" w:hAnsi="Cambria Math"/>
                        </w:rPr>
                        <m:t>0</m:t>
                      </w:ins>
                    </m:r>
                  </m:e>
                  <m:e>
                    <m:r>
                      <w:ins w:id="683" w:author="Owen" w:date="2026-02-28T10:38:00Z" w16du:dateUtc="2026-02-28T09:38:00Z">
                        <w:rPr>
                          <w:rFonts w:ascii="Cambria Math" w:hAnsi="Cambria Math"/>
                        </w:rPr>
                        <m:t>0</m:t>
                      </w:ins>
                    </m:r>
                  </m:e>
                  <m:e>
                    <m:r>
                      <w:ins w:id="684" w:author="Owen" w:date="2026-02-28T10:38:00Z" w16du:dateUtc="2026-02-28T09:38:00Z">
                        <w:rPr>
                          <w:rFonts w:ascii="Cambria Math" w:hAnsi="Cambria Math"/>
                        </w:rPr>
                        <m:t>0</m:t>
                      </w:ins>
                    </m:r>
                  </m:e>
                </m:mr>
                <m:mr>
                  <m:e>
                    <m:r>
                      <w:ins w:id="685" w:author="Owen" w:date="2026-02-28T10:38:00Z" w16du:dateUtc="2026-02-28T09:38:00Z">
                        <w:rPr>
                          <w:rFonts w:ascii="Cambria Math" w:hAnsi="Cambria Math"/>
                        </w:rPr>
                        <m:t>0</m:t>
                      </w:ins>
                    </m:r>
                  </m:e>
                  <m:e>
                    <m:r>
                      <w:ins w:id="686" w:author="Owen" w:date="2026-02-28T10:38:00Z" w16du:dateUtc="2026-02-28T09:38:00Z">
                        <w:rPr>
                          <w:rFonts w:ascii="Cambria Math" w:hAnsi="Cambria Math"/>
                        </w:rPr>
                        <m:t>0</m:t>
                      </w:ins>
                    </m:r>
                  </m:e>
                  <m:e>
                    <m:r>
                      <w:ins w:id="687" w:author="Owen" w:date="2026-02-28T10:38:00Z" w16du:dateUtc="2026-02-28T09:38:00Z">
                        <w:rPr>
                          <w:rFonts w:ascii="Cambria Math" w:hAnsi="Cambria Math"/>
                        </w:rPr>
                        <m:t>0</m:t>
                      </w:ins>
                    </m:r>
                  </m:e>
                  <m:e>
                    <m:r>
                      <w:ins w:id="688" w:author="Owen" w:date="2026-02-28T10:38:00Z" w16du:dateUtc="2026-02-28T09:38:00Z">
                        <w:rPr>
                          <w:rFonts w:ascii="Cambria Math" w:hAnsi="Cambria Math"/>
                        </w:rPr>
                        <m:t>0</m:t>
                      </w:ins>
                    </m:r>
                  </m:e>
                </m:mr>
                <m:mr>
                  <m:e>
                    <m:r>
                      <w:ins w:id="689" w:author="Owen" w:date="2026-02-28T10:38:00Z" w16du:dateUtc="2026-02-28T09:38:00Z">
                        <w:rPr>
                          <w:rFonts w:ascii="Cambria Math" w:hAnsi="Cambria Math"/>
                        </w:rPr>
                        <m:t>0</m:t>
                      </w:ins>
                    </m:r>
                  </m:e>
                  <m:e>
                    <m:r>
                      <w:ins w:id="690" w:author="Owen" w:date="2026-02-28T10:38:00Z" w16du:dateUtc="2026-02-28T09:38:00Z">
                        <w:rPr>
                          <w:rFonts w:ascii="Cambria Math" w:hAnsi="Cambria Math"/>
                        </w:rPr>
                        <m:t>0</m:t>
                      </w:ins>
                    </m:r>
                  </m:e>
                  <m:e>
                    <m:r>
                      <w:ins w:id="691" w:author="Owen" w:date="2026-02-28T10:38:00Z" w16du:dateUtc="2026-02-28T09:38:00Z">
                        <w:rPr>
                          <w:rFonts w:ascii="Cambria Math" w:hAnsi="Cambria Math"/>
                        </w:rPr>
                        <m:t>0</m:t>
                      </w:ins>
                    </m:r>
                  </m:e>
                  <m:e>
                    <m:r>
                      <w:ins w:id="692" w:author="Owen" w:date="2026-02-28T10:38:00Z" w16du:dateUtc="2026-02-28T09:38:00Z">
                        <w:rPr>
                          <w:rFonts w:ascii="Cambria Math" w:hAnsi="Cambria Math"/>
                        </w:rPr>
                        <m:t>0</m:t>
                      </w:ins>
                    </m:r>
                  </m:e>
                </m:mr>
              </m:m>
            </m:e>
          </m:d>
          <m:r>
            <w:ins w:id="693" w:author="Owen" w:date="2026-02-28T10:38:00Z" w16du:dateUtc="2026-02-28T09:38:00Z">
              <m:rPr>
                <m:sty m:val="p"/>
              </m:rPr>
              <w:rPr>
                <w:rFonts w:ascii="Cambria Math" w:hAnsi="Cambria Math"/>
              </w:rPr>
              <m:t>.</m:t>
            </w:ins>
          </m:r>
        </m:oMath>
      </m:oMathPara>
    </w:p>
    <w:p w14:paraId="62DB3F12" w14:textId="77777777" w:rsidR="00B41E2D" w:rsidRDefault="00000000">
      <w:pPr>
        <w:pStyle w:val="FirstParagraph"/>
        <w:rPr>
          <w:ins w:id="694" w:author="Owen" w:date="2026-02-28T10:38:00Z" w16du:dateUtc="2026-02-28T09:38:00Z"/>
        </w:rPr>
      </w:pPr>
      <w:r>
        <w:t xml:space="preserve">In that study, ~80 plants were monitored each year in a population estimated </w:t>
      </w:r>
      <w:del w:id="695" w:author="Owen" w:date="2026-02-28T10:38:00Z" w16du:dateUtc="2026-02-28T09:38:00Z">
        <w:r w:rsidR="00F63F16">
          <w:delText>to contain</w:delText>
        </w:r>
      </w:del>
      <w:ins w:id="696" w:author="Owen" w:date="2026-02-28T10:38:00Z" w16du:dateUtc="2026-02-28T09:38:00Z">
        <w:r>
          <w:t>at</w:t>
        </w:r>
      </w:ins>
      <w:r>
        <w:t xml:space="preserve"> ~1000 individuals. </w:t>
      </w:r>
      <w:del w:id="697" w:author="Owen" w:date="2026-02-28T10:38:00Z" w16du:dateUtc="2026-02-28T09:38:00Z">
        <w:r w:rsidR="00D228B2">
          <w:delText xml:space="preserve">The </w:delText>
        </w:r>
        <w:r w:rsidR="00525628">
          <w:delText>raw</w:delText>
        </w:r>
      </w:del>
      <w:ins w:id="698" w:author="Owen" w:date="2026-02-28T10:38:00Z" w16du:dateUtc="2026-02-28T09:38:00Z">
        <w:r>
          <w:t xml:space="preserve">Mirroring the </w:t>
        </w:r>
      </w:ins>
      <m:oMath>
        <m:r>
          <w:ins w:id="699" w:author="Owen" w:date="2026-02-28T10:38:00Z" w16du:dateUtc="2026-02-28T09:38:00Z">
            <w:rPr>
              <w:rFonts w:ascii="Cambria Math" w:hAnsi="Cambria Math"/>
            </w:rPr>
            <m:t>A</m:t>
          </w:ins>
        </m:r>
        <m:r>
          <w:ins w:id="700" w:author="Owen" w:date="2026-02-28T10:38:00Z" w16du:dateUtc="2026-02-28T09:38:00Z">
            <m:rPr>
              <m:sty m:val="p"/>
            </m:rPr>
            <w:rPr>
              <w:rFonts w:ascii="Cambria Math" w:hAnsi="Cambria Math"/>
            </w:rPr>
            <m:t>=</m:t>
          </w:ins>
        </m:r>
        <m:r>
          <w:ins w:id="701" w:author="Owen" w:date="2026-02-28T10:38:00Z" w16du:dateUtc="2026-02-28T09:38:00Z">
            <w:rPr>
              <w:rFonts w:ascii="Cambria Math" w:hAnsi="Cambria Math"/>
            </w:rPr>
            <m:t>U</m:t>
          </w:ins>
        </m:r>
        <m:r>
          <w:ins w:id="702" w:author="Owen" w:date="2026-02-28T10:38:00Z" w16du:dateUtc="2026-02-28T09:38:00Z">
            <m:rPr>
              <m:sty m:val="p"/>
            </m:rPr>
            <w:rPr>
              <w:rFonts w:ascii="Cambria Math" w:hAnsi="Cambria Math"/>
            </w:rPr>
            <m:t>+</m:t>
          </w:ins>
        </m:r>
        <m:r>
          <w:ins w:id="703" w:author="Owen" w:date="2026-02-28T10:38:00Z" w16du:dateUtc="2026-02-28T09:38:00Z">
            <w:rPr>
              <w:rFonts w:ascii="Cambria Math" w:hAnsi="Cambria Math"/>
            </w:rPr>
            <m:t>F</m:t>
          </w:ins>
        </m:r>
      </m:oMath>
      <w:ins w:id="704" w:author="Owen" w:date="2026-02-28T10:38:00Z" w16du:dateUtc="2026-02-28T09:38:00Z">
        <w:r>
          <w:t xml:space="preserve"> decomposition above, the observed</w:t>
        </w:r>
      </w:ins>
      <w:r>
        <w:t xml:space="preserve"> transition frequencies </w:t>
      </w:r>
      <w:del w:id="705" w:author="Owen" w:date="2026-02-28T10:38:00Z" w16du:dateUtc="2026-02-28T09:38:00Z">
        <w:r w:rsidR="00413125">
          <w:delText>used to derive</w:delText>
        </w:r>
        <w:r w:rsidR="00A43588">
          <w:delText xml:space="preserve"> </w:delText>
        </w:r>
        <w:r w:rsidR="00FC6700">
          <w:delText>the focal MPM</w:delText>
        </w:r>
        <w:r w:rsidR="00A43588">
          <w:delText xml:space="preserve"> (including</w:delText>
        </w:r>
      </w:del>
      <w:ins w:id="706" w:author="Owen" w:date="2026-02-28T10:38:00Z" w16du:dateUtc="2026-02-28T09:38:00Z">
        <w:r>
          <w:t>can be written as:</w:t>
        </w:r>
      </w:ins>
    </w:p>
    <w:p w14:paraId="100F9273" w14:textId="77777777" w:rsidR="00B41E2D" w:rsidRDefault="00000000">
      <w:pPr>
        <w:pStyle w:val="BodyText"/>
        <w:rPr>
          <w:ins w:id="707" w:author="Owen" w:date="2026-02-28T10:38:00Z" w16du:dateUtc="2026-02-28T09:38:00Z"/>
        </w:rPr>
      </w:pPr>
      <m:oMathPara>
        <m:oMathParaPr>
          <m:jc m:val="center"/>
        </m:oMathParaPr>
        <m:oMath>
          <m:sSub>
            <m:sSubPr>
              <m:ctrlPr>
                <w:ins w:id="708" w:author="Owen" w:date="2026-02-28T10:38:00Z" w16du:dateUtc="2026-02-28T09:38:00Z">
                  <w:rPr>
                    <w:rFonts w:ascii="Cambria Math" w:hAnsi="Cambria Math"/>
                  </w:rPr>
                </w:ins>
              </m:ctrlPr>
            </m:sSubPr>
            <m:e>
              <m:r>
                <w:ins w:id="709" w:author="Owen" w:date="2026-02-28T10:38:00Z" w16du:dateUtc="2026-02-28T09:38:00Z">
                  <w:rPr>
                    <w:rFonts w:ascii="Cambria Math" w:hAnsi="Cambria Math"/>
                  </w:rPr>
                  <m:t>N</m:t>
                </w:ins>
              </m:r>
            </m:e>
            <m:sub>
              <m:r>
                <w:ins w:id="710" w:author="Owen" w:date="2026-02-28T10:38:00Z" w16du:dateUtc="2026-02-28T09:38:00Z">
                  <w:rPr>
                    <w:rFonts w:ascii="Cambria Math" w:hAnsi="Cambria Math"/>
                  </w:rPr>
                  <m:t>U</m:t>
                </w:ins>
              </m:r>
            </m:sub>
          </m:sSub>
          <m:r>
            <w:ins w:id="711" w:author="Owen" w:date="2026-02-28T10:38:00Z" w16du:dateUtc="2026-02-28T09:38:00Z">
              <m:rPr>
                <m:sty m:val="p"/>
              </m:rPr>
              <w:rPr>
                <w:rFonts w:ascii="Cambria Math" w:hAnsi="Cambria Math"/>
              </w:rPr>
              <m:t>=</m:t>
            </w:ins>
          </m:r>
          <m:d>
            <m:dPr>
              <m:begChr m:val="["/>
              <m:endChr m:val="]"/>
              <m:ctrlPr>
                <w:ins w:id="712" w:author="Owen" w:date="2026-02-28T10:38:00Z" w16du:dateUtc="2026-02-28T09:38:00Z">
                  <w:rPr>
                    <w:rFonts w:ascii="Cambria Math" w:hAnsi="Cambria Math"/>
                  </w:rPr>
                </w:ins>
              </m:ctrlPr>
            </m:dPr>
            <m:e>
              <m:m>
                <m:mPr>
                  <m:plcHide m:val="1"/>
                  <m:mcs>
                    <m:mc>
                      <m:mcPr>
                        <m:count m:val="4"/>
                        <m:mcJc m:val="center"/>
                      </m:mcPr>
                    </m:mc>
                  </m:mcs>
                  <m:ctrlPr>
                    <w:ins w:id="713" w:author="Owen" w:date="2026-02-28T10:38:00Z" w16du:dateUtc="2026-02-28T09:38:00Z">
                      <w:rPr>
                        <w:rFonts w:ascii="Cambria Math" w:hAnsi="Cambria Math"/>
                      </w:rPr>
                    </w:ins>
                  </m:ctrlPr>
                </m:mPr>
                <m:mr>
                  <m:e>
                    <m:r>
                      <w:ins w:id="714" w:author="Owen" w:date="2026-02-28T10:38:00Z" w16du:dateUtc="2026-02-28T09:38:00Z">
                        <w:rPr>
                          <w:rFonts w:ascii="Cambria Math" w:hAnsi="Cambria Math"/>
                        </w:rPr>
                        <m:t>0</m:t>
                      </w:ins>
                    </m:r>
                  </m:e>
                  <m:e>
                    <m:r>
                      <w:ins w:id="715" w:author="Owen" w:date="2026-02-28T10:38:00Z" w16du:dateUtc="2026-02-28T09:38:00Z">
                        <w:rPr>
                          <w:rFonts w:ascii="Cambria Math" w:hAnsi="Cambria Math"/>
                        </w:rPr>
                        <m:t>0</m:t>
                      </w:ins>
                    </m:r>
                  </m:e>
                  <m:e>
                    <m:r>
                      <w:ins w:id="716" w:author="Owen" w:date="2026-02-28T10:38:00Z" w16du:dateUtc="2026-02-28T09:38:00Z">
                        <w:rPr>
                          <w:rFonts w:ascii="Cambria Math" w:hAnsi="Cambria Math"/>
                        </w:rPr>
                        <m:t>0</m:t>
                      </w:ins>
                    </m:r>
                  </m:e>
                  <m:e>
                    <m:r>
                      <w:ins w:id="717" w:author="Owen" w:date="2026-02-28T10:38:00Z" w16du:dateUtc="2026-02-28T09:38:00Z">
                        <w:rPr>
                          <w:rFonts w:ascii="Cambria Math" w:hAnsi="Cambria Math"/>
                        </w:rPr>
                        <m:t>9</m:t>
                      </w:ins>
                    </m:r>
                    <m:r>
                      <w:ins w:id="718" w:author="Owen" w:date="2026-02-28T10:38:00Z" w16du:dateUtc="2026-02-28T09:38:00Z">
                        <m:rPr>
                          <m:sty m:val="p"/>
                        </m:rPr>
                        <w:rPr>
                          <w:rFonts w:ascii="Cambria Math" w:hAnsi="Cambria Math"/>
                        </w:rPr>
                        <m:t>/</m:t>
                      </w:ins>
                    </m:r>
                    <m:r>
                      <w:ins w:id="719" w:author="Owen" w:date="2026-02-28T10:38:00Z" w16du:dateUtc="2026-02-28T09:38:00Z">
                        <w:rPr>
                          <w:rFonts w:ascii="Cambria Math" w:hAnsi="Cambria Math"/>
                        </w:rPr>
                        <m:t>47</m:t>
                      </w:ins>
                    </m:r>
                  </m:e>
                </m:mr>
                <m:mr>
                  <m:e>
                    <m:r>
                      <w:ins w:id="720" w:author="Owen" w:date="2026-02-28T10:38:00Z" w16du:dateUtc="2026-02-28T09:38:00Z">
                        <w:rPr>
                          <w:rFonts w:ascii="Cambria Math" w:hAnsi="Cambria Math"/>
                        </w:rPr>
                        <m:t>12</m:t>
                      </w:ins>
                    </m:r>
                    <m:r>
                      <w:ins w:id="721" w:author="Owen" w:date="2026-02-28T10:38:00Z" w16du:dateUtc="2026-02-28T09:38:00Z">
                        <m:rPr>
                          <m:sty m:val="p"/>
                        </m:rPr>
                        <w:rPr>
                          <w:rFonts w:ascii="Cambria Math" w:hAnsi="Cambria Math"/>
                        </w:rPr>
                        <m:t>/</m:t>
                      </w:ins>
                    </m:r>
                    <m:r>
                      <w:ins w:id="722" w:author="Owen" w:date="2026-02-28T10:38:00Z" w16du:dateUtc="2026-02-28T09:38:00Z">
                        <w:rPr>
                          <w:rFonts w:ascii="Cambria Math" w:hAnsi="Cambria Math"/>
                        </w:rPr>
                        <m:t>14</m:t>
                      </w:ins>
                    </m:r>
                  </m:e>
                  <m:e>
                    <m:r>
                      <w:ins w:id="723" w:author="Owen" w:date="2026-02-28T10:38:00Z" w16du:dateUtc="2026-02-28T09:38:00Z">
                        <w:rPr>
                          <w:rFonts w:ascii="Cambria Math" w:hAnsi="Cambria Math"/>
                        </w:rPr>
                        <m:t>14</m:t>
                      </w:ins>
                    </m:r>
                    <m:r>
                      <w:ins w:id="724" w:author="Owen" w:date="2026-02-28T10:38:00Z" w16du:dateUtc="2026-02-28T09:38:00Z">
                        <m:rPr>
                          <m:sty m:val="p"/>
                        </m:rPr>
                        <w:rPr>
                          <w:rFonts w:ascii="Cambria Math" w:hAnsi="Cambria Math"/>
                        </w:rPr>
                        <m:t>/</m:t>
                      </w:ins>
                    </m:r>
                    <m:r>
                      <w:ins w:id="725" w:author="Owen" w:date="2026-02-28T10:38:00Z" w16du:dateUtc="2026-02-28T09:38:00Z">
                        <w:rPr>
                          <w:rFonts w:ascii="Cambria Math" w:hAnsi="Cambria Math"/>
                        </w:rPr>
                        <m:t>18</m:t>
                      </w:ins>
                    </m:r>
                  </m:e>
                  <m:e>
                    <m:r>
                      <w:ins w:id="726" w:author="Owen" w:date="2026-02-28T10:38:00Z" w16du:dateUtc="2026-02-28T09:38:00Z">
                        <w:rPr>
                          <w:rFonts w:ascii="Cambria Math" w:hAnsi="Cambria Math"/>
                        </w:rPr>
                        <m:t>0</m:t>
                      </w:ins>
                    </m:r>
                  </m:e>
                  <m:e>
                    <m:r>
                      <w:ins w:id="727" w:author="Owen" w:date="2026-02-28T10:38:00Z" w16du:dateUtc="2026-02-28T09:38:00Z">
                        <w:rPr>
                          <w:rFonts w:ascii="Cambria Math" w:hAnsi="Cambria Math"/>
                        </w:rPr>
                        <m:t>0</m:t>
                      </w:ins>
                    </m:r>
                  </m:e>
                </m:mr>
                <m:mr>
                  <m:e>
                    <m:r>
                      <w:ins w:id="728" w:author="Owen" w:date="2026-02-28T10:38:00Z" w16du:dateUtc="2026-02-28T09:38:00Z">
                        <w:rPr>
                          <w:rFonts w:ascii="Cambria Math" w:hAnsi="Cambria Math"/>
                        </w:rPr>
                        <m:t>0</m:t>
                      </w:ins>
                    </m:r>
                  </m:e>
                  <m:e>
                    <m:r>
                      <w:ins w:id="729" w:author="Owen" w:date="2026-02-28T10:38:00Z" w16du:dateUtc="2026-02-28T09:38:00Z">
                        <w:rPr>
                          <w:rFonts w:ascii="Cambria Math" w:hAnsi="Cambria Math"/>
                        </w:rPr>
                        <m:t>1</m:t>
                      </w:ins>
                    </m:r>
                    <m:r>
                      <w:ins w:id="730" w:author="Owen" w:date="2026-02-28T10:38:00Z" w16du:dateUtc="2026-02-28T09:38:00Z">
                        <m:rPr>
                          <m:sty m:val="p"/>
                        </m:rPr>
                        <w:rPr>
                          <w:rFonts w:ascii="Cambria Math" w:hAnsi="Cambria Math"/>
                        </w:rPr>
                        <m:t>/</m:t>
                      </w:ins>
                    </m:r>
                    <m:r>
                      <w:ins w:id="731" w:author="Owen" w:date="2026-02-28T10:38:00Z" w16du:dateUtc="2026-02-28T09:38:00Z">
                        <w:rPr>
                          <w:rFonts w:ascii="Cambria Math" w:hAnsi="Cambria Math"/>
                        </w:rPr>
                        <m:t>18</m:t>
                      </w:ins>
                    </m:r>
                  </m:e>
                  <m:e>
                    <m:r>
                      <w:ins w:id="732" w:author="Owen" w:date="2026-02-28T10:38:00Z" w16du:dateUtc="2026-02-28T09:38:00Z">
                        <w:rPr>
                          <w:rFonts w:ascii="Cambria Math" w:hAnsi="Cambria Math"/>
                        </w:rPr>
                        <m:t>6</m:t>
                      </w:ins>
                    </m:r>
                    <m:r>
                      <w:ins w:id="733" w:author="Owen" w:date="2026-02-28T10:38:00Z" w16du:dateUtc="2026-02-28T09:38:00Z">
                        <m:rPr>
                          <m:sty m:val="p"/>
                        </m:rPr>
                        <w:rPr>
                          <w:rFonts w:ascii="Cambria Math" w:hAnsi="Cambria Math"/>
                        </w:rPr>
                        <m:t>/</m:t>
                      </w:ins>
                    </m:r>
                    <m:r>
                      <w:ins w:id="734" w:author="Owen" w:date="2026-02-28T10:38:00Z" w16du:dateUtc="2026-02-28T09:38:00Z">
                        <w:rPr>
                          <w:rFonts w:ascii="Cambria Math" w:hAnsi="Cambria Math"/>
                        </w:rPr>
                        <m:t>9</m:t>
                      </w:ins>
                    </m:r>
                  </m:e>
                  <m:e>
                    <m:r>
                      <w:ins w:id="735" w:author="Owen" w:date="2026-02-28T10:38:00Z" w16du:dateUtc="2026-02-28T09:38:00Z">
                        <w:rPr>
                          <w:rFonts w:ascii="Cambria Math" w:hAnsi="Cambria Math"/>
                        </w:rPr>
                        <m:t>13</m:t>
                      </w:ins>
                    </m:r>
                    <m:r>
                      <w:ins w:id="736" w:author="Owen" w:date="2026-02-28T10:38:00Z" w16du:dateUtc="2026-02-28T09:38:00Z">
                        <m:rPr>
                          <m:sty m:val="p"/>
                        </m:rPr>
                        <w:rPr>
                          <w:rFonts w:ascii="Cambria Math" w:hAnsi="Cambria Math"/>
                        </w:rPr>
                        <m:t>/</m:t>
                      </w:ins>
                    </m:r>
                    <m:r>
                      <w:ins w:id="737" w:author="Owen" w:date="2026-02-28T10:38:00Z" w16du:dateUtc="2026-02-28T09:38:00Z">
                        <w:rPr>
                          <w:rFonts w:ascii="Cambria Math" w:hAnsi="Cambria Math"/>
                        </w:rPr>
                        <m:t>47</m:t>
                      </w:ins>
                    </m:r>
                  </m:e>
                </m:mr>
                <m:mr>
                  <m:e>
                    <m:r>
                      <w:ins w:id="738" w:author="Owen" w:date="2026-02-28T10:38:00Z" w16du:dateUtc="2026-02-28T09:38:00Z">
                        <w:rPr>
                          <w:rFonts w:ascii="Cambria Math" w:hAnsi="Cambria Math"/>
                        </w:rPr>
                        <m:t>0</m:t>
                      </w:ins>
                    </m:r>
                  </m:e>
                  <m:e>
                    <m:r>
                      <w:ins w:id="739" w:author="Owen" w:date="2026-02-28T10:38:00Z" w16du:dateUtc="2026-02-28T09:38:00Z">
                        <w:rPr>
                          <w:rFonts w:ascii="Cambria Math" w:hAnsi="Cambria Math"/>
                        </w:rPr>
                        <m:t>0</m:t>
                      </w:ins>
                    </m:r>
                  </m:e>
                  <m:e>
                    <m:r>
                      <w:ins w:id="740" w:author="Owen" w:date="2026-02-28T10:38:00Z" w16du:dateUtc="2026-02-28T09:38:00Z">
                        <w:rPr>
                          <w:rFonts w:ascii="Cambria Math" w:hAnsi="Cambria Math"/>
                        </w:rPr>
                        <m:t>2</m:t>
                      </w:ins>
                    </m:r>
                    <m:r>
                      <w:ins w:id="741" w:author="Owen" w:date="2026-02-28T10:38:00Z" w16du:dateUtc="2026-02-28T09:38:00Z">
                        <m:rPr>
                          <m:sty m:val="p"/>
                        </m:rPr>
                        <w:rPr>
                          <w:rFonts w:ascii="Cambria Math" w:hAnsi="Cambria Math"/>
                        </w:rPr>
                        <m:t>/</m:t>
                      </w:ins>
                    </m:r>
                    <m:r>
                      <w:ins w:id="742" w:author="Owen" w:date="2026-02-28T10:38:00Z" w16du:dateUtc="2026-02-28T09:38:00Z">
                        <w:rPr>
                          <w:rFonts w:ascii="Cambria Math" w:hAnsi="Cambria Math"/>
                        </w:rPr>
                        <m:t>9</m:t>
                      </w:ins>
                    </m:r>
                  </m:e>
                  <m:e>
                    <m:r>
                      <w:ins w:id="743" w:author="Owen" w:date="2026-02-28T10:38:00Z" w16du:dateUtc="2026-02-28T09:38:00Z">
                        <w:rPr>
                          <w:rFonts w:ascii="Cambria Math" w:hAnsi="Cambria Math"/>
                        </w:rPr>
                        <m:t>33</m:t>
                      </w:ins>
                    </m:r>
                    <m:r>
                      <w:ins w:id="744" w:author="Owen" w:date="2026-02-28T10:38:00Z" w16du:dateUtc="2026-02-28T09:38:00Z">
                        <m:rPr>
                          <m:sty m:val="p"/>
                        </m:rPr>
                        <w:rPr>
                          <w:rFonts w:ascii="Cambria Math" w:hAnsi="Cambria Math"/>
                        </w:rPr>
                        <m:t>/</m:t>
                      </w:ins>
                    </m:r>
                    <m:r>
                      <w:ins w:id="745" w:author="Owen" w:date="2026-02-28T10:38:00Z" w16du:dateUtc="2026-02-28T09:38:00Z">
                        <w:rPr>
                          <w:rFonts w:ascii="Cambria Math" w:hAnsi="Cambria Math"/>
                        </w:rPr>
                        <m:t>47</m:t>
                      </w:ins>
                    </m:r>
                  </m:e>
                </m:mr>
                <m:mr>
                  <m:e>
                    <m:r>
                      <w:ins w:id="746" w:author="Owen" w:date="2026-02-28T10:38:00Z" w16du:dateUtc="2026-02-28T09:38:00Z">
                        <w:rPr>
                          <w:rFonts w:ascii="Cambria Math" w:hAnsi="Cambria Math"/>
                        </w:rPr>
                        <m:t>2</m:t>
                      </w:ins>
                    </m:r>
                    <m:r>
                      <w:ins w:id="747" w:author="Owen" w:date="2026-02-28T10:38:00Z" w16du:dateUtc="2026-02-28T09:38:00Z">
                        <m:rPr>
                          <m:sty m:val="p"/>
                        </m:rPr>
                        <w:rPr>
                          <w:rFonts w:ascii="Cambria Math" w:hAnsi="Cambria Math"/>
                        </w:rPr>
                        <m:t>/</m:t>
                      </w:ins>
                    </m:r>
                    <m:r>
                      <w:ins w:id="748" w:author="Owen" w:date="2026-02-28T10:38:00Z" w16du:dateUtc="2026-02-28T09:38:00Z">
                        <w:rPr>
                          <w:rFonts w:ascii="Cambria Math" w:hAnsi="Cambria Math"/>
                        </w:rPr>
                        <m:t>14</m:t>
                      </w:ins>
                    </m:r>
                  </m:e>
                  <m:e>
                    <m:r>
                      <w:ins w:id="749" w:author="Owen" w:date="2026-02-28T10:38:00Z" w16du:dateUtc="2026-02-28T09:38:00Z">
                        <w:rPr>
                          <w:rFonts w:ascii="Cambria Math" w:hAnsi="Cambria Math"/>
                        </w:rPr>
                        <m:t>3</m:t>
                      </w:ins>
                    </m:r>
                    <m:r>
                      <w:ins w:id="750" w:author="Owen" w:date="2026-02-28T10:38:00Z" w16du:dateUtc="2026-02-28T09:38:00Z">
                        <m:rPr>
                          <m:sty m:val="p"/>
                        </m:rPr>
                        <w:rPr>
                          <w:rFonts w:ascii="Cambria Math" w:hAnsi="Cambria Math"/>
                        </w:rPr>
                        <m:t>/</m:t>
                      </w:ins>
                    </m:r>
                    <m:r>
                      <w:ins w:id="751" w:author="Owen" w:date="2026-02-28T10:38:00Z" w16du:dateUtc="2026-02-28T09:38:00Z">
                        <w:rPr>
                          <w:rFonts w:ascii="Cambria Math" w:hAnsi="Cambria Math"/>
                        </w:rPr>
                        <m:t>18</m:t>
                      </w:ins>
                    </m:r>
                  </m:e>
                  <m:e>
                    <m:r>
                      <w:ins w:id="752" w:author="Owen" w:date="2026-02-28T10:38:00Z" w16du:dateUtc="2026-02-28T09:38:00Z">
                        <w:rPr>
                          <w:rFonts w:ascii="Cambria Math" w:hAnsi="Cambria Math"/>
                        </w:rPr>
                        <m:t>1</m:t>
                      </w:ins>
                    </m:r>
                    <m:r>
                      <w:ins w:id="753" w:author="Owen" w:date="2026-02-28T10:38:00Z" w16du:dateUtc="2026-02-28T09:38:00Z">
                        <m:rPr>
                          <m:sty m:val="p"/>
                        </m:rPr>
                        <w:rPr>
                          <w:rFonts w:ascii="Cambria Math" w:hAnsi="Cambria Math"/>
                        </w:rPr>
                        <m:t>/</m:t>
                      </w:ins>
                    </m:r>
                    <m:r>
                      <w:ins w:id="754" w:author="Owen" w:date="2026-02-28T10:38:00Z" w16du:dateUtc="2026-02-28T09:38:00Z">
                        <w:rPr>
                          <w:rFonts w:ascii="Cambria Math" w:hAnsi="Cambria Math"/>
                        </w:rPr>
                        <m:t>9</m:t>
                      </w:ins>
                    </m:r>
                  </m:e>
                  <m:e>
                    <m:r>
                      <w:ins w:id="755" w:author="Owen" w:date="2026-02-28T10:38:00Z" w16du:dateUtc="2026-02-28T09:38:00Z">
                        <w:rPr>
                          <w:rFonts w:ascii="Cambria Math" w:hAnsi="Cambria Math"/>
                        </w:rPr>
                        <m:t>1</m:t>
                      </w:ins>
                    </m:r>
                    <m:r>
                      <w:ins w:id="756" w:author="Owen" w:date="2026-02-28T10:38:00Z" w16du:dateUtc="2026-02-28T09:38:00Z">
                        <m:rPr>
                          <m:sty m:val="p"/>
                        </m:rPr>
                        <w:rPr>
                          <w:rFonts w:ascii="Cambria Math" w:hAnsi="Cambria Math"/>
                        </w:rPr>
                        <m:t>/</m:t>
                      </w:ins>
                    </m:r>
                    <m:r>
                      <w:ins w:id="757" w:author="Owen" w:date="2026-02-28T10:38:00Z" w16du:dateUtc="2026-02-28T09:38:00Z">
                        <w:rPr>
                          <w:rFonts w:ascii="Cambria Math" w:hAnsi="Cambria Math"/>
                        </w:rPr>
                        <m:t>47</m:t>
                      </w:ins>
                    </m:r>
                  </m:e>
                </m:mr>
              </m:m>
            </m:e>
          </m:d>
          <m:r>
            <w:ins w:id="758" w:author="Owen" w:date="2026-02-28T10:38:00Z" w16du:dateUtc="2026-02-28T09:38:00Z">
              <m:rPr>
                <m:sty m:val="p"/>
              </m:rPr>
              <w:rPr>
                <w:rFonts w:ascii="Cambria Math" w:hAnsi="Cambria Math"/>
              </w:rPr>
              <m:t>,</m:t>
            </w:ins>
          </m:r>
        </m:oMath>
      </m:oMathPara>
    </w:p>
    <w:p w14:paraId="4071F163" w14:textId="77777777" w:rsidR="00B41E2D" w:rsidRDefault="00000000">
      <w:pPr>
        <w:pStyle w:val="FirstParagraph"/>
        <w:rPr>
          <w:ins w:id="759" w:author="Owen" w:date="2026-02-28T10:38:00Z" w16du:dateUtc="2026-02-28T09:38:00Z"/>
        </w:rPr>
      </w:pPr>
      <m:oMathPara>
        <m:oMathParaPr>
          <m:jc m:val="center"/>
        </m:oMathParaPr>
        <m:oMath>
          <m:sSub>
            <m:sSubPr>
              <m:ctrlPr>
                <w:ins w:id="760" w:author="Owen" w:date="2026-02-28T10:38:00Z" w16du:dateUtc="2026-02-28T09:38:00Z">
                  <w:rPr>
                    <w:rFonts w:ascii="Cambria Math" w:hAnsi="Cambria Math"/>
                  </w:rPr>
                </w:ins>
              </m:ctrlPr>
            </m:sSubPr>
            <m:e>
              <m:r>
                <w:ins w:id="761" w:author="Owen" w:date="2026-02-28T10:38:00Z" w16du:dateUtc="2026-02-28T09:38:00Z">
                  <w:rPr>
                    <w:rFonts w:ascii="Cambria Math" w:hAnsi="Cambria Math"/>
                  </w:rPr>
                  <m:t>N</m:t>
                </w:ins>
              </m:r>
            </m:e>
            <m:sub>
              <m:r>
                <w:ins w:id="762" w:author="Owen" w:date="2026-02-28T10:38:00Z" w16du:dateUtc="2026-02-28T09:38:00Z">
                  <w:rPr>
                    <w:rFonts w:ascii="Cambria Math" w:hAnsi="Cambria Math"/>
                  </w:rPr>
                  <m:t>F</m:t>
                </w:ins>
              </m:r>
            </m:sub>
          </m:sSub>
          <m:r>
            <w:ins w:id="763" w:author="Owen" w:date="2026-02-28T10:38:00Z" w16du:dateUtc="2026-02-28T09:38:00Z">
              <m:rPr>
                <m:sty m:val="p"/>
              </m:rPr>
              <w:rPr>
                <w:rFonts w:ascii="Cambria Math" w:hAnsi="Cambria Math"/>
              </w:rPr>
              <m:t>=</m:t>
            </w:ins>
          </m:r>
          <m:d>
            <m:dPr>
              <m:begChr m:val="["/>
              <m:endChr m:val="]"/>
              <m:ctrlPr>
                <w:ins w:id="764" w:author="Owen" w:date="2026-02-28T10:38:00Z" w16du:dateUtc="2026-02-28T09:38:00Z">
                  <w:rPr>
                    <w:rFonts w:ascii="Cambria Math" w:hAnsi="Cambria Math"/>
                  </w:rPr>
                </w:ins>
              </m:ctrlPr>
            </m:dPr>
            <m:e>
              <m:m>
                <m:mPr>
                  <m:plcHide m:val="1"/>
                  <m:mcs>
                    <m:mc>
                      <m:mcPr>
                        <m:count m:val="4"/>
                        <m:mcJc m:val="center"/>
                      </m:mcPr>
                    </m:mc>
                  </m:mcs>
                  <m:ctrlPr>
                    <w:ins w:id="765" w:author="Owen" w:date="2026-02-28T10:38:00Z" w16du:dateUtc="2026-02-28T09:38:00Z">
                      <w:rPr>
                        <w:rFonts w:ascii="Cambria Math" w:hAnsi="Cambria Math"/>
                      </w:rPr>
                    </w:ins>
                  </m:ctrlPr>
                </m:mPr>
                <m:mr>
                  <m:e>
                    <m:r>
                      <w:ins w:id="766" w:author="Owen" w:date="2026-02-28T10:38:00Z" w16du:dateUtc="2026-02-28T09:38:00Z">
                        <w:rPr>
                          <w:rFonts w:ascii="Cambria Math" w:hAnsi="Cambria Math"/>
                        </w:rPr>
                        <m:t>0</m:t>
                      </w:ins>
                    </m:r>
                  </m:e>
                  <m:e>
                    <m:r>
                      <w:ins w:id="767" w:author="Owen" w:date="2026-02-28T10:38:00Z" w16du:dateUtc="2026-02-28T09:38:00Z">
                        <w:rPr>
                          <w:rFonts w:ascii="Cambria Math" w:hAnsi="Cambria Math"/>
                        </w:rPr>
                        <m:t>0</m:t>
                      </w:ins>
                    </m:r>
                  </m:e>
                  <m:e>
                    <m:r>
                      <w:ins w:id="768" w:author="Owen" w:date="2026-02-28T10:38:00Z" w16du:dateUtc="2026-02-28T09:38:00Z">
                        <w:rPr>
                          <w:rFonts w:ascii="Cambria Math" w:hAnsi="Cambria Math"/>
                        </w:rPr>
                        <m:t>0</m:t>
                      </w:ins>
                    </m:r>
                  </m:e>
                  <m:e>
                    <m:r>
                      <w:ins w:id="769" w:author="Owen" w:date="2026-02-28T10:38:00Z" w16du:dateUtc="2026-02-28T09:38:00Z">
                        <w:rPr>
                          <w:rFonts w:ascii="Cambria Math" w:hAnsi="Cambria Math"/>
                        </w:rPr>
                        <m:t>9</m:t>
                      </w:ins>
                    </m:r>
                    <m:r>
                      <w:ins w:id="770" w:author="Owen" w:date="2026-02-28T10:38:00Z" w16du:dateUtc="2026-02-28T09:38:00Z">
                        <m:rPr>
                          <m:sty m:val="p"/>
                        </m:rPr>
                        <w:rPr>
                          <w:rFonts w:ascii="Cambria Math" w:hAnsi="Cambria Math"/>
                        </w:rPr>
                        <m:t>/</m:t>
                      </w:ins>
                    </m:r>
                    <m:r>
                      <w:ins w:id="771" w:author="Owen" w:date="2026-02-28T10:38:00Z" w16du:dateUtc="2026-02-28T09:38:00Z">
                        <w:rPr>
                          <w:rFonts w:ascii="Cambria Math" w:hAnsi="Cambria Math"/>
                        </w:rPr>
                        <m:t>47</m:t>
                      </w:ins>
                    </m:r>
                  </m:e>
                </m:mr>
                <m:mr>
                  <m:e>
                    <m:r>
                      <w:ins w:id="772" w:author="Owen" w:date="2026-02-28T10:38:00Z" w16du:dateUtc="2026-02-28T09:38:00Z">
                        <w:rPr>
                          <w:rFonts w:ascii="Cambria Math" w:hAnsi="Cambria Math"/>
                        </w:rPr>
                        <m:t>0</m:t>
                      </w:ins>
                    </m:r>
                  </m:e>
                  <m:e>
                    <m:r>
                      <w:ins w:id="773" w:author="Owen" w:date="2026-02-28T10:38:00Z" w16du:dateUtc="2026-02-28T09:38:00Z">
                        <w:rPr>
                          <w:rFonts w:ascii="Cambria Math" w:hAnsi="Cambria Math"/>
                        </w:rPr>
                        <m:t>0</m:t>
                      </w:ins>
                    </m:r>
                  </m:e>
                  <m:e>
                    <m:r>
                      <w:ins w:id="774" w:author="Owen" w:date="2026-02-28T10:38:00Z" w16du:dateUtc="2026-02-28T09:38:00Z">
                        <w:rPr>
                          <w:rFonts w:ascii="Cambria Math" w:hAnsi="Cambria Math"/>
                        </w:rPr>
                        <m:t>0</m:t>
                      </w:ins>
                    </m:r>
                  </m:e>
                  <m:e>
                    <m:r>
                      <w:ins w:id="775" w:author="Owen" w:date="2026-02-28T10:38:00Z" w16du:dateUtc="2026-02-28T09:38:00Z">
                        <w:rPr>
                          <w:rFonts w:ascii="Cambria Math" w:hAnsi="Cambria Math"/>
                        </w:rPr>
                        <m:t>0</m:t>
                      </w:ins>
                    </m:r>
                  </m:e>
                </m:mr>
                <m:mr>
                  <m:e>
                    <m:r>
                      <w:ins w:id="776" w:author="Owen" w:date="2026-02-28T10:38:00Z" w16du:dateUtc="2026-02-28T09:38:00Z">
                        <w:rPr>
                          <w:rFonts w:ascii="Cambria Math" w:hAnsi="Cambria Math"/>
                        </w:rPr>
                        <m:t>0</m:t>
                      </w:ins>
                    </m:r>
                  </m:e>
                  <m:e>
                    <m:r>
                      <w:ins w:id="777" w:author="Owen" w:date="2026-02-28T10:38:00Z" w16du:dateUtc="2026-02-28T09:38:00Z">
                        <w:rPr>
                          <w:rFonts w:ascii="Cambria Math" w:hAnsi="Cambria Math"/>
                        </w:rPr>
                        <m:t>0</m:t>
                      </w:ins>
                    </m:r>
                  </m:e>
                  <m:e>
                    <m:r>
                      <w:ins w:id="778" w:author="Owen" w:date="2026-02-28T10:38:00Z" w16du:dateUtc="2026-02-28T09:38:00Z">
                        <w:rPr>
                          <w:rFonts w:ascii="Cambria Math" w:hAnsi="Cambria Math"/>
                        </w:rPr>
                        <m:t>0</m:t>
                      </w:ins>
                    </m:r>
                  </m:e>
                  <m:e>
                    <m:r>
                      <w:ins w:id="779" w:author="Owen" w:date="2026-02-28T10:38:00Z" w16du:dateUtc="2026-02-28T09:38:00Z">
                        <w:rPr>
                          <w:rFonts w:ascii="Cambria Math" w:hAnsi="Cambria Math"/>
                        </w:rPr>
                        <m:t>0</m:t>
                      </w:ins>
                    </m:r>
                  </m:e>
                </m:mr>
                <m:mr>
                  <m:e>
                    <m:r>
                      <w:ins w:id="780" w:author="Owen" w:date="2026-02-28T10:38:00Z" w16du:dateUtc="2026-02-28T09:38:00Z">
                        <w:rPr>
                          <w:rFonts w:ascii="Cambria Math" w:hAnsi="Cambria Math"/>
                        </w:rPr>
                        <m:t>0</m:t>
                      </w:ins>
                    </m:r>
                  </m:e>
                  <m:e>
                    <m:r>
                      <w:ins w:id="781" w:author="Owen" w:date="2026-02-28T10:38:00Z" w16du:dateUtc="2026-02-28T09:38:00Z">
                        <w:rPr>
                          <w:rFonts w:ascii="Cambria Math" w:hAnsi="Cambria Math"/>
                        </w:rPr>
                        <m:t>0</m:t>
                      </w:ins>
                    </m:r>
                  </m:e>
                  <m:e>
                    <m:r>
                      <w:ins w:id="782" w:author="Owen" w:date="2026-02-28T10:38:00Z" w16du:dateUtc="2026-02-28T09:38:00Z">
                        <w:rPr>
                          <w:rFonts w:ascii="Cambria Math" w:hAnsi="Cambria Math"/>
                        </w:rPr>
                        <m:t>0</m:t>
                      </w:ins>
                    </m:r>
                  </m:e>
                  <m:e>
                    <m:r>
                      <w:ins w:id="783" w:author="Owen" w:date="2026-02-28T10:38:00Z" w16du:dateUtc="2026-02-28T09:38:00Z">
                        <w:rPr>
                          <w:rFonts w:ascii="Cambria Math" w:hAnsi="Cambria Math"/>
                        </w:rPr>
                        <m:t>0</m:t>
                      </w:ins>
                    </m:r>
                  </m:e>
                </m:mr>
              </m:m>
            </m:e>
          </m:d>
          <m:r>
            <w:ins w:id="784" w:author="Owen" w:date="2026-02-28T10:38:00Z" w16du:dateUtc="2026-02-28T09:38:00Z">
              <m:rPr>
                <m:sty m:val="p"/>
              </m:rPr>
              <w:rPr>
                <w:rFonts w:ascii="Cambria Math" w:hAnsi="Cambria Math"/>
              </w:rPr>
              <m:t>.</m:t>
            </w:ins>
          </m:r>
        </m:oMath>
      </m:oMathPara>
    </w:p>
    <w:p w14:paraId="03F9B1DD" w14:textId="128A757B" w:rsidR="00F63F16" w:rsidRDefault="00000000" w:rsidP="00B1633B">
      <w:pPr>
        <w:rPr>
          <w:del w:id="785" w:author="Owen" w:date="2026-02-28T10:38:00Z" w16du:dateUtc="2026-02-28T09:38:00Z"/>
        </w:rPr>
      </w:pPr>
      <w:ins w:id="786" w:author="Owen" w:date="2026-02-28T10:38:00Z" w16du:dateUtc="2026-02-28T09:38:00Z">
        <w:r>
          <w:t xml:space="preserve">Here, columns index origin stage </w:t>
        </w:r>
      </w:ins>
      <m:oMath>
        <m:r>
          <w:ins w:id="787" w:author="Owen" w:date="2026-02-28T10:38:00Z" w16du:dateUtc="2026-02-28T09:38:00Z">
            <w:rPr>
              <w:rFonts w:ascii="Cambria Math" w:hAnsi="Cambria Math"/>
            </w:rPr>
            <m:t>j</m:t>
          </w:ins>
        </m:r>
      </m:oMath>
      <w:ins w:id="788" w:author="Owen" w:date="2026-02-28T10:38:00Z" w16du:dateUtc="2026-02-28T09:38:00Z">
        <w:r>
          <w:t xml:space="preserve">; rows 1-4 in </w:t>
        </w:r>
      </w:ins>
      <m:oMath>
        <m:sSub>
          <m:sSubPr>
            <m:ctrlPr>
              <w:ins w:id="789" w:author="Owen" w:date="2026-02-28T10:38:00Z" w16du:dateUtc="2026-02-28T09:38:00Z">
                <w:rPr>
                  <w:rFonts w:ascii="Cambria Math" w:hAnsi="Cambria Math"/>
                </w:rPr>
              </w:ins>
            </m:ctrlPr>
          </m:sSubPr>
          <m:e>
            <m:r>
              <w:ins w:id="790" w:author="Owen" w:date="2026-02-28T10:38:00Z" w16du:dateUtc="2026-02-28T09:38:00Z">
                <w:rPr>
                  <w:rFonts w:ascii="Cambria Math" w:hAnsi="Cambria Math"/>
                </w:rPr>
                <m:t>N</m:t>
              </w:ins>
            </m:r>
          </m:e>
          <m:sub>
            <m:r>
              <w:ins w:id="791" w:author="Owen" w:date="2026-02-28T10:38:00Z" w16du:dateUtc="2026-02-28T09:38:00Z">
                <w:rPr>
                  <w:rFonts w:ascii="Cambria Math" w:hAnsi="Cambria Math"/>
                </w:rPr>
                <m:t>U</m:t>
              </w:ins>
            </m:r>
          </m:sub>
        </m:sSub>
      </m:oMath>
      <w:ins w:id="792" w:author="Owen" w:date="2026-02-28T10:38:00Z" w16du:dateUtc="2026-02-28T09:38:00Z">
        <w:r>
          <w:t xml:space="preserve"> index destination stages, and the extra row </w:t>
        </w:r>
      </w:ins>
      <m:oMath>
        <m:r>
          <w:ins w:id="793" w:author="Owen" w:date="2026-02-28T10:38:00Z" w16du:dateUtc="2026-02-28T09:38:00Z">
            <w:rPr>
              <w:rFonts w:ascii="Cambria Math" w:hAnsi="Cambria Math"/>
            </w:rPr>
            <m:t>d</m:t>
          </w:ins>
        </m:r>
      </m:oMath>
      <w:ins w:id="794" w:author="Owen" w:date="2026-02-28T10:38:00Z" w16du:dateUtc="2026-02-28T09:38:00Z">
        <w:r>
          <w:t xml:space="preserve"> contains stage-specific</w:t>
        </w:r>
      </w:ins>
      <w:r>
        <w:t xml:space="preserve"> death </w:t>
      </w:r>
      <w:ins w:id="795" w:author="Owen" w:date="2026-02-28T10:38:00Z" w16du:dateUtc="2026-02-28T09:38:00Z">
        <w:r>
          <w:t xml:space="preserve">frequencies. The </w:t>
        </w:r>
      </w:ins>
      <m:oMath>
        <m:sSub>
          <m:sSubPr>
            <m:ctrlPr>
              <w:ins w:id="796" w:author="Owen" w:date="2026-02-28T10:38:00Z" w16du:dateUtc="2026-02-28T09:38:00Z">
                <w:rPr>
                  <w:rFonts w:ascii="Cambria Math" w:hAnsi="Cambria Math"/>
                </w:rPr>
              </w:ins>
            </m:ctrlPr>
          </m:sSubPr>
          <m:e>
            <m:r>
              <w:ins w:id="797" w:author="Owen" w:date="2026-02-28T10:38:00Z" w16du:dateUtc="2026-02-28T09:38:00Z">
                <w:rPr>
                  <w:rFonts w:ascii="Cambria Math" w:hAnsi="Cambria Math"/>
                </w:rPr>
                <m:t>N</m:t>
              </w:ins>
            </m:r>
          </m:e>
          <m:sub>
            <m:r>
              <w:ins w:id="798" w:author="Owen" w:date="2026-02-28T10:38:00Z" w16du:dateUtc="2026-02-28T09:38:00Z">
                <w:rPr>
                  <w:rFonts w:ascii="Cambria Math" w:hAnsi="Cambria Math"/>
                </w:rPr>
                <m:t>F</m:t>
              </w:ins>
            </m:r>
          </m:sub>
        </m:sSub>
      </m:oMath>
      <w:ins w:id="799" w:author="Owen" w:date="2026-02-28T10:38:00Z" w16du:dateUtc="2026-02-28T09:38:00Z">
        <w:r>
          <w:t xml:space="preserve"> matrix remains </w:t>
        </w:r>
      </w:ins>
      <m:oMath>
        <m:r>
          <w:ins w:id="800" w:author="Owen" w:date="2026-02-28T10:38:00Z" w16du:dateUtc="2026-02-28T09:38:00Z">
            <w:rPr>
              <w:rFonts w:ascii="Cambria Math" w:hAnsi="Cambria Math"/>
            </w:rPr>
            <m:t>4</m:t>
          </w:ins>
        </m:r>
        <m:r>
          <w:ins w:id="801" w:author="Owen" w:date="2026-02-28T10:38:00Z" w16du:dateUtc="2026-02-28T09:38:00Z">
            <m:rPr>
              <m:sty m:val="p"/>
            </m:rPr>
            <w:rPr>
              <w:rFonts w:ascii="Cambria Math" w:hAnsi="Cambria Math"/>
            </w:rPr>
            <m:t>×</m:t>
          </w:ins>
        </m:r>
        <m:r>
          <w:ins w:id="802" w:author="Owen" w:date="2026-02-28T10:38:00Z" w16du:dateUtc="2026-02-28T09:38:00Z">
            <w:rPr>
              <w:rFonts w:ascii="Cambria Math" w:hAnsi="Cambria Math"/>
            </w:rPr>
            <m:t>4</m:t>
          </w:ins>
        </m:r>
      </m:oMath>
      <w:ins w:id="803" w:author="Owen" w:date="2026-02-28T10:38:00Z" w16du:dateUtc="2026-02-28T09:38:00Z">
        <w:r>
          <w:t xml:space="preserve"> and contains only reproductive </w:t>
        </w:r>
      </w:ins>
      <w:r>
        <w:t>transitions</w:t>
      </w:r>
      <w:del w:id="804" w:author="Owen" w:date="2026-02-28T10:38:00Z" w16du:dateUtc="2026-02-28T09:38:00Z">
        <w:r w:rsidR="00A43588">
          <w:delText xml:space="preserve"> </w:delText>
        </w:r>
      </w:del>
      <m:oMath>
        <m:sSub>
          <m:sSubPr>
            <m:ctrlPr>
              <w:del w:id="805" w:author="Owen" w:date="2026-02-28T10:38:00Z" w16du:dateUtc="2026-02-28T09:38:00Z">
                <w:rPr>
                  <w:rFonts w:ascii="Cambria Math" w:eastAsia="Cambria Math" w:hAnsi="Cambria Math" w:cs="Cambria Math"/>
                  <w:i/>
                </w:rPr>
              </w:del>
            </m:ctrlPr>
          </m:sSubPr>
          <m:e>
            <m:r>
              <w:del w:id="806" w:author="Owen" w:date="2026-02-28T10:38:00Z" w16du:dateUtc="2026-02-28T09:38:00Z">
                <w:rPr>
                  <w:rFonts w:ascii="Cambria Math" w:hAnsi="Cambria Math"/>
                </w:rPr>
                <m:t>U</m:t>
              </w:del>
            </m:r>
          </m:e>
          <m:sub>
            <m:r>
              <w:del w:id="807" w:author="Owen" w:date="2026-02-28T10:38:00Z" w16du:dateUtc="2026-02-28T09:38:00Z">
                <m:rPr>
                  <m:sty m:val="p"/>
                </m:rPr>
                <w:rPr>
                  <w:rFonts w:ascii="Cambria Math" w:eastAsia="Cambria Math" w:hAnsi="Cambria Math" w:cs="Cambria Math"/>
                </w:rPr>
                <m:t>d</m:t>
              </w:del>
            </m:r>
            <m:r>
              <w:del w:id="808" w:author="Owen" w:date="2026-02-28T10:38:00Z" w16du:dateUtc="2026-02-28T09:38:00Z">
                <w:rPr>
                  <w:rFonts w:ascii="Cambria Math" w:eastAsia="Cambria Math" w:hAnsi="Cambria Math" w:cs="Cambria Math"/>
                </w:rPr>
                <m:t>j</m:t>
              </w:del>
            </m:r>
          </m:sub>
        </m:sSub>
      </m:oMath>
      <w:del w:id="809" w:author="Owen" w:date="2026-02-28T10:38:00Z" w16du:dateUtc="2026-02-28T09:38:00Z">
        <w:r w:rsidR="00A43588">
          <w:delText xml:space="preserve"> appended as an extra row) were</w:delText>
        </w:r>
      </w:del>
    </w:p>
    <w:p w14:paraId="4951275A" w14:textId="7FF91FA4" w:rsidR="00043333" w:rsidRPr="00A60720" w:rsidRDefault="00000000" w:rsidP="00043333">
      <w:pPr>
        <w:rPr>
          <w:del w:id="810" w:author="Owen" w:date="2026-02-28T10:38:00Z" w16du:dateUtc="2026-02-28T09:38:00Z"/>
        </w:rPr>
      </w:pPr>
      <m:oMathPara>
        <m:oMath>
          <m:d>
            <m:dPr>
              <m:ctrlPr>
                <w:del w:id="811" w:author="Owen" w:date="2026-02-28T10:38:00Z" w16du:dateUtc="2026-02-28T09:38:00Z">
                  <w:rPr>
                    <w:rFonts w:ascii="Cambria Math" w:hAnsi="Cambria Math"/>
                    <w:i/>
                  </w:rPr>
                </w:del>
              </m:ctrlPr>
            </m:dPr>
            <m:e>
              <m:m>
                <m:mPr>
                  <m:mcs>
                    <m:mc>
                      <m:mcPr>
                        <m:count m:val="4"/>
                        <m:mcJc m:val="center"/>
                      </m:mcPr>
                    </m:mc>
                  </m:mcs>
                  <m:ctrlPr>
                    <w:del w:id="812" w:author="Owen" w:date="2026-02-28T10:38:00Z" w16du:dateUtc="2026-02-28T09:38:00Z">
                      <w:rPr>
                        <w:rFonts w:ascii="Cambria Math" w:hAnsi="Cambria Math"/>
                        <w:i/>
                      </w:rPr>
                    </w:del>
                  </m:ctrlPr>
                </m:mPr>
                <m:mr>
                  <m:e>
                    <m:ctrlPr>
                      <w:del w:id="813" w:author="Owen" w:date="2026-02-28T10:38:00Z" w16du:dateUtc="2026-02-28T09:38:00Z">
                        <w:rPr>
                          <w:rFonts w:ascii="Cambria Math" w:eastAsia="Cambria Math" w:hAnsi="Cambria Math" w:cs="Cambria Math"/>
                          <w:i/>
                        </w:rPr>
                      </w:del>
                    </m:ctrlPr>
                  </m:e>
                  <m:e>
                    <m:ctrlPr>
                      <w:del w:id="814" w:author="Owen" w:date="2026-02-28T10:38:00Z" w16du:dateUtc="2026-02-28T09:38:00Z">
                        <w:rPr>
                          <w:rFonts w:ascii="Cambria Math" w:eastAsia="Cambria Math" w:hAnsi="Cambria Math" w:cs="Cambria Math"/>
                          <w:i/>
                        </w:rPr>
                      </w:del>
                    </m:ctrlPr>
                  </m:e>
                  <m:e>
                    <m:ctrlPr>
                      <w:del w:id="815" w:author="Owen" w:date="2026-02-28T10:38:00Z" w16du:dateUtc="2026-02-28T09:38:00Z">
                        <w:rPr>
                          <w:rFonts w:ascii="Cambria Math" w:eastAsia="Cambria Math" w:hAnsi="Cambria Math" w:cs="Cambria Math"/>
                          <w:i/>
                        </w:rPr>
                      </w:del>
                    </m:ctrlPr>
                  </m:e>
                  <m:e>
                    <m:sSub>
                      <m:sSubPr>
                        <m:ctrlPr>
                          <w:del w:id="816" w:author="Owen" w:date="2026-02-28T10:38:00Z" w16du:dateUtc="2026-02-28T09:38:00Z">
                            <w:rPr>
                              <w:rFonts w:ascii="Cambria Math" w:hAnsi="Cambria Math"/>
                              <w:i/>
                            </w:rPr>
                          </w:del>
                        </m:ctrlPr>
                      </m:sSubPr>
                      <m:e>
                        <m:r>
                          <w:del w:id="817" w:author="Owen" w:date="2026-02-28T10:38:00Z" w16du:dateUtc="2026-02-28T09:38:00Z">
                            <w:rPr>
                              <w:rFonts w:ascii="Cambria Math" w:hAnsi="Cambria Math"/>
                            </w:rPr>
                            <m:t>F</m:t>
                          </w:del>
                        </m:r>
                      </m:e>
                      <m:sub>
                        <m:r>
                          <w:del w:id="818" w:author="Owen" w:date="2026-02-28T10:38:00Z" w16du:dateUtc="2026-02-28T09:38:00Z">
                            <w:rPr>
                              <w:rFonts w:ascii="Cambria Math" w:hAnsi="Cambria Math"/>
                            </w:rPr>
                            <m:t>14</m:t>
                          </w:del>
                        </m:r>
                      </m:sub>
                    </m:sSub>
                    <m:ctrlPr>
                      <w:del w:id="819" w:author="Owen" w:date="2026-02-28T10:38:00Z" w16du:dateUtc="2026-02-28T09:38:00Z">
                        <w:rPr>
                          <w:rFonts w:ascii="Cambria Math" w:eastAsia="Cambria Math" w:hAnsi="Cambria Math" w:cs="Cambria Math"/>
                          <w:i/>
                        </w:rPr>
                      </w:del>
                    </m:ctrlPr>
                  </m:e>
                </m:mr>
                <m:mr>
                  <m:e>
                    <m:sSub>
                      <m:sSubPr>
                        <m:ctrlPr>
                          <w:del w:id="820" w:author="Owen" w:date="2026-02-28T10:38:00Z" w16du:dateUtc="2026-02-28T09:38:00Z">
                            <w:rPr>
                              <w:rFonts w:ascii="Cambria Math" w:hAnsi="Cambria Math"/>
                              <w:i/>
                            </w:rPr>
                          </w:del>
                        </m:ctrlPr>
                      </m:sSubPr>
                      <m:e>
                        <m:r>
                          <w:del w:id="821" w:author="Owen" w:date="2026-02-28T10:38:00Z" w16du:dateUtc="2026-02-28T09:38:00Z">
                            <w:rPr>
                              <w:rFonts w:ascii="Cambria Math" w:hAnsi="Cambria Math"/>
                            </w:rPr>
                            <m:t>U</m:t>
                          </w:del>
                        </m:r>
                      </m:e>
                      <m:sub>
                        <m:r>
                          <w:del w:id="822" w:author="Owen" w:date="2026-02-28T10:38:00Z" w16du:dateUtc="2026-02-28T09:38:00Z">
                            <w:rPr>
                              <w:rFonts w:ascii="Cambria Math" w:hAnsi="Cambria Math"/>
                            </w:rPr>
                            <m:t>21</m:t>
                          </w:del>
                        </m:r>
                      </m:sub>
                    </m:sSub>
                    <m:ctrlPr>
                      <w:del w:id="823" w:author="Owen" w:date="2026-02-28T10:38:00Z" w16du:dateUtc="2026-02-28T09:38:00Z">
                        <w:rPr>
                          <w:rFonts w:ascii="Cambria Math" w:eastAsia="Cambria Math" w:hAnsi="Cambria Math" w:cs="Cambria Math"/>
                          <w:i/>
                        </w:rPr>
                      </w:del>
                    </m:ctrlPr>
                  </m:e>
                  <m:e>
                    <m:sSub>
                      <m:sSubPr>
                        <m:ctrlPr>
                          <w:del w:id="824" w:author="Owen" w:date="2026-02-28T10:38:00Z" w16du:dateUtc="2026-02-28T09:38:00Z">
                            <w:rPr>
                              <w:rFonts w:ascii="Cambria Math" w:hAnsi="Cambria Math"/>
                              <w:i/>
                            </w:rPr>
                          </w:del>
                        </m:ctrlPr>
                      </m:sSubPr>
                      <m:e>
                        <m:r>
                          <w:del w:id="825" w:author="Owen" w:date="2026-02-28T10:38:00Z" w16du:dateUtc="2026-02-28T09:38:00Z">
                            <w:rPr>
                              <w:rFonts w:ascii="Cambria Math" w:hAnsi="Cambria Math"/>
                            </w:rPr>
                            <m:t>U</m:t>
                          </w:del>
                        </m:r>
                      </m:e>
                      <m:sub>
                        <m:r>
                          <w:del w:id="826" w:author="Owen" w:date="2026-02-28T10:38:00Z" w16du:dateUtc="2026-02-28T09:38:00Z">
                            <w:rPr>
                              <w:rFonts w:ascii="Cambria Math" w:hAnsi="Cambria Math"/>
                            </w:rPr>
                            <m:t>22</m:t>
                          </w:del>
                        </m:r>
                      </m:sub>
                    </m:sSub>
                    <m:ctrlPr>
                      <w:del w:id="827" w:author="Owen" w:date="2026-02-28T10:38:00Z" w16du:dateUtc="2026-02-28T09:38:00Z">
                        <w:rPr>
                          <w:rFonts w:ascii="Cambria Math" w:eastAsia="Cambria Math" w:hAnsi="Cambria Math" w:cs="Cambria Math"/>
                          <w:i/>
                        </w:rPr>
                      </w:del>
                    </m:ctrlPr>
                  </m:e>
                  <m:e>
                    <m:ctrlPr>
                      <w:del w:id="828" w:author="Owen" w:date="2026-02-28T10:38:00Z" w16du:dateUtc="2026-02-28T09:38:00Z">
                        <w:rPr>
                          <w:rFonts w:ascii="Cambria Math" w:eastAsia="Cambria Math" w:hAnsi="Cambria Math" w:cs="Cambria Math"/>
                          <w:i/>
                        </w:rPr>
                      </w:del>
                    </m:ctrlPr>
                  </m:e>
                  <m:e>
                    <m:ctrlPr>
                      <w:del w:id="829" w:author="Owen" w:date="2026-02-28T10:38:00Z" w16du:dateUtc="2026-02-28T09:38:00Z">
                        <w:rPr>
                          <w:rFonts w:ascii="Cambria Math" w:eastAsia="Cambria Math" w:hAnsi="Cambria Math" w:cs="Cambria Math"/>
                          <w:i/>
                        </w:rPr>
                      </w:del>
                    </m:ctrlPr>
                  </m:e>
                </m:mr>
                <m:mr>
                  <m:e>
                    <m:ctrlPr>
                      <w:del w:id="830" w:author="Owen" w:date="2026-02-28T10:38:00Z" w16du:dateUtc="2026-02-28T09:38:00Z">
                        <w:rPr>
                          <w:rFonts w:ascii="Cambria Math" w:eastAsia="Cambria Math" w:hAnsi="Cambria Math" w:cs="Cambria Math"/>
                          <w:i/>
                        </w:rPr>
                      </w:del>
                    </m:ctrlPr>
                  </m:e>
                  <m:e>
                    <m:sSub>
                      <m:sSubPr>
                        <m:ctrlPr>
                          <w:del w:id="831" w:author="Owen" w:date="2026-02-28T10:38:00Z" w16du:dateUtc="2026-02-28T09:38:00Z">
                            <w:rPr>
                              <w:rFonts w:ascii="Cambria Math" w:hAnsi="Cambria Math"/>
                              <w:i/>
                            </w:rPr>
                          </w:del>
                        </m:ctrlPr>
                      </m:sSubPr>
                      <m:e>
                        <m:r>
                          <w:del w:id="832" w:author="Owen" w:date="2026-02-28T10:38:00Z" w16du:dateUtc="2026-02-28T09:38:00Z">
                            <w:rPr>
                              <w:rFonts w:ascii="Cambria Math" w:hAnsi="Cambria Math"/>
                            </w:rPr>
                            <m:t>U</m:t>
                          </w:del>
                        </m:r>
                      </m:e>
                      <m:sub>
                        <m:r>
                          <w:del w:id="833" w:author="Owen" w:date="2026-02-28T10:38:00Z" w16du:dateUtc="2026-02-28T09:38:00Z">
                            <w:rPr>
                              <w:rFonts w:ascii="Cambria Math" w:hAnsi="Cambria Math"/>
                            </w:rPr>
                            <m:t>32</m:t>
                          </w:del>
                        </m:r>
                      </m:sub>
                    </m:sSub>
                    <m:ctrlPr>
                      <w:del w:id="834" w:author="Owen" w:date="2026-02-28T10:38:00Z" w16du:dateUtc="2026-02-28T09:38:00Z">
                        <w:rPr>
                          <w:rFonts w:ascii="Cambria Math" w:eastAsia="Cambria Math" w:hAnsi="Cambria Math" w:cs="Cambria Math"/>
                          <w:i/>
                        </w:rPr>
                      </w:del>
                    </m:ctrlPr>
                  </m:e>
                  <m:e>
                    <m:sSub>
                      <m:sSubPr>
                        <m:ctrlPr>
                          <w:del w:id="835" w:author="Owen" w:date="2026-02-28T10:38:00Z" w16du:dateUtc="2026-02-28T09:38:00Z">
                            <w:rPr>
                              <w:rFonts w:ascii="Cambria Math" w:hAnsi="Cambria Math"/>
                              <w:i/>
                            </w:rPr>
                          </w:del>
                        </m:ctrlPr>
                      </m:sSubPr>
                      <m:e>
                        <m:r>
                          <w:del w:id="836" w:author="Owen" w:date="2026-02-28T10:38:00Z" w16du:dateUtc="2026-02-28T09:38:00Z">
                            <w:rPr>
                              <w:rFonts w:ascii="Cambria Math" w:hAnsi="Cambria Math"/>
                            </w:rPr>
                            <m:t>U</m:t>
                          </w:del>
                        </m:r>
                      </m:e>
                      <m:sub>
                        <m:r>
                          <w:del w:id="837" w:author="Owen" w:date="2026-02-28T10:38:00Z" w16du:dateUtc="2026-02-28T09:38:00Z">
                            <w:rPr>
                              <w:rFonts w:ascii="Cambria Math" w:hAnsi="Cambria Math"/>
                            </w:rPr>
                            <m:t>33</m:t>
                          </w:del>
                        </m:r>
                      </m:sub>
                    </m:sSub>
                    <m:ctrlPr>
                      <w:del w:id="838" w:author="Owen" w:date="2026-02-28T10:38:00Z" w16du:dateUtc="2026-02-28T09:38:00Z">
                        <w:rPr>
                          <w:rFonts w:ascii="Cambria Math" w:eastAsia="Cambria Math" w:hAnsi="Cambria Math" w:cs="Cambria Math"/>
                          <w:i/>
                        </w:rPr>
                      </w:del>
                    </m:ctrlPr>
                  </m:e>
                  <m:e>
                    <m:sSub>
                      <m:sSubPr>
                        <m:ctrlPr>
                          <w:del w:id="839" w:author="Owen" w:date="2026-02-28T10:38:00Z" w16du:dateUtc="2026-02-28T09:38:00Z">
                            <w:rPr>
                              <w:rFonts w:ascii="Cambria Math" w:hAnsi="Cambria Math"/>
                              <w:i/>
                            </w:rPr>
                          </w:del>
                        </m:ctrlPr>
                      </m:sSubPr>
                      <m:e>
                        <m:r>
                          <w:del w:id="840" w:author="Owen" w:date="2026-02-28T10:38:00Z" w16du:dateUtc="2026-02-28T09:38:00Z">
                            <w:rPr>
                              <w:rFonts w:ascii="Cambria Math" w:hAnsi="Cambria Math"/>
                            </w:rPr>
                            <m:t>U</m:t>
                          </w:del>
                        </m:r>
                      </m:e>
                      <m:sub>
                        <m:r>
                          <w:del w:id="841" w:author="Owen" w:date="2026-02-28T10:38:00Z" w16du:dateUtc="2026-02-28T09:38:00Z">
                            <w:rPr>
                              <w:rFonts w:ascii="Cambria Math" w:hAnsi="Cambria Math"/>
                            </w:rPr>
                            <m:t>34</m:t>
                          </w:del>
                        </m:r>
                      </m:sub>
                    </m:sSub>
                    <m:ctrlPr>
                      <w:del w:id="842" w:author="Owen" w:date="2026-02-28T10:38:00Z" w16du:dateUtc="2026-02-28T09:38:00Z">
                        <w:rPr>
                          <w:rFonts w:ascii="Cambria Math" w:eastAsia="Cambria Math" w:hAnsi="Cambria Math" w:cs="Cambria Math"/>
                          <w:i/>
                        </w:rPr>
                      </w:del>
                    </m:ctrlPr>
                  </m:e>
                </m:mr>
                <m:mr>
                  <m:e>
                    <m:ctrlPr>
                      <w:del w:id="843" w:author="Owen" w:date="2026-02-28T10:38:00Z" w16du:dateUtc="2026-02-28T09:38:00Z">
                        <w:rPr>
                          <w:rFonts w:ascii="Cambria Math" w:eastAsia="Cambria Math" w:hAnsi="Cambria Math" w:cs="Cambria Math"/>
                          <w:i/>
                        </w:rPr>
                      </w:del>
                    </m:ctrlPr>
                  </m:e>
                  <m:e>
                    <m:ctrlPr>
                      <w:del w:id="844" w:author="Owen" w:date="2026-02-28T10:38:00Z" w16du:dateUtc="2026-02-28T09:38:00Z">
                        <w:rPr>
                          <w:rFonts w:ascii="Cambria Math" w:eastAsia="Cambria Math" w:hAnsi="Cambria Math" w:cs="Cambria Math"/>
                          <w:i/>
                        </w:rPr>
                      </w:del>
                    </m:ctrlPr>
                  </m:e>
                  <m:e>
                    <m:sSub>
                      <m:sSubPr>
                        <m:ctrlPr>
                          <w:del w:id="845" w:author="Owen" w:date="2026-02-28T10:38:00Z" w16du:dateUtc="2026-02-28T09:38:00Z">
                            <w:rPr>
                              <w:rFonts w:ascii="Cambria Math" w:hAnsi="Cambria Math"/>
                              <w:i/>
                            </w:rPr>
                          </w:del>
                        </m:ctrlPr>
                      </m:sSubPr>
                      <m:e>
                        <m:r>
                          <w:del w:id="846" w:author="Owen" w:date="2026-02-28T10:38:00Z" w16du:dateUtc="2026-02-28T09:38:00Z">
                            <w:rPr>
                              <w:rFonts w:ascii="Cambria Math" w:hAnsi="Cambria Math"/>
                            </w:rPr>
                            <m:t>U</m:t>
                          </w:del>
                        </m:r>
                      </m:e>
                      <m:sub>
                        <m:r>
                          <w:del w:id="847" w:author="Owen" w:date="2026-02-28T10:38:00Z" w16du:dateUtc="2026-02-28T09:38:00Z">
                            <w:rPr>
                              <w:rFonts w:ascii="Cambria Math" w:hAnsi="Cambria Math"/>
                            </w:rPr>
                            <m:t>43</m:t>
                          </w:del>
                        </m:r>
                      </m:sub>
                    </m:sSub>
                  </m:e>
                  <m:e>
                    <m:sSub>
                      <m:sSubPr>
                        <m:ctrlPr>
                          <w:del w:id="848" w:author="Owen" w:date="2026-02-28T10:38:00Z" w16du:dateUtc="2026-02-28T09:38:00Z">
                            <w:rPr>
                              <w:rFonts w:ascii="Cambria Math" w:hAnsi="Cambria Math"/>
                              <w:i/>
                            </w:rPr>
                          </w:del>
                        </m:ctrlPr>
                      </m:sSubPr>
                      <m:e>
                        <m:r>
                          <w:del w:id="849" w:author="Owen" w:date="2026-02-28T10:38:00Z" w16du:dateUtc="2026-02-28T09:38:00Z">
                            <w:rPr>
                              <w:rFonts w:ascii="Cambria Math" w:hAnsi="Cambria Math"/>
                            </w:rPr>
                            <m:t>U</m:t>
                          </w:del>
                        </m:r>
                      </m:e>
                      <m:sub>
                        <m:r>
                          <w:del w:id="850" w:author="Owen" w:date="2026-02-28T10:38:00Z" w16du:dateUtc="2026-02-28T09:38:00Z">
                            <w:rPr>
                              <w:rFonts w:ascii="Cambria Math" w:hAnsi="Cambria Math"/>
                            </w:rPr>
                            <m:t>44</m:t>
                          </w:del>
                        </m:r>
                      </m:sub>
                    </m:sSub>
                  </m:e>
                </m:mr>
                <m:mr>
                  <m:e>
                    <m:sSub>
                      <m:sSubPr>
                        <m:ctrlPr>
                          <w:del w:id="851" w:author="Owen" w:date="2026-02-28T10:38:00Z" w16du:dateUtc="2026-02-28T09:38:00Z">
                            <w:rPr>
                              <w:rFonts w:ascii="Cambria Math" w:hAnsi="Cambria Math"/>
                              <w:i/>
                            </w:rPr>
                          </w:del>
                        </m:ctrlPr>
                      </m:sSubPr>
                      <m:e>
                        <m:r>
                          <w:del w:id="852" w:author="Owen" w:date="2026-02-28T10:38:00Z" w16du:dateUtc="2026-02-28T09:38:00Z">
                            <w:rPr>
                              <w:rFonts w:ascii="Cambria Math" w:hAnsi="Cambria Math"/>
                            </w:rPr>
                            <m:t>U</m:t>
                          </w:del>
                        </m:r>
                      </m:e>
                      <m:sub>
                        <m:r>
                          <w:del w:id="853" w:author="Owen" w:date="2026-02-28T10:38:00Z" w16du:dateUtc="2026-02-28T09:38:00Z">
                            <m:rPr>
                              <m:sty m:val="p"/>
                            </m:rPr>
                            <w:rPr>
                              <w:rFonts w:ascii="Cambria Math" w:hAnsi="Cambria Math"/>
                            </w:rPr>
                            <m:t>d</m:t>
                          </w:del>
                        </m:r>
                        <m:r>
                          <w:del w:id="854" w:author="Owen" w:date="2026-02-28T10:38:00Z" w16du:dateUtc="2026-02-28T09:38:00Z">
                            <w:rPr>
                              <w:rFonts w:ascii="Cambria Math" w:hAnsi="Cambria Math"/>
                            </w:rPr>
                            <m:t>1</m:t>
                          </w:del>
                        </m:r>
                      </m:sub>
                    </m:sSub>
                    <m:ctrlPr>
                      <w:del w:id="855" w:author="Owen" w:date="2026-02-28T10:38:00Z" w16du:dateUtc="2026-02-28T09:38:00Z">
                        <w:rPr>
                          <w:rFonts w:ascii="Cambria Math" w:eastAsia="Cambria Math" w:hAnsi="Cambria Math" w:cs="Cambria Math"/>
                          <w:i/>
                        </w:rPr>
                      </w:del>
                    </m:ctrlPr>
                  </m:e>
                  <m:e>
                    <m:sSub>
                      <m:sSubPr>
                        <m:ctrlPr>
                          <w:del w:id="856" w:author="Owen" w:date="2026-02-28T10:38:00Z" w16du:dateUtc="2026-02-28T09:38:00Z">
                            <w:rPr>
                              <w:rFonts w:ascii="Cambria Math" w:hAnsi="Cambria Math"/>
                              <w:i/>
                            </w:rPr>
                          </w:del>
                        </m:ctrlPr>
                      </m:sSubPr>
                      <m:e>
                        <m:r>
                          <w:del w:id="857" w:author="Owen" w:date="2026-02-28T10:38:00Z" w16du:dateUtc="2026-02-28T09:38:00Z">
                            <w:rPr>
                              <w:rFonts w:ascii="Cambria Math" w:hAnsi="Cambria Math"/>
                            </w:rPr>
                            <m:t>U</m:t>
                          </w:del>
                        </m:r>
                      </m:e>
                      <m:sub>
                        <m:r>
                          <w:del w:id="858" w:author="Owen" w:date="2026-02-28T10:38:00Z" w16du:dateUtc="2026-02-28T09:38:00Z">
                            <m:rPr>
                              <m:sty m:val="p"/>
                            </m:rPr>
                            <w:rPr>
                              <w:rFonts w:ascii="Cambria Math" w:hAnsi="Cambria Math"/>
                            </w:rPr>
                            <m:t>d</m:t>
                          </w:del>
                        </m:r>
                        <m:r>
                          <w:del w:id="859" w:author="Owen" w:date="2026-02-28T10:38:00Z" w16du:dateUtc="2026-02-28T09:38:00Z">
                            <w:rPr>
                              <w:rFonts w:ascii="Cambria Math" w:hAnsi="Cambria Math"/>
                            </w:rPr>
                            <m:t>2</m:t>
                          </w:del>
                        </m:r>
                      </m:sub>
                    </m:sSub>
                    <m:ctrlPr>
                      <w:del w:id="860" w:author="Owen" w:date="2026-02-28T10:38:00Z" w16du:dateUtc="2026-02-28T09:38:00Z">
                        <w:rPr>
                          <w:rFonts w:ascii="Cambria Math" w:eastAsia="Cambria Math" w:hAnsi="Cambria Math" w:cs="Cambria Math"/>
                          <w:i/>
                        </w:rPr>
                      </w:del>
                    </m:ctrlPr>
                  </m:e>
                  <m:e>
                    <m:sSub>
                      <m:sSubPr>
                        <m:ctrlPr>
                          <w:del w:id="861" w:author="Owen" w:date="2026-02-28T10:38:00Z" w16du:dateUtc="2026-02-28T09:38:00Z">
                            <w:rPr>
                              <w:rFonts w:ascii="Cambria Math" w:hAnsi="Cambria Math"/>
                              <w:i/>
                            </w:rPr>
                          </w:del>
                        </m:ctrlPr>
                      </m:sSubPr>
                      <m:e>
                        <m:r>
                          <w:del w:id="862" w:author="Owen" w:date="2026-02-28T10:38:00Z" w16du:dateUtc="2026-02-28T09:38:00Z">
                            <w:rPr>
                              <w:rFonts w:ascii="Cambria Math" w:hAnsi="Cambria Math"/>
                            </w:rPr>
                            <m:t>U</m:t>
                          </w:del>
                        </m:r>
                      </m:e>
                      <m:sub>
                        <m:r>
                          <w:del w:id="863" w:author="Owen" w:date="2026-02-28T10:38:00Z" w16du:dateUtc="2026-02-28T09:38:00Z">
                            <m:rPr>
                              <m:sty m:val="p"/>
                            </m:rPr>
                            <w:rPr>
                              <w:rFonts w:ascii="Cambria Math" w:hAnsi="Cambria Math"/>
                            </w:rPr>
                            <m:t>d</m:t>
                          </w:del>
                        </m:r>
                        <m:r>
                          <w:del w:id="864" w:author="Owen" w:date="2026-02-28T10:38:00Z" w16du:dateUtc="2026-02-28T09:38:00Z">
                            <w:rPr>
                              <w:rFonts w:ascii="Cambria Math" w:hAnsi="Cambria Math"/>
                            </w:rPr>
                            <m:t>3</m:t>
                          </w:del>
                        </m:r>
                      </m:sub>
                    </m:sSub>
                  </m:e>
                  <m:e>
                    <m:sSub>
                      <m:sSubPr>
                        <m:ctrlPr>
                          <w:del w:id="865" w:author="Owen" w:date="2026-02-28T10:38:00Z" w16du:dateUtc="2026-02-28T09:38:00Z">
                            <w:rPr>
                              <w:rFonts w:ascii="Cambria Math" w:hAnsi="Cambria Math"/>
                              <w:i/>
                            </w:rPr>
                          </w:del>
                        </m:ctrlPr>
                      </m:sSubPr>
                      <m:e>
                        <m:r>
                          <w:del w:id="866" w:author="Owen" w:date="2026-02-28T10:38:00Z" w16du:dateUtc="2026-02-28T09:38:00Z">
                            <w:rPr>
                              <w:rFonts w:ascii="Cambria Math" w:hAnsi="Cambria Math"/>
                            </w:rPr>
                            <m:t>U</m:t>
                          </w:del>
                        </m:r>
                      </m:e>
                      <m:sub>
                        <m:r>
                          <w:del w:id="867" w:author="Owen" w:date="2026-02-28T10:38:00Z" w16du:dateUtc="2026-02-28T09:38:00Z">
                            <m:rPr>
                              <m:sty m:val="p"/>
                            </m:rPr>
                            <w:rPr>
                              <w:rFonts w:ascii="Cambria Math" w:hAnsi="Cambria Math"/>
                            </w:rPr>
                            <m:t>d</m:t>
                          </w:del>
                        </m:r>
                        <m:r>
                          <w:del w:id="868" w:author="Owen" w:date="2026-02-28T10:38:00Z" w16du:dateUtc="2026-02-28T09:38:00Z">
                            <w:rPr>
                              <w:rFonts w:ascii="Cambria Math" w:hAnsi="Cambria Math"/>
                            </w:rPr>
                            <m:t>4</m:t>
                          </w:del>
                        </m:r>
                      </m:sub>
                    </m:sSub>
                  </m:e>
                </m:mr>
              </m:m>
            </m:e>
          </m:d>
          <m:r>
            <w:del w:id="869" w:author="Owen" w:date="2026-02-28T10:38:00Z" w16du:dateUtc="2026-02-28T09:38:00Z">
              <w:rPr>
                <w:rFonts w:ascii="Cambria Math" w:hAnsi="Cambria Math"/>
              </w:rPr>
              <m:t>=</m:t>
            </w:del>
          </m:r>
          <m:d>
            <m:dPr>
              <m:ctrlPr>
                <w:del w:id="870" w:author="Owen" w:date="2026-02-28T10:38:00Z" w16du:dateUtc="2026-02-28T09:38:00Z">
                  <w:rPr>
                    <w:rFonts w:ascii="Cambria Math" w:hAnsi="Cambria Math"/>
                    <w:i/>
                  </w:rPr>
                </w:del>
              </m:ctrlPr>
            </m:dPr>
            <m:e>
              <m:m>
                <m:mPr>
                  <m:mcs>
                    <m:mc>
                      <m:mcPr>
                        <m:count m:val="4"/>
                        <m:mcJc m:val="center"/>
                      </m:mcPr>
                    </m:mc>
                  </m:mcs>
                  <m:ctrlPr>
                    <w:del w:id="871" w:author="Owen" w:date="2026-02-28T10:38:00Z" w16du:dateUtc="2026-02-28T09:38:00Z">
                      <w:rPr>
                        <w:rFonts w:ascii="Cambria Math" w:hAnsi="Cambria Math"/>
                        <w:i/>
                      </w:rPr>
                    </w:del>
                  </m:ctrlPr>
                </m:mPr>
                <m:mr>
                  <m:e>
                    <m:ctrlPr>
                      <w:del w:id="872" w:author="Owen" w:date="2026-02-28T10:38:00Z" w16du:dateUtc="2026-02-28T09:38:00Z">
                        <w:rPr>
                          <w:rFonts w:ascii="Cambria Math" w:eastAsia="Cambria Math" w:hAnsi="Cambria Math" w:cs="Cambria Math"/>
                          <w:i/>
                        </w:rPr>
                      </w:del>
                    </m:ctrlPr>
                  </m:e>
                  <m:e>
                    <m:ctrlPr>
                      <w:del w:id="873" w:author="Owen" w:date="2026-02-28T10:38:00Z" w16du:dateUtc="2026-02-28T09:38:00Z">
                        <w:rPr>
                          <w:rFonts w:ascii="Cambria Math" w:eastAsia="Cambria Math" w:hAnsi="Cambria Math" w:cs="Cambria Math"/>
                          <w:i/>
                        </w:rPr>
                      </w:del>
                    </m:ctrlPr>
                  </m:e>
                  <m:e>
                    <m:ctrlPr>
                      <w:del w:id="874" w:author="Owen" w:date="2026-02-28T10:38:00Z" w16du:dateUtc="2026-02-28T09:38:00Z">
                        <w:rPr>
                          <w:rFonts w:ascii="Cambria Math" w:eastAsia="Cambria Math" w:hAnsi="Cambria Math" w:cs="Cambria Math"/>
                          <w:i/>
                        </w:rPr>
                      </w:del>
                    </m:ctrlPr>
                  </m:e>
                  <m:e>
                    <m:r>
                      <w:del w:id="875" w:author="Owen" w:date="2026-02-28T10:38:00Z" w16du:dateUtc="2026-02-28T09:38:00Z">
                        <w:rPr>
                          <w:rFonts w:ascii="Cambria Math" w:eastAsia="Cambria Math" w:hAnsi="Cambria Math" w:cs="Cambria Math"/>
                        </w:rPr>
                        <m:t>9/47</m:t>
                      </w:del>
                    </m:r>
                    <m:ctrlPr>
                      <w:del w:id="876" w:author="Owen" w:date="2026-02-28T10:38:00Z" w16du:dateUtc="2026-02-28T09:38:00Z">
                        <w:rPr>
                          <w:rFonts w:ascii="Cambria Math" w:eastAsia="Cambria Math" w:hAnsi="Cambria Math" w:cs="Cambria Math"/>
                          <w:i/>
                        </w:rPr>
                      </w:del>
                    </m:ctrlPr>
                  </m:e>
                </m:mr>
                <m:mr>
                  <m:e>
                    <m:r>
                      <w:del w:id="877" w:author="Owen" w:date="2026-02-28T10:38:00Z" w16du:dateUtc="2026-02-28T09:38:00Z">
                        <w:rPr>
                          <w:rFonts w:ascii="Cambria Math" w:eastAsia="Cambria Math" w:hAnsi="Cambria Math" w:cs="Cambria Math"/>
                        </w:rPr>
                        <m:t>12/14</m:t>
                      </w:del>
                    </m:r>
                    <m:ctrlPr>
                      <w:del w:id="878" w:author="Owen" w:date="2026-02-28T10:38:00Z" w16du:dateUtc="2026-02-28T09:38:00Z">
                        <w:rPr>
                          <w:rFonts w:ascii="Cambria Math" w:eastAsia="Cambria Math" w:hAnsi="Cambria Math" w:cs="Cambria Math"/>
                          <w:i/>
                        </w:rPr>
                      </w:del>
                    </m:ctrlPr>
                  </m:e>
                  <m:e>
                    <m:r>
                      <w:del w:id="879" w:author="Owen" w:date="2026-02-28T10:38:00Z" w16du:dateUtc="2026-02-28T09:38:00Z">
                        <w:rPr>
                          <w:rFonts w:ascii="Cambria Math" w:eastAsia="Cambria Math" w:hAnsi="Cambria Math" w:cs="Cambria Math"/>
                        </w:rPr>
                        <m:t>14/18</m:t>
                      </w:del>
                    </m:r>
                    <m:ctrlPr>
                      <w:del w:id="880" w:author="Owen" w:date="2026-02-28T10:38:00Z" w16du:dateUtc="2026-02-28T09:38:00Z">
                        <w:rPr>
                          <w:rFonts w:ascii="Cambria Math" w:eastAsia="Cambria Math" w:hAnsi="Cambria Math" w:cs="Cambria Math"/>
                          <w:i/>
                        </w:rPr>
                      </w:del>
                    </m:ctrlPr>
                  </m:e>
                  <m:e>
                    <m:ctrlPr>
                      <w:del w:id="881" w:author="Owen" w:date="2026-02-28T10:38:00Z" w16du:dateUtc="2026-02-28T09:38:00Z">
                        <w:rPr>
                          <w:rFonts w:ascii="Cambria Math" w:eastAsia="Cambria Math" w:hAnsi="Cambria Math" w:cs="Cambria Math"/>
                          <w:i/>
                        </w:rPr>
                      </w:del>
                    </m:ctrlPr>
                  </m:e>
                  <m:e>
                    <m:ctrlPr>
                      <w:del w:id="882" w:author="Owen" w:date="2026-02-28T10:38:00Z" w16du:dateUtc="2026-02-28T09:38:00Z">
                        <w:rPr>
                          <w:rFonts w:ascii="Cambria Math" w:eastAsia="Cambria Math" w:hAnsi="Cambria Math" w:cs="Cambria Math"/>
                          <w:i/>
                        </w:rPr>
                      </w:del>
                    </m:ctrlPr>
                  </m:e>
                </m:mr>
                <m:mr>
                  <m:e>
                    <m:ctrlPr>
                      <w:del w:id="883" w:author="Owen" w:date="2026-02-28T10:38:00Z" w16du:dateUtc="2026-02-28T09:38:00Z">
                        <w:rPr>
                          <w:rFonts w:ascii="Cambria Math" w:eastAsia="Cambria Math" w:hAnsi="Cambria Math" w:cs="Cambria Math"/>
                          <w:i/>
                        </w:rPr>
                      </w:del>
                    </m:ctrlPr>
                  </m:e>
                  <m:e>
                    <m:r>
                      <w:del w:id="884" w:author="Owen" w:date="2026-02-28T10:38:00Z" w16du:dateUtc="2026-02-28T09:38:00Z">
                        <w:rPr>
                          <w:rFonts w:ascii="Cambria Math" w:eastAsia="Cambria Math" w:hAnsi="Cambria Math" w:cs="Cambria Math"/>
                        </w:rPr>
                        <m:t>1/18</m:t>
                      </w:del>
                    </m:r>
                    <m:ctrlPr>
                      <w:del w:id="885" w:author="Owen" w:date="2026-02-28T10:38:00Z" w16du:dateUtc="2026-02-28T09:38:00Z">
                        <w:rPr>
                          <w:rFonts w:ascii="Cambria Math" w:eastAsia="Cambria Math" w:hAnsi="Cambria Math" w:cs="Cambria Math"/>
                          <w:i/>
                        </w:rPr>
                      </w:del>
                    </m:ctrlPr>
                  </m:e>
                  <m:e>
                    <m:r>
                      <w:del w:id="886" w:author="Owen" w:date="2026-02-28T10:38:00Z" w16du:dateUtc="2026-02-28T09:38:00Z">
                        <w:rPr>
                          <w:rFonts w:ascii="Cambria Math" w:eastAsia="Cambria Math" w:hAnsi="Cambria Math" w:cs="Cambria Math"/>
                        </w:rPr>
                        <m:t>6/9</m:t>
                      </w:del>
                    </m:r>
                    <m:ctrlPr>
                      <w:del w:id="887" w:author="Owen" w:date="2026-02-28T10:38:00Z" w16du:dateUtc="2026-02-28T09:38:00Z">
                        <w:rPr>
                          <w:rFonts w:ascii="Cambria Math" w:eastAsia="Cambria Math" w:hAnsi="Cambria Math" w:cs="Cambria Math"/>
                          <w:i/>
                        </w:rPr>
                      </w:del>
                    </m:ctrlPr>
                  </m:e>
                  <m:e>
                    <m:r>
                      <w:del w:id="888" w:author="Owen" w:date="2026-02-28T10:38:00Z" w16du:dateUtc="2026-02-28T09:38:00Z">
                        <w:rPr>
                          <w:rFonts w:ascii="Cambria Math" w:eastAsia="Cambria Math" w:hAnsi="Cambria Math" w:cs="Cambria Math"/>
                        </w:rPr>
                        <m:t>13/47</m:t>
                      </w:del>
                    </m:r>
                    <m:ctrlPr>
                      <w:del w:id="889" w:author="Owen" w:date="2026-02-28T10:38:00Z" w16du:dateUtc="2026-02-28T09:38:00Z">
                        <w:rPr>
                          <w:rFonts w:ascii="Cambria Math" w:eastAsia="Cambria Math" w:hAnsi="Cambria Math" w:cs="Cambria Math"/>
                          <w:i/>
                        </w:rPr>
                      </w:del>
                    </m:ctrlPr>
                  </m:e>
                </m:mr>
                <m:mr>
                  <m:e>
                    <m:ctrlPr>
                      <w:del w:id="890" w:author="Owen" w:date="2026-02-28T10:38:00Z" w16du:dateUtc="2026-02-28T09:38:00Z">
                        <w:rPr>
                          <w:rFonts w:ascii="Cambria Math" w:eastAsia="Cambria Math" w:hAnsi="Cambria Math" w:cs="Cambria Math"/>
                          <w:i/>
                        </w:rPr>
                      </w:del>
                    </m:ctrlPr>
                  </m:e>
                  <m:e>
                    <m:ctrlPr>
                      <w:del w:id="891" w:author="Owen" w:date="2026-02-28T10:38:00Z" w16du:dateUtc="2026-02-28T09:38:00Z">
                        <w:rPr>
                          <w:rFonts w:ascii="Cambria Math" w:eastAsia="Cambria Math" w:hAnsi="Cambria Math" w:cs="Cambria Math"/>
                          <w:i/>
                        </w:rPr>
                      </w:del>
                    </m:ctrlPr>
                  </m:e>
                  <m:e>
                    <m:r>
                      <w:del w:id="892" w:author="Owen" w:date="2026-02-28T10:38:00Z" w16du:dateUtc="2026-02-28T09:38:00Z">
                        <w:rPr>
                          <w:rFonts w:ascii="Cambria Math" w:eastAsia="Cambria Math" w:hAnsi="Cambria Math" w:cs="Cambria Math"/>
                        </w:rPr>
                        <m:t>2/9</m:t>
                      </w:del>
                    </m:r>
                  </m:e>
                  <m:e>
                    <m:r>
                      <w:del w:id="893" w:author="Owen" w:date="2026-02-28T10:38:00Z" w16du:dateUtc="2026-02-28T09:38:00Z">
                        <w:rPr>
                          <w:rFonts w:ascii="Cambria Math" w:hAnsi="Cambria Math"/>
                        </w:rPr>
                        <m:t>33/47</m:t>
                      </w:del>
                    </m:r>
                  </m:e>
                </m:mr>
                <m:mr>
                  <m:e>
                    <m:r>
                      <w:del w:id="894" w:author="Owen" w:date="2026-02-28T10:38:00Z" w16du:dateUtc="2026-02-28T09:38:00Z">
                        <w:rPr>
                          <w:rFonts w:ascii="Cambria Math" w:hAnsi="Cambria Math"/>
                        </w:rPr>
                        <m:t>2/14</m:t>
                      </w:del>
                    </m:r>
                    <m:ctrlPr>
                      <w:del w:id="895" w:author="Owen" w:date="2026-02-28T10:38:00Z" w16du:dateUtc="2026-02-28T09:38:00Z">
                        <w:rPr>
                          <w:rFonts w:ascii="Cambria Math" w:eastAsia="Cambria Math" w:hAnsi="Cambria Math" w:cs="Cambria Math"/>
                          <w:i/>
                        </w:rPr>
                      </w:del>
                    </m:ctrlPr>
                  </m:e>
                  <m:e>
                    <m:r>
                      <w:del w:id="896" w:author="Owen" w:date="2026-02-28T10:38:00Z" w16du:dateUtc="2026-02-28T09:38:00Z">
                        <w:rPr>
                          <w:rFonts w:ascii="Cambria Math" w:eastAsia="Cambria Math" w:hAnsi="Cambria Math" w:cs="Cambria Math"/>
                        </w:rPr>
                        <m:t>3/18</m:t>
                      </w:del>
                    </m:r>
                    <m:ctrlPr>
                      <w:del w:id="897" w:author="Owen" w:date="2026-02-28T10:38:00Z" w16du:dateUtc="2026-02-28T09:38:00Z">
                        <w:rPr>
                          <w:rFonts w:ascii="Cambria Math" w:eastAsia="Cambria Math" w:hAnsi="Cambria Math" w:cs="Cambria Math"/>
                          <w:i/>
                        </w:rPr>
                      </w:del>
                    </m:ctrlPr>
                  </m:e>
                  <m:e>
                    <m:r>
                      <w:del w:id="898" w:author="Owen" w:date="2026-02-28T10:38:00Z" w16du:dateUtc="2026-02-28T09:38:00Z">
                        <w:rPr>
                          <w:rFonts w:ascii="Cambria Math" w:eastAsia="Cambria Math" w:hAnsi="Cambria Math" w:cs="Cambria Math"/>
                        </w:rPr>
                        <m:t>1/9</m:t>
                      </w:del>
                    </m:r>
                  </m:e>
                  <m:e>
                    <m:r>
                      <w:del w:id="899" w:author="Owen" w:date="2026-02-28T10:38:00Z" w16du:dateUtc="2026-02-28T09:38:00Z">
                        <w:rPr>
                          <w:rFonts w:ascii="Cambria Math" w:hAnsi="Cambria Math"/>
                        </w:rPr>
                        <m:t>1/47</m:t>
                      </w:del>
                    </m:r>
                  </m:e>
                </m:mr>
              </m:m>
            </m:e>
          </m:d>
          <m:r>
            <w:del w:id="900" w:author="Owen" w:date="2026-02-28T10:38:00Z" w16du:dateUtc="2026-02-28T09:38:00Z">
              <w:rPr>
                <w:rFonts w:ascii="Cambria Math" w:hAnsi="Cambria Math"/>
              </w:rPr>
              <m:t>.</m:t>
            </w:del>
          </m:r>
        </m:oMath>
      </m:oMathPara>
    </w:p>
    <w:p w14:paraId="6E4631DD" w14:textId="77777777" w:rsidR="00B41E2D" w:rsidRDefault="00856B10">
      <w:pPr>
        <w:pStyle w:val="FirstParagraph"/>
        <w:pPrChange w:id="901" w:author="Owen" w:date="2026-02-28T10:38:00Z" w16du:dateUtc="2026-02-28T09:38:00Z">
          <w:pPr>
            <w:spacing w:line="480" w:lineRule="auto"/>
          </w:pPr>
        </w:pPrChange>
      </w:pPr>
      <w:del w:id="902" w:author="Owen" w:date="2026-02-28T10:38:00Z" w16du:dateUtc="2026-02-28T09:38:00Z">
        <w:r>
          <w:delText>Given</w:delText>
        </w:r>
      </w:del>
      <w:ins w:id="903" w:author="Owen" w:date="2026-02-28T10:38:00Z" w16du:dateUtc="2026-02-28T09:38:00Z">
        <w:r w:rsidR="00000000">
          <w:t>. From</w:t>
        </w:r>
      </w:ins>
      <w:r w:rsidR="00000000">
        <w:t xml:space="preserve"> these </w:t>
      </w:r>
      <w:del w:id="904" w:author="Owen" w:date="2026-02-28T10:38:00Z" w16du:dateUtc="2026-02-28T09:38:00Z">
        <w:r>
          <w:delText xml:space="preserve">transition </w:delText>
        </w:r>
        <w:r w:rsidR="00E17580">
          <w:delText>frequencies</w:delText>
        </w:r>
      </w:del>
      <w:ins w:id="905" w:author="Owen" w:date="2026-02-28T10:38:00Z" w16du:dateUtc="2026-02-28T09:38:00Z">
        <w:r w:rsidR="00000000">
          <w:t>counts</w:t>
        </w:r>
      </w:ins>
      <w:r w:rsidR="00000000">
        <w:t xml:space="preserve">, the sampling distributions of the underlying transition rates </w:t>
      </w:r>
      <w:del w:id="906" w:author="Owen" w:date="2026-02-28T10:38:00Z" w16du:dateUtc="2026-02-28T09:38:00Z">
        <w:r w:rsidR="00753310">
          <w:delText>correspond to</w:delText>
        </w:r>
        <w:r w:rsidR="00B21CF3">
          <w:delText xml:space="preserve"> the following models</w:delText>
        </w:r>
      </w:del>
      <w:ins w:id="907" w:author="Owen" w:date="2026-02-28T10:38:00Z" w16du:dateUtc="2026-02-28T09:38:00Z">
        <w:r w:rsidR="00000000">
          <w:t>are</w:t>
        </w:r>
      </w:ins>
      <w:r w:rsidR="00000000">
        <w:t>:</w:t>
      </w:r>
    </w:p>
    <w:p w14:paraId="57BA47EC" w14:textId="40802D0A" w:rsidR="00A60720" w:rsidRPr="00D8347F" w:rsidRDefault="00000000" w:rsidP="00A60720">
      <w:pPr>
        <w:rPr>
          <w:del w:id="908" w:author="Owen" w:date="2026-02-28T10:38:00Z" w16du:dateUtc="2026-02-28T09:38:00Z"/>
        </w:rPr>
      </w:pPr>
      <m:oMathPara>
        <m:oMath>
          <m:d>
            <m:dPr>
              <m:ctrlPr>
                <w:del w:id="909" w:author="Owen" w:date="2026-02-28T10:38:00Z" w16du:dateUtc="2026-02-28T09:38:00Z">
                  <w:rPr>
                    <w:rFonts w:ascii="Cambria Math" w:hAnsi="Cambria Math"/>
                    <w:i/>
                  </w:rPr>
                </w:del>
              </m:ctrlPr>
            </m:dPr>
            <m:e>
              <m:r>
                <w:del w:id="910" w:author="Owen" w:date="2026-02-28T10:38:00Z" w16du:dateUtc="2026-02-28T09:38:00Z">
                  <w:rPr>
                    <w:rFonts w:ascii="Cambria Math" w:hAnsi="Cambria Math"/>
                  </w:rPr>
                  <m:t>12, 2</m:t>
                </w:del>
              </m:r>
            </m:e>
          </m:d>
          <m:r>
            <w:del w:id="911" w:author="Owen" w:date="2026-02-28T10:38:00Z" w16du:dateUtc="2026-02-28T09:38:00Z">
              <w:rPr>
                <w:rFonts w:ascii="Cambria Math" w:hAnsi="Cambria Math"/>
              </w:rPr>
              <m:t xml:space="preserve"> ~ </m:t>
            </w:del>
          </m:r>
          <m:r>
            <w:del w:id="912" w:author="Owen" w:date="2026-02-28T10:38:00Z" w16du:dateUtc="2026-02-28T09:38:00Z">
              <m:rPr>
                <m:sty m:val="p"/>
              </m:rPr>
              <w:rPr>
                <w:rFonts w:ascii="Cambria Math" w:hAnsi="Cambria Math"/>
              </w:rPr>
              <m:t>Multinomial</m:t>
            </w:del>
          </m:r>
          <m:d>
            <m:dPr>
              <m:ctrlPr>
                <w:del w:id="913" w:author="Owen" w:date="2026-02-28T10:38:00Z" w16du:dateUtc="2026-02-28T09:38:00Z">
                  <w:rPr>
                    <w:rFonts w:ascii="Cambria Math" w:hAnsi="Cambria Math"/>
                    <w:i/>
                  </w:rPr>
                </w:del>
              </m:ctrlPr>
            </m:dPr>
            <m:e>
              <m:d>
                <m:dPr>
                  <m:ctrlPr>
                    <w:del w:id="914" w:author="Owen" w:date="2026-02-28T10:38:00Z" w16du:dateUtc="2026-02-28T09:38:00Z">
                      <w:rPr>
                        <w:rFonts w:ascii="Cambria Math" w:hAnsi="Cambria Math"/>
                        <w:i/>
                      </w:rPr>
                    </w:del>
                  </m:ctrlPr>
                </m:dPr>
                <m:e>
                  <m:sSub>
                    <m:sSubPr>
                      <m:ctrlPr>
                        <w:del w:id="915" w:author="Owen" w:date="2026-02-28T10:38:00Z" w16du:dateUtc="2026-02-28T09:38:00Z">
                          <w:rPr>
                            <w:rFonts w:ascii="Cambria Math" w:hAnsi="Cambria Math"/>
                            <w:i/>
                          </w:rPr>
                        </w:del>
                      </m:ctrlPr>
                    </m:sSubPr>
                    <m:e>
                      <m:r>
                        <w:del w:id="916" w:author="Owen" w:date="2026-02-28T10:38:00Z" w16du:dateUtc="2026-02-28T09:38:00Z">
                          <w:rPr>
                            <w:rFonts w:ascii="Cambria Math" w:hAnsi="Cambria Math"/>
                          </w:rPr>
                          <m:t>U</m:t>
                        </w:del>
                      </m:r>
                    </m:e>
                    <m:sub>
                      <m:r>
                        <w:del w:id="917" w:author="Owen" w:date="2026-02-28T10:38:00Z" w16du:dateUtc="2026-02-28T09:38:00Z">
                          <w:rPr>
                            <w:rFonts w:ascii="Cambria Math" w:hAnsi="Cambria Math"/>
                          </w:rPr>
                          <m:t>21</m:t>
                        </w:del>
                      </m:r>
                    </m:sub>
                  </m:sSub>
                  <m:r>
                    <w:del w:id="918" w:author="Owen" w:date="2026-02-28T10:38:00Z" w16du:dateUtc="2026-02-28T09:38:00Z">
                      <w:rPr>
                        <w:rFonts w:ascii="Cambria Math" w:hAnsi="Cambria Math"/>
                      </w:rPr>
                      <m:t xml:space="preserve">, </m:t>
                    </w:del>
                  </m:r>
                  <m:sSub>
                    <m:sSubPr>
                      <m:ctrlPr>
                        <w:del w:id="919" w:author="Owen" w:date="2026-02-28T10:38:00Z" w16du:dateUtc="2026-02-28T09:38:00Z">
                          <w:rPr>
                            <w:rFonts w:ascii="Cambria Math" w:hAnsi="Cambria Math"/>
                            <w:i/>
                          </w:rPr>
                        </w:del>
                      </m:ctrlPr>
                    </m:sSubPr>
                    <m:e>
                      <m:r>
                        <w:del w:id="920" w:author="Owen" w:date="2026-02-28T10:38:00Z" w16du:dateUtc="2026-02-28T09:38:00Z">
                          <w:rPr>
                            <w:rFonts w:ascii="Cambria Math" w:hAnsi="Cambria Math"/>
                          </w:rPr>
                          <m:t>U</m:t>
                        </w:del>
                      </m:r>
                    </m:e>
                    <m:sub>
                      <m:r>
                        <w:del w:id="921" w:author="Owen" w:date="2026-02-28T10:38:00Z" w16du:dateUtc="2026-02-28T09:38:00Z">
                          <m:rPr>
                            <m:sty m:val="p"/>
                          </m:rPr>
                          <w:rPr>
                            <w:rFonts w:ascii="Cambria Math" w:hAnsi="Cambria Math"/>
                          </w:rPr>
                          <m:t>d</m:t>
                        </w:del>
                      </m:r>
                      <m:r>
                        <w:del w:id="922" w:author="Owen" w:date="2026-02-28T10:38:00Z" w16du:dateUtc="2026-02-28T09:38:00Z">
                          <w:rPr>
                            <w:rFonts w:ascii="Cambria Math" w:hAnsi="Cambria Math"/>
                          </w:rPr>
                          <m:t>1</m:t>
                        </w:del>
                      </m:r>
                    </m:sub>
                  </m:sSub>
                </m:e>
              </m:d>
            </m:e>
          </m:d>
          <m:r>
            <w:del w:id="923" w:author="Owen" w:date="2026-02-28T10:38:00Z" w16du:dateUtc="2026-02-28T09:38:00Z">
              <w:rPr>
                <w:rFonts w:ascii="Cambria Math" w:hAnsi="Cambria Math"/>
              </w:rPr>
              <m:t>,</m:t>
            </w:del>
          </m:r>
        </m:oMath>
      </m:oMathPara>
    </w:p>
    <w:p w14:paraId="2065FEE7" w14:textId="59ED10A6" w:rsidR="00A60720" w:rsidRDefault="00000000" w:rsidP="00A60720">
      <w:pPr>
        <w:rPr>
          <w:del w:id="924" w:author="Owen" w:date="2026-02-28T10:38:00Z" w16du:dateUtc="2026-02-28T09:38:00Z"/>
        </w:rPr>
      </w:pPr>
      <m:oMathPara>
        <m:oMath>
          <m:d>
            <m:dPr>
              <m:ctrlPr>
                <w:del w:id="925" w:author="Owen" w:date="2026-02-28T10:38:00Z" w16du:dateUtc="2026-02-28T09:38:00Z">
                  <w:rPr>
                    <w:rFonts w:ascii="Cambria Math" w:hAnsi="Cambria Math"/>
                    <w:i/>
                  </w:rPr>
                </w:del>
              </m:ctrlPr>
            </m:dPr>
            <m:e>
              <m:r>
                <w:del w:id="926" w:author="Owen" w:date="2026-02-28T10:38:00Z" w16du:dateUtc="2026-02-28T09:38:00Z">
                  <w:rPr>
                    <w:rFonts w:ascii="Cambria Math" w:hAnsi="Cambria Math"/>
                  </w:rPr>
                  <m:t>14, 1, 3</m:t>
                </w:del>
              </m:r>
            </m:e>
          </m:d>
          <m:r>
            <w:del w:id="927" w:author="Owen" w:date="2026-02-28T10:38:00Z" w16du:dateUtc="2026-02-28T09:38:00Z">
              <w:rPr>
                <w:rFonts w:ascii="Cambria Math" w:hAnsi="Cambria Math"/>
              </w:rPr>
              <m:t xml:space="preserve"> ~ </m:t>
            </w:del>
          </m:r>
          <m:r>
            <w:del w:id="928" w:author="Owen" w:date="2026-02-28T10:38:00Z" w16du:dateUtc="2026-02-28T09:38:00Z">
              <m:rPr>
                <m:sty m:val="p"/>
              </m:rPr>
              <w:rPr>
                <w:rFonts w:ascii="Cambria Math" w:hAnsi="Cambria Math"/>
              </w:rPr>
              <m:t>Multinomial</m:t>
            </w:del>
          </m:r>
          <m:d>
            <m:dPr>
              <m:ctrlPr>
                <w:del w:id="929" w:author="Owen" w:date="2026-02-28T10:38:00Z" w16du:dateUtc="2026-02-28T09:38:00Z">
                  <w:rPr>
                    <w:rFonts w:ascii="Cambria Math" w:hAnsi="Cambria Math"/>
                    <w:i/>
                  </w:rPr>
                </w:del>
              </m:ctrlPr>
            </m:dPr>
            <m:e>
              <m:d>
                <m:dPr>
                  <m:ctrlPr>
                    <w:del w:id="930" w:author="Owen" w:date="2026-02-28T10:38:00Z" w16du:dateUtc="2026-02-28T09:38:00Z">
                      <w:rPr>
                        <w:rFonts w:ascii="Cambria Math" w:hAnsi="Cambria Math"/>
                        <w:i/>
                      </w:rPr>
                    </w:del>
                  </m:ctrlPr>
                </m:dPr>
                <m:e>
                  <m:sSub>
                    <m:sSubPr>
                      <m:ctrlPr>
                        <w:del w:id="931" w:author="Owen" w:date="2026-02-28T10:38:00Z" w16du:dateUtc="2026-02-28T09:38:00Z">
                          <w:rPr>
                            <w:rFonts w:ascii="Cambria Math" w:hAnsi="Cambria Math"/>
                            <w:i/>
                          </w:rPr>
                        </w:del>
                      </m:ctrlPr>
                    </m:sSubPr>
                    <m:e>
                      <m:r>
                        <w:del w:id="932" w:author="Owen" w:date="2026-02-28T10:38:00Z" w16du:dateUtc="2026-02-28T09:38:00Z">
                          <w:rPr>
                            <w:rFonts w:ascii="Cambria Math" w:hAnsi="Cambria Math"/>
                          </w:rPr>
                          <m:t>U</m:t>
                        </w:del>
                      </m:r>
                    </m:e>
                    <m:sub>
                      <m:r>
                        <w:del w:id="933" w:author="Owen" w:date="2026-02-28T10:38:00Z" w16du:dateUtc="2026-02-28T09:38:00Z">
                          <w:rPr>
                            <w:rFonts w:ascii="Cambria Math" w:hAnsi="Cambria Math"/>
                          </w:rPr>
                          <m:t>22</m:t>
                        </w:del>
                      </m:r>
                    </m:sub>
                  </m:sSub>
                  <m:r>
                    <w:del w:id="934" w:author="Owen" w:date="2026-02-28T10:38:00Z" w16du:dateUtc="2026-02-28T09:38:00Z">
                      <w:rPr>
                        <w:rFonts w:ascii="Cambria Math" w:hAnsi="Cambria Math"/>
                      </w:rPr>
                      <m:t>,</m:t>
                    </w:del>
                  </m:r>
                  <m:sSub>
                    <m:sSubPr>
                      <m:ctrlPr>
                        <w:del w:id="935" w:author="Owen" w:date="2026-02-28T10:38:00Z" w16du:dateUtc="2026-02-28T09:38:00Z">
                          <w:rPr>
                            <w:rFonts w:ascii="Cambria Math" w:hAnsi="Cambria Math"/>
                            <w:i/>
                          </w:rPr>
                        </w:del>
                      </m:ctrlPr>
                    </m:sSubPr>
                    <m:e>
                      <m:r>
                        <w:del w:id="936" w:author="Owen" w:date="2026-02-28T10:38:00Z" w16du:dateUtc="2026-02-28T09:38:00Z">
                          <w:rPr>
                            <w:rFonts w:ascii="Cambria Math" w:hAnsi="Cambria Math"/>
                          </w:rPr>
                          <m:t>U</m:t>
                        </w:del>
                      </m:r>
                    </m:e>
                    <m:sub>
                      <m:r>
                        <w:del w:id="937" w:author="Owen" w:date="2026-02-28T10:38:00Z" w16du:dateUtc="2026-02-28T09:38:00Z">
                          <w:rPr>
                            <w:rFonts w:ascii="Cambria Math" w:hAnsi="Cambria Math"/>
                          </w:rPr>
                          <m:t>32</m:t>
                        </w:del>
                      </m:r>
                    </m:sub>
                  </m:sSub>
                  <m:r>
                    <w:del w:id="938" w:author="Owen" w:date="2026-02-28T10:38:00Z" w16du:dateUtc="2026-02-28T09:38:00Z">
                      <w:rPr>
                        <w:rFonts w:ascii="Cambria Math" w:hAnsi="Cambria Math"/>
                      </w:rPr>
                      <m:t xml:space="preserve">, </m:t>
                    </w:del>
                  </m:r>
                  <m:sSub>
                    <m:sSubPr>
                      <m:ctrlPr>
                        <w:del w:id="939" w:author="Owen" w:date="2026-02-28T10:38:00Z" w16du:dateUtc="2026-02-28T09:38:00Z">
                          <w:rPr>
                            <w:rFonts w:ascii="Cambria Math" w:hAnsi="Cambria Math"/>
                            <w:i/>
                          </w:rPr>
                        </w:del>
                      </m:ctrlPr>
                    </m:sSubPr>
                    <m:e>
                      <m:r>
                        <w:del w:id="940" w:author="Owen" w:date="2026-02-28T10:38:00Z" w16du:dateUtc="2026-02-28T09:38:00Z">
                          <w:rPr>
                            <w:rFonts w:ascii="Cambria Math" w:hAnsi="Cambria Math"/>
                          </w:rPr>
                          <m:t>U</m:t>
                        </w:del>
                      </m:r>
                    </m:e>
                    <m:sub>
                      <m:r>
                        <w:del w:id="941" w:author="Owen" w:date="2026-02-28T10:38:00Z" w16du:dateUtc="2026-02-28T09:38:00Z">
                          <m:rPr>
                            <m:sty m:val="p"/>
                          </m:rPr>
                          <w:rPr>
                            <w:rFonts w:ascii="Cambria Math" w:hAnsi="Cambria Math"/>
                          </w:rPr>
                          <m:t>d</m:t>
                        </w:del>
                      </m:r>
                      <m:r>
                        <w:del w:id="942" w:author="Owen" w:date="2026-02-28T10:38:00Z" w16du:dateUtc="2026-02-28T09:38:00Z">
                          <w:rPr>
                            <w:rFonts w:ascii="Cambria Math" w:hAnsi="Cambria Math"/>
                          </w:rPr>
                          <m:t>2</m:t>
                        </w:del>
                      </m:r>
                    </m:sub>
                  </m:sSub>
                </m:e>
              </m:d>
            </m:e>
          </m:d>
          <m:r>
            <w:del w:id="943" w:author="Owen" w:date="2026-02-28T10:38:00Z" w16du:dateUtc="2026-02-28T09:38:00Z">
              <w:rPr>
                <w:rFonts w:ascii="Cambria Math" w:hAnsi="Cambria Math"/>
              </w:rPr>
              <m:t>,</m:t>
            </w:del>
          </m:r>
        </m:oMath>
      </m:oMathPara>
    </w:p>
    <w:p w14:paraId="03F0B96A" w14:textId="2F35D844" w:rsidR="00A60720" w:rsidRDefault="00000000" w:rsidP="00A60720">
      <w:pPr>
        <w:rPr>
          <w:del w:id="944" w:author="Owen" w:date="2026-02-28T10:38:00Z" w16du:dateUtc="2026-02-28T09:38:00Z"/>
        </w:rPr>
      </w:pPr>
      <m:oMathPara>
        <m:oMath>
          <m:d>
            <m:dPr>
              <m:ctrlPr>
                <w:del w:id="945" w:author="Owen" w:date="2026-02-28T10:38:00Z" w16du:dateUtc="2026-02-28T09:38:00Z">
                  <w:rPr>
                    <w:rFonts w:ascii="Cambria Math" w:hAnsi="Cambria Math"/>
                    <w:i/>
                  </w:rPr>
                </w:del>
              </m:ctrlPr>
            </m:dPr>
            <m:e>
              <m:r>
                <w:del w:id="946" w:author="Owen" w:date="2026-02-28T10:38:00Z" w16du:dateUtc="2026-02-28T09:38:00Z">
                  <w:rPr>
                    <w:rFonts w:ascii="Cambria Math" w:hAnsi="Cambria Math"/>
                  </w:rPr>
                  <m:t>6, 2, 1</m:t>
                </w:del>
              </m:r>
            </m:e>
          </m:d>
          <m:r>
            <w:del w:id="947" w:author="Owen" w:date="2026-02-28T10:38:00Z" w16du:dateUtc="2026-02-28T09:38:00Z">
              <w:rPr>
                <w:rFonts w:ascii="Cambria Math" w:hAnsi="Cambria Math"/>
              </w:rPr>
              <m:t xml:space="preserve"> ~ </m:t>
            </w:del>
          </m:r>
          <m:r>
            <w:del w:id="948" w:author="Owen" w:date="2026-02-28T10:38:00Z" w16du:dateUtc="2026-02-28T09:38:00Z">
              <m:rPr>
                <m:sty m:val="p"/>
              </m:rPr>
              <w:rPr>
                <w:rFonts w:ascii="Cambria Math" w:hAnsi="Cambria Math"/>
              </w:rPr>
              <m:t>Multinomial</m:t>
            </w:del>
          </m:r>
          <m:d>
            <m:dPr>
              <m:ctrlPr>
                <w:del w:id="949" w:author="Owen" w:date="2026-02-28T10:38:00Z" w16du:dateUtc="2026-02-28T09:38:00Z">
                  <w:rPr>
                    <w:rFonts w:ascii="Cambria Math" w:hAnsi="Cambria Math"/>
                    <w:i/>
                  </w:rPr>
                </w:del>
              </m:ctrlPr>
            </m:dPr>
            <m:e>
              <m:d>
                <m:dPr>
                  <m:ctrlPr>
                    <w:del w:id="950" w:author="Owen" w:date="2026-02-28T10:38:00Z" w16du:dateUtc="2026-02-28T09:38:00Z">
                      <w:rPr>
                        <w:rFonts w:ascii="Cambria Math" w:hAnsi="Cambria Math"/>
                        <w:i/>
                      </w:rPr>
                    </w:del>
                  </m:ctrlPr>
                </m:dPr>
                <m:e>
                  <m:sSub>
                    <m:sSubPr>
                      <m:ctrlPr>
                        <w:del w:id="951" w:author="Owen" w:date="2026-02-28T10:38:00Z" w16du:dateUtc="2026-02-28T09:38:00Z">
                          <w:rPr>
                            <w:rFonts w:ascii="Cambria Math" w:hAnsi="Cambria Math"/>
                            <w:i/>
                          </w:rPr>
                        </w:del>
                      </m:ctrlPr>
                    </m:sSubPr>
                    <m:e>
                      <m:r>
                        <w:del w:id="952" w:author="Owen" w:date="2026-02-28T10:38:00Z" w16du:dateUtc="2026-02-28T09:38:00Z">
                          <w:rPr>
                            <w:rFonts w:ascii="Cambria Math" w:hAnsi="Cambria Math"/>
                          </w:rPr>
                          <m:t>U</m:t>
                        </w:del>
                      </m:r>
                    </m:e>
                    <m:sub>
                      <m:r>
                        <w:del w:id="953" w:author="Owen" w:date="2026-02-28T10:38:00Z" w16du:dateUtc="2026-02-28T09:38:00Z">
                          <w:rPr>
                            <w:rFonts w:ascii="Cambria Math" w:hAnsi="Cambria Math"/>
                          </w:rPr>
                          <m:t>33</m:t>
                        </w:del>
                      </m:r>
                    </m:sub>
                  </m:sSub>
                  <m:r>
                    <w:del w:id="954" w:author="Owen" w:date="2026-02-28T10:38:00Z" w16du:dateUtc="2026-02-28T09:38:00Z">
                      <w:rPr>
                        <w:rFonts w:ascii="Cambria Math" w:hAnsi="Cambria Math"/>
                      </w:rPr>
                      <m:t>,</m:t>
                    </w:del>
                  </m:r>
                  <m:sSub>
                    <m:sSubPr>
                      <m:ctrlPr>
                        <w:del w:id="955" w:author="Owen" w:date="2026-02-28T10:38:00Z" w16du:dateUtc="2026-02-28T09:38:00Z">
                          <w:rPr>
                            <w:rFonts w:ascii="Cambria Math" w:hAnsi="Cambria Math"/>
                            <w:i/>
                          </w:rPr>
                        </w:del>
                      </m:ctrlPr>
                    </m:sSubPr>
                    <m:e>
                      <m:r>
                        <w:del w:id="956" w:author="Owen" w:date="2026-02-28T10:38:00Z" w16du:dateUtc="2026-02-28T09:38:00Z">
                          <w:rPr>
                            <w:rFonts w:ascii="Cambria Math" w:hAnsi="Cambria Math"/>
                          </w:rPr>
                          <m:t>U</m:t>
                        </w:del>
                      </m:r>
                    </m:e>
                    <m:sub>
                      <m:r>
                        <w:del w:id="957" w:author="Owen" w:date="2026-02-28T10:38:00Z" w16du:dateUtc="2026-02-28T09:38:00Z">
                          <w:rPr>
                            <w:rFonts w:ascii="Cambria Math" w:hAnsi="Cambria Math"/>
                          </w:rPr>
                          <m:t>43</m:t>
                        </w:del>
                      </m:r>
                    </m:sub>
                  </m:sSub>
                  <m:r>
                    <w:del w:id="958" w:author="Owen" w:date="2026-02-28T10:38:00Z" w16du:dateUtc="2026-02-28T09:38:00Z">
                      <w:rPr>
                        <w:rFonts w:ascii="Cambria Math" w:hAnsi="Cambria Math"/>
                      </w:rPr>
                      <m:t xml:space="preserve">, </m:t>
                    </w:del>
                  </m:r>
                  <m:sSub>
                    <m:sSubPr>
                      <m:ctrlPr>
                        <w:del w:id="959" w:author="Owen" w:date="2026-02-28T10:38:00Z" w16du:dateUtc="2026-02-28T09:38:00Z">
                          <w:rPr>
                            <w:rFonts w:ascii="Cambria Math" w:hAnsi="Cambria Math"/>
                            <w:i/>
                          </w:rPr>
                        </w:del>
                      </m:ctrlPr>
                    </m:sSubPr>
                    <m:e>
                      <m:r>
                        <w:del w:id="960" w:author="Owen" w:date="2026-02-28T10:38:00Z" w16du:dateUtc="2026-02-28T09:38:00Z">
                          <w:rPr>
                            <w:rFonts w:ascii="Cambria Math" w:hAnsi="Cambria Math"/>
                          </w:rPr>
                          <m:t>U</m:t>
                        </w:del>
                      </m:r>
                    </m:e>
                    <m:sub>
                      <m:r>
                        <w:del w:id="961" w:author="Owen" w:date="2026-02-28T10:38:00Z" w16du:dateUtc="2026-02-28T09:38:00Z">
                          <m:rPr>
                            <m:sty m:val="p"/>
                          </m:rPr>
                          <w:rPr>
                            <w:rFonts w:ascii="Cambria Math" w:hAnsi="Cambria Math"/>
                          </w:rPr>
                          <m:t>d</m:t>
                        </w:del>
                      </m:r>
                      <m:r>
                        <w:del w:id="962" w:author="Owen" w:date="2026-02-28T10:38:00Z" w16du:dateUtc="2026-02-28T09:38:00Z">
                          <w:rPr>
                            <w:rFonts w:ascii="Cambria Math" w:hAnsi="Cambria Math"/>
                          </w:rPr>
                          <m:t>3</m:t>
                        </w:del>
                      </m:r>
                    </m:sub>
                  </m:sSub>
                </m:e>
              </m:d>
            </m:e>
          </m:d>
          <m:r>
            <w:del w:id="963" w:author="Owen" w:date="2026-02-28T10:38:00Z" w16du:dateUtc="2026-02-28T09:38:00Z">
              <w:rPr>
                <w:rFonts w:ascii="Cambria Math" w:hAnsi="Cambria Math"/>
              </w:rPr>
              <m:t>,</m:t>
            </w:del>
          </m:r>
        </m:oMath>
      </m:oMathPara>
    </w:p>
    <w:p w14:paraId="4505D4A6" w14:textId="7E307BC2" w:rsidR="00A60720" w:rsidRPr="00A60720" w:rsidRDefault="00000000" w:rsidP="00A60720">
      <w:pPr>
        <w:rPr>
          <w:del w:id="964" w:author="Owen" w:date="2026-02-28T10:38:00Z" w16du:dateUtc="2026-02-28T09:38:00Z"/>
        </w:rPr>
      </w:pPr>
      <m:oMathPara>
        <m:oMath>
          <m:d>
            <m:dPr>
              <m:ctrlPr>
                <w:del w:id="965" w:author="Owen" w:date="2026-02-28T10:38:00Z" w16du:dateUtc="2026-02-28T09:38:00Z">
                  <w:rPr>
                    <w:rFonts w:ascii="Cambria Math" w:hAnsi="Cambria Math"/>
                    <w:i/>
                  </w:rPr>
                </w:del>
              </m:ctrlPr>
            </m:dPr>
            <m:e>
              <m:r>
                <w:del w:id="966" w:author="Owen" w:date="2026-02-28T10:38:00Z" w16du:dateUtc="2026-02-28T09:38:00Z">
                  <w:rPr>
                    <w:rFonts w:ascii="Cambria Math" w:hAnsi="Cambria Math"/>
                  </w:rPr>
                  <m:t>13, 33, 1</m:t>
                </w:del>
              </m:r>
            </m:e>
          </m:d>
          <m:r>
            <w:del w:id="967" w:author="Owen" w:date="2026-02-28T10:38:00Z" w16du:dateUtc="2026-02-28T09:38:00Z">
              <w:rPr>
                <w:rFonts w:ascii="Cambria Math" w:hAnsi="Cambria Math"/>
              </w:rPr>
              <m:t xml:space="preserve"> ~ </m:t>
            </w:del>
          </m:r>
          <m:r>
            <w:del w:id="968" w:author="Owen" w:date="2026-02-28T10:38:00Z" w16du:dateUtc="2026-02-28T09:38:00Z">
              <m:rPr>
                <m:sty m:val="p"/>
              </m:rPr>
              <w:rPr>
                <w:rFonts w:ascii="Cambria Math" w:hAnsi="Cambria Math"/>
              </w:rPr>
              <m:t>Multinomial</m:t>
            </w:del>
          </m:r>
          <m:d>
            <m:dPr>
              <m:ctrlPr>
                <w:del w:id="969" w:author="Owen" w:date="2026-02-28T10:38:00Z" w16du:dateUtc="2026-02-28T09:38:00Z">
                  <w:rPr>
                    <w:rFonts w:ascii="Cambria Math" w:hAnsi="Cambria Math"/>
                    <w:i/>
                  </w:rPr>
                </w:del>
              </m:ctrlPr>
            </m:dPr>
            <m:e>
              <m:d>
                <m:dPr>
                  <m:ctrlPr>
                    <w:del w:id="970" w:author="Owen" w:date="2026-02-28T10:38:00Z" w16du:dateUtc="2026-02-28T09:38:00Z">
                      <w:rPr>
                        <w:rFonts w:ascii="Cambria Math" w:hAnsi="Cambria Math"/>
                        <w:i/>
                      </w:rPr>
                    </w:del>
                  </m:ctrlPr>
                </m:dPr>
                <m:e>
                  <m:sSub>
                    <m:sSubPr>
                      <m:ctrlPr>
                        <w:del w:id="971" w:author="Owen" w:date="2026-02-28T10:38:00Z" w16du:dateUtc="2026-02-28T09:38:00Z">
                          <w:rPr>
                            <w:rFonts w:ascii="Cambria Math" w:hAnsi="Cambria Math"/>
                            <w:i/>
                          </w:rPr>
                        </w:del>
                      </m:ctrlPr>
                    </m:sSubPr>
                    <m:e>
                      <m:r>
                        <w:del w:id="972" w:author="Owen" w:date="2026-02-28T10:38:00Z" w16du:dateUtc="2026-02-28T09:38:00Z">
                          <w:rPr>
                            <w:rFonts w:ascii="Cambria Math" w:hAnsi="Cambria Math"/>
                          </w:rPr>
                          <m:t>U</m:t>
                        </w:del>
                      </m:r>
                    </m:e>
                    <m:sub>
                      <m:r>
                        <w:del w:id="973" w:author="Owen" w:date="2026-02-28T10:38:00Z" w16du:dateUtc="2026-02-28T09:38:00Z">
                          <w:rPr>
                            <w:rFonts w:ascii="Cambria Math" w:hAnsi="Cambria Math"/>
                          </w:rPr>
                          <m:t>34</m:t>
                        </w:del>
                      </m:r>
                    </m:sub>
                  </m:sSub>
                  <m:r>
                    <w:del w:id="974" w:author="Owen" w:date="2026-02-28T10:38:00Z" w16du:dateUtc="2026-02-28T09:38:00Z">
                      <w:rPr>
                        <w:rFonts w:ascii="Cambria Math" w:hAnsi="Cambria Math"/>
                      </w:rPr>
                      <m:t>,</m:t>
                    </w:del>
                  </m:r>
                  <m:sSub>
                    <m:sSubPr>
                      <m:ctrlPr>
                        <w:del w:id="975" w:author="Owen" w:date="2026-02-28T10:38:00Z" w16du:dateUtc="2026-02-28T09:38:00Z">
                          <w:rPr>
                            <w:rFonts w:ascii="Cambria Math" w:hAnsi="Cambria Math"/>
                            <w:i/>
                          </w:rPr>
                        </w:del>
                      </m:ctrlPr>
                    </m:sSubPr>
                    <m:e>
                      <m:r>
                        <w:del w:id="976" w:author="Owen" w:date="2026-02-28T10:38:00Z" w16du:dateUtc="2026-02-28T09:38:00Z">
                          <w:rPr>
                            <w:rFonts w:ascii="Cambria Math" w:hAnsi="Cambria Math"/>
                          </w:rPr>
                          <m:t>U</m:t>
                        </w:del>
                      </m:r>
                    </m:e>
                    <m:sub>
                      <m:r>
                        <w:del w:id="977" w:author="Owen" w:date="2026-02-28T10:38:00Z" w16du:dateUtc="2026-02-28T09:38:00Z">
                          <w:rPr>
                            <w:rFonts w:ascii="Cambria Math" w:hAnsi="Cambria Math"/>
                          </w:rPr>
                          <m:t>44</m:t>
                        </w:del>
                      </m:r>
                    </m:sub>
                  </m:sSub>
                  <m:r>
                    <w:del w:id="978" w:author="Owen" w:date="2026-02-28T10:38:00Z" w16du:dateUtc="2026-02-28T09:38:00Z">
                      <w:rPr>
                        <w:rFonts w:ascii="Cambria Math" w:hAnsi="Cambria Math"/>
                      </w:rPr>
                      <m:t xml:space="preserve">, </m:t>
                    </w:del>
                  </m:r>
                  <m:sSub>
                    <m:sSubPr>
                      <m:ctrlPr>
                        <w:del w:id="979" w:author="Owen" w:date="2026-02-28T10:38:00Z" w16du:dateUtc="2026-02-28T09:38:00Z">
                          <w:rPr>
                            <w:rFonts w:ascii="Cambria Math" w:hAnsi="Cambria Math"/>
                            <w:i/>
                          </w:rPr>
                        </w:del>
                      </m:ctrlPr>
                    </m:sSubPr>
                    <m:e>
                      <m:r>
                        <w:del w:id="980" w:author="Owen" w:date="2026-02-28T10:38:00Z" w16du:dateUtc="2026-02-28T09:38:00Z">
                          <w:rPr>
                            <w:rFonts w:ascii="Cambria Math" w:hAnsi="Cambria Math"/>
                          </w:rPr>
                          <m:t>U</m:t>
                        </w:del>
                      </m:r>
                    </m:e>
                    <m:sub>
                      <m:r>
                        <w:del w:id="981" w:author="Owen" w:date="2026-02-28T10:38:00Z" w16du:dateUtc="2026-02-28T09:38:00Z">
                          <m:rPr>
                            <m:sty m:val="p"/>
                          </m:rPr>
                          <w:rPr>
                            <w:rFonts w:ascii="Cambria Math" w:hAnsi="Cambria Math"/>
                          </w:rPr>
                          <m:t>d</m:t>
                        </w:del>
                      </m:r>
                      <m:r>
                        <w:del w:id="982" w:author="Owen" w:date="2026-02-28T10:38:00Z" w16du:dateUtc="2026-02-28T09:38:00Z">
                          <w:rPr>
                            <w:rFonts w:ascii="Cambria Math" w:hAnsi="Cambria Math"/>
                          </w:rPr>
                          <m:t>4</m:t>
                        </w:del>
                      </m:r>
                    </m:sub>
                  </m:sSub>
                </m:e>
              </m:d>
            </m:e>
          </m:d>
          <m:r>
            <w:del w:id="983" w:author="Owen" w:date="2026-02-28T10:38:00Z" w16du:dateUtc="2026-02-28T09:38:00Z">
              <w:rPr>
                <w:rFonts w:ascii="Cambria Math" w:hAnsi="Cambria Math"/>
              </w:rPr>
              <m:t>,</m:t>
            </w:del>
          </m:r>
        </m:oMath>
      </m:oMathPara>
    </w:p>
    <w:p w14:paraId="29F0E99C" w14:textId="3B0FC9BC" w:rsidR="00A60720" w:rsidRPr="00F11A28" w:rsidRDefault="00017E88" w:rsidP="00A60720">
      <w:pPr>
        <w:rPr>
          <w:del w:id="984" w:author="Owen" w:date="2026-02-28T10:38:00Z" w16du:dateUtc="2026-02-28T09:38:00Z"/>
        </w:rPr>
      </w:pPr>
      <m:oMathPara>
        <m:oMath>
          <m:r>
            <w:del w:id="985" w:author="Owen" w:date="2026-02-28T10:38:00Z" w16du:dateUtc="2026-02-28T09:38:00Z">
              <w:rPr>
                <w:rFonts w:ascii="Cambria Math" w:hAnsi="Cambria Math"/>
              </w:rPr>
              <m:t xml:space="preserve">9 ~ </m:t>
            </w:del>
          </m:r>
          <m:r>
            <w:del w:id="986" w:author="Owen" w:date="2026-02-28T10:38:00Z" w16du:dateUtc="2026-02-28T09:38:00Z">
              <m:rPr>
                <m:sty m:val="p"/>
              </m:rPr>
              <w:rPr>
                <w:rFonts w:ascii="Cambria Math" w:hAnsi="Cambria Math"/>
              </w:rPr>
              <m:t>Poisson</m:t>
            </w:del>
          </m:r>
          <m:d>
            <m:dPr>
              <m:ctrlPr>
                <w:del w:id="987" w:author="Owen" w:date="2026-02-28T10:38:00Z" w16du:dateUtc="2026-02-28T09:38:00Z">
                  <w:rPr>
                    <w:rFonts w:ascii="Cambria Math" w:hAnsi="Cambria Math"/>
                    <w:i/>
                  </w:rPr>
                </w:del>
              </m:ctrlPr>
            </m:dPr>
            <m:e>
              <m:r>
                <w:del w:id="988" w:author="Owen" w:date="2026-02-28T10:38:00Z" w16du:dateUtc="2026-02-28T09:38:00Z">
                  <m:rPr>
                    <m:sty m:val="p"/>
                  </m:rPr>
                  <w:rPr>
                    <w:rFonts w:ascii="Cambria Math" w:hAnsi="Cambria Math"/>
                  </w:rPr>
                  <m:t>exp</m:t>
                </w:del>
              </m:r>
              <m:d>
                <m:dPr>
                  <m:ctrlPr>
                    <w:del w:id="989" w:author="Owen" w:date="2026-02-28T10:38:00Z" w16du:dateUtc="2026-02-28T09:38:00Z">
                      <w:rPr>
                        <w:rFonts w:ascii="Cambria Math" w:hAnsi="Cambria Math"/>
                        <w:i/>
                      </w:rPr>
                    </w:del>
                  </m:ctrlPr>
                </m:dPr>
                <m:e>
                  <m:sSub>
                    <m:sSubPr>
                      <m:ctrlPr>
                        <w:del w:id="990" w:author="Owen" w:date="2026-02-28T10:38:00Z" w16du:dateUtc="2026-02-28T09:38:00Z">
                          <w:rPr>
                            <w:rFonts w:ascii="Cambria Math" w:hAnsi="Cambria Math"/>
                            <w:i/>
                          </w:rPr>
                        </w:del>
                      </m:ctrlPr>
                    </m:sSubPr>
                    <m:e>
                      <m:r>
                        <w:del w:id="991" w:author="Owen" w:date="2026-02-28T10:38:00Z" w16du:dateUtc="2026-02-28T09:38:00Z">
                          <w:rPr>
                            <w:rFonts w:ascii="Cambria Math" w:hAnsi="Cambria Math"/>
                          </w:rPr>
                          <m:t>F</m:t>
                        </w:del>
                      </m:r>
                    </m:e>
                    <m:sub>
                      <m:r>
                        <w:del w:id="992" w:author="Owen" w:date="2026-02-28T10:38:00Z" w16du:dateUtc="2026-02-28T09:38:00Z">
                          <w:rPr>
                            <w:rFonts w:ascii="Cambria Math" w:hAnsi="Cambria Math"/>
                          </w:rPr>
                          <m:t>14</m:t>
                        </w:del>
                      </m:r>
                    </m:sub>
                  </m:sSub>
                  <m:r>
                    <w:del w:id="993" w:author="Owen" w:date="2026-02-28T10:38:00Z" w16du:dateUtc="2026-02-28T09:38:00Z">
                      <w:rPr>
                        <w:rFonts w:ascii="Cambria Math" w:hAnsi="Cambria Math"/>
                      </w:rPr>
                      <m:t>+</m:t>
                    </w:del>
                  </m:r>
                  <m:r>
                    <w:del w:id="994" w:author="Owen" w:date="2026-02-28T10:38:00Z" w16du:dateUtc="2026-02-28T09:38:00Z">
                      <m:rPr>
                        <m:sty m:val="p"/>
                      </m:rPr>
                      <w:rPr>
                        <w:rFonts w:ascii="Cambria Math" w:hAnsi="Cambria Math"/>
                      </w:rPr>
                      <m:t>log</m:t>
                    </w:del>
                  </m:r>
                  <m:d>
                    <m:dPr>
                      <m:ctrlPr>
                        <w:del w:id="995" w:author="Owen" w:date="2026-02-28T10:38:00Z" w16du:dateUtc="2026-02-28T09:38:00Z">
                          <w:rPr>
                            <w:rFonts w:ascii="Cambria Math" w:hAnsi="Cambria Math"/>
                            <w:i/>
                          </w:rPr>
                        </w:del>
                      </m:ctrlPr>
                    </m:dPr>
                    <m:e>
                      <m:r>
                        <w:del w:id="996" w:author="Owen" w:date="2026-02-28T10:38:00Z" w16du:dateUtc="2026-02-28T09:38:00Z">
                          <w:rPr>
                            <w:rFonts w:ascii="Cambria Math" w:hAnsi="Cambria Math"/>
                          </w:rPr>
                          <m:t>47</m:t>
                        </w:del>
                      </m:r>
                    </m:e>
                  </m:d>
                </m:e>
              </m:d>
            </m:e>
          </m:d>
          <m:r>
            <w:del w:id="997" w:author="Owen" w:date="2026-02-28T10:38:00Z" w16du:dateUtc="2026-02-28T09:38:00Z">
              <w:rPr>
                <w:rFonts w:ascii="Cambria Math" w:hAnsi="Cambria Math"/>
              </w:rPr>
              <m:t>.</m:t>
            </w:del>
          </m:r>
        </m:oMath>
      </m:oMathPara>
    </w:p>
    <w:p w14:paraId="15F3CF64" w14:textId="77777777" w:rsidR="00B41E2D" w:rsidRDefault="00000000">
      <w:pPr>
        <w:pStyle w:val="BodyText"/>
        <w:rPr>
          <w:ins w:id="998" w:author="Owen" w:date="2026-02-28T10:38:00Z" w16du:dateUtc="2026-02-28T09:38:00Z"/>
        </w:rPr>
      </w:pPr>
      <m:oMathPara>
        <m:oMathParaPr>
          <m:jc m:val="center"/>
        </m:oMathParaPr>
        <m:oMath>
          <m:d>
            <m:dPr>
              <m:ctrlPr>
                <w:ins w:id="999" w:author="Owen" w:date="2026-02-28T10:38:00Z" w16du:dateUtc="2026-02-28T09:38:00Z">
                  <w:rPr>
                    <w:rFonts w:ascii="Cambria Math" w:hAnsi="Cambria Math"/>
                  </w:rPr>
                </w:ins>
              </m:ctrlPr>
            </m:dPr>
            <m:e>
              <m:r>
                <w:ins w:id="1000" w:author="Owen" w:date="2026-02-28T10:38:00Z" w16du:dateUtc="2026-02-28T09:38:00Z">
                  <w:rPr>
                    <w:rFonts w:ascii="Cambria Math" w:hAnsi="Cambria Math"/>
                  </w:rPr>
                  <m:t>12</m:t>
                </w:ins>
              </m:r>
              <m:r>
                <w:ins w:id="1001" w:author="Owen" w:date="2026-02-28T10:38:00Z" w16du:dateUtc="2026-02-28T09:38:00Z">
                  <m:rPr>
                    <m:sty m:val="p"/>
                  </m:rPr>
                  <w:rPr>
                    <w:rFonts w:ascii="Cambria Math" w:hAnsi="Cambria Math"/>
                  </w:rPr>
                  <m:t>,</m:t>
                </w:ins>
              </m:r>
              <m:r>
                <w:ins w:id="1002" w:author="Owen" w:date="2026-02-28T10:38:00Z" w16du:dateUtc="2026-02-28T09:38:00Z">
                  <w:rPr>
                    <w:rFonts w:ascii="Cambria Math" w:hAnsi="Cambria Math"/>
                  </w:rPr>
                  <m:t>2</m:t>
                </w:ins>
              </m:r>
            </m:e>
          </m:d>
          <m:r>
            <w:ins w:id="1003" w:author="Owen" w:date="2026-02-28T10:38:00Z" w16du:dateUtc="2026-02-28T09:38:00Z">
              <m:rPr>
                <m:sty m:val="p"/>
              </m:rPr>
              <w:rPr>
                <w:rFonts w:ascii="Cambria Math" w:hAnsi="Cambria Math"/>
              </w:rPr>
              <m:t>∼</m:t>
            </w:ins>
          </m:r>
          <m:r>
            <w:ins w:id="1004" w:author="Owen" w:date="2026-02-28T10:38:00Z" w16du:dateUtc="2026-02-28T09:38:00Z">
              <m:rPr>
                <m:nor/>
              </m:rPr>
              <m:t>Multinomial</m:t>
            </w:ins>
          </m:r>
          <m:d>
            <m:dPr>
              <m:ctrlPr>
                <w:ins w:id="1005" w:author="Owen" w:date="2026-02-28T10:38:00Z" w16du:dateUtc="2026-02-28T09:38:00Z">
                  <w:rPr>
                    <w:rFonts w:ascii="Cambria Math" w:hAnsi="Cambria Math"/>
                  </w:rPr>
                </w:ins>
              </m:ctrlPr>
            </m:dPr>
            <m:e>
              <m:sSub>
                <m:sSubPr>
                  <m:ctrlPr>
                    <w:ins w:id="1006" w:author="Owen" w:date="2026-02-28T10:38:00Z" w16du:dateUtc="2026-02-28T09:38:00Z">
                      <w:rPr>
                        <w:rFonts w:ascii="Cambria Math" w:hAnsi="Cambria Math"/>
                      </w:rPr>
                    </w:ins>
                  </m:ctrlPr>
                </m:sSubPr>
                <m:e>
                  <m:r>
                    <w:ins w:id="1007" w:author="Owen" w:date="2026-02-28T10:38:00Z" w16du:dateUtc="2026-02-28T09:38:00Z">
                      <w:rPr>
                        <w:rFonts w:ascii="Cambria Math" w:hAnsi="Cambria Math"/>
                      </w:rPr>
                      <m:t>U</m:t>
                    </w:ins>
                  </m:r>
                </m:e>
                <m:sub>
                  <m:r>
                    <w:ins w:id="1008" w:author="Owen" w:date="2026-02-28T10:38:00Z" w16du:dateUtc="2026-02-28T09:38:00Z">
                      <w:rPr>
                        <w:rFonts w:ascii="Cambria Math" w:hAnsi="Cambria Math"/>
                      </w:rPr>
                      <m:t>21</m:t>
                    </w:ins>
                  </m:r>
                </m:sub>
              </m:sSub>
              <m:r>
                <w:ins w:id="1009" w:author="Owen" w:date="2026-02-28T10:38:00Z" w16du:dateUtc="2026-02-28T09:38:00Z">
                  <m:rPr>
                    <m:sty m:val="p"/>
                  </m:rPr>
                  <w:rPr>
                    <w:rFonts w:ascii="Cambria Math" w:hAnsi="Cambria Math"/>
                  </w:rPr>
                  <m:t>,</m:t>
                </w:ins>
              </m:r>
              <m:sSub>
                <m:sSubPr>
                  <m:ctrlPr>
                    <w:ins w:id="1010" w:author="Owen" w:date="2026-02-28T10:38:00Z" w16du:dateUtc="2026-02-28T09:38:00Z">
                      <w:rPr>
                        <w:rFonts w:ascii="Cambria Math" w:hAnsi="Cambria Math"/>
                      </w:rPr>
                    </w:ins>
                  </m:ctrlPr>
                </m:sSubPr>
                <m:e>
                  <m:r>
                    <w:ins w:id="1011" w:author="Owen" w:date="2026-02-28T10:38:00Z" w16du:dateUtc="2026-02-28T09:38:00Z">
                      <w:rPr>
                        <w:rFonts w:ascii="Cambria Math" w:hAnsi="Cambria Math"/>
                      </w:rPr>
                      <m:t>U</m:t>
                    </w:ins>
                  </m:r>
                </m:e>
                <m:sub>
                  <m:r>
                    <w:ins w:id="1012" w:author="Owen" w:date="2026-02-28T10:38:00Z" w16du:dateUtc="2026-02-28T09:38:00Z">
                      <w:rPr>
                        <w:rFonts w:ascii="Cambria Math" w:hAnsi="Cambria Math"/>
                      </w:rPr>
                      <m:t>d1</m:t>
                    </w:ins>
                  </m:r>
                </m:sub>
              </m:sSub>
            </m:e>
          </m:d>
          <m:r>
            <w:ins w:id="1013" w:author="Owen" w:date="2026-02-28T10:38:00Z" w16du:dateUtc="2026-02-28T09:38:00Z">
              <m:rPr>
                <m:sty m:val="p"/>
              </m:rPr>
              <w:rPr>
                <w:rFonts w:ascii="Cambria Math" w:hAnsi="Cambria Math"/>
              </w:rPr>
              <m:t>,</m:t>
            </w:ins>
          </m:r>
        </m:oMath>
      </m:oMathPara>
    </w:p>
    <w:p w14:paraId="4567FC94" w14:textId="77777777" w:rsidR="00B41E2D" w:rsidRDefault="00000000">
      <w:pPr>
        <w:pStyle w:val="FirstParagraph"/>
        <w:rPr>
          <w:ins w:id="1014" w:author="Owen" w:date="2026-02-28T10:38:00Z" w16du:dateUtc="2026-02-28T09:38:00Z"/>
        </w:rPr>
      </w:pPr>
      <m:oMathPara>
        <m:oMathParaPr>
          <m:jc m:val="center"/>
        </m:oMathParaPr>
        <m:oMath>
          <m:d>
            <m:dPr>
              <m:ctrlPr>
                <w:ins w:id="1015" w:author="Owen" w:date="2026-02-28T10:38:00Z" w16du:dateUtc="2026-02-28T09:38:00Z">
                  <w:rPr>
                    <w:rFonts w:ascii="Cambria Math" w:hAnsi="Cambria Math"/>
                  </w:rPr>
                </w:ins>
              </m:ctrlPr>
            </m:dPr>
            <m:e>
              <m:r>
                <w:ins w:id="1016" w:author="Owen" w:date="2026-02-28T10:38:00Z" w16du:dateUtc="2026-02-28T09:38:00Z">
                  <w:rPr>
                    <w:rFonts w:ascii="Cambria Math" w:hAnsi="Cambria Math"/>
                  </w:rPr>
                  <m:t>14</m:t>
                </w:ins>
              </m:r>
              <m:r>
                <w:ins w:id="1017" w:author="Owen" w:date="2026-02-28T10:38:00Z" w16du:dateUtc="2026-02-28T09:38:00Z">
                  <m:rPr>
                    <m:sty m:val="p"/>
                  </m:rPr>
                  <w:rPr>
                    <w:rFonts w:ascii="Cambria Math" w:hAnsi="Cambria Math"/>
                  </w:rPr>
                  <m:t>,</m:t>
                </w:ins>
              </m:r>
              <m:r>
                <w:ins w:id="1018" w:author="Owen" w:date="2026-02-28T10:38:00Z" w16du:dateUtc="2026-02-28T09:38:00Z">
                  <w:rPr>
                    <w:rFonts w:ascii="Cambria Math" w:hAnsi="Cambria Math"/>
                  </w:rPr>
                  <m:t>1</m:t>
                </w:ins>
              </m:r>
              <m:r>
                <w:ins w:id="1019" w:author="Owen" w:date="2026-02-28T10:38:00Z" w16du:dateUtc="2026-02-28T09:38:00Z">
                  <m:rPr>
                    <m:sty m:val="p"/>
                  </m:rPr>
                  <w:rPr>
                    <w:rFonts w:ascii="Cambria Math" w:hAnsi="Cambria Math"/>
                  </w:rPr>
                  <m:t>,</m:t>
                </w:ins>
              </m:r>
              <m:r>
                <w:ins w:id="1020" w:author="Owen" w:date="2026-02-28T10:38:00Z" w16du:dateUtc="2026-02-28T09:38:00Z">
                  <w:rPr>
                    <w:rFonts w:ascii="Cambria Math" w:hAnsi="Cambria Math"/>
                  </w:rPr>
                  <m:t>3</m:t>
                </w:ins>
              </m:r>
            </m:e>
          </m:d>
          <m:r>
            <w:ins w:id="1021" w:author="Owen" w:date="2026-02-28T10:38:00Z" w16du:dateUtc="2026-02-28T09:38:00Z">
              <m:rPr>
                <m:sty m:val="p"/>
              </m:rPr>
              <w:rPr>
                <w:rFonts w:ascii="Cambria Math" w:hAnsi="Cambria Math"/>
              </w:rPr>
              <m:t>∼</m:t>
            </w:ins>
          </m:r>
          <m:r>
            <w:ins w:id="1022" w:author="Owen" w:date="2026-02-28T10:38:00Z" w16du:dateUtc="2026-02-28T09:38:00Z">
              <m:rPr>
                <m:nor/>
              </m:rPr>
              <m:t>Multinomial</m:t>
            </w:ins>
          </m:r>
          <m:d>
            <m:dPr>
              <m:ctrlPr>
                <w:ins w:id="1023" w:author="Owen" w:date="2026-02-28T10:38:00Z" w16du:dateUtc="2026-02-28T09:38:00Z">
                  <w:rPr>
                    <w:rFonts w:ascii="Cambria Math" w:hAnsi="Cambria Math"/>
                  </w:rPr>
                </w:ins>
              </m:ctrlPr>
            </m:dPr>
            <m:e>
              <m:sSub>
                <m:sSubPr>
                  <m:ctrlPr>
                    <w:ins w:id="1024" w:author="Owen" w:date="2026-02-28T10:38:00Z" w16du:dateUtc="2026-02-28T09:38:00Z">
                      <w:rPr>
                        <w:rFonts w:ascii="Cambria Math" w:hAnsi="Cambria Math"/>
                      </w:rPr>
                    </w:ins>
                  </m:ctrlPr>
                </m:sSubPr>
                <m:e>
                  <m:r>
                    <w:ins w:id="1025" w:author="Owen" w:date="2026-02-28T10:38:00Z" w16du:dateUtc="2026-02-28T09:38:00Z">
                      <w:rPr>
                        <w:rFonts w:ascii="Cambria Math" w:hAnsi="Cambria Math"/>
                      </w:rPr>
                      <m:t>U</m:t>
                    </w:ins>
                  </m:r>
                </m:e>
                <m:sub>
                  <m:r>
                    <w:ins w:id="1026" w:author="Owen" w:date="2026-02-28T10:38:00Z" w16du:dateUtc="2026-02-28T09:38:00Z">
                      <w:rPr>
                        <w:rFonts w:ascii="Cambria Math" w:hAnsi="Cambria Math"/>
                      </w:rPr>
                      <m:t>22</m:t>
                    </w:ins>
                  </m:r>
                </m:sub>
              </m:sSub>
              <m:r>
                <w:ins w:id="1027" w:author="Owen" w:date="2026-02-28T10:38:00Z" w16du:dateUtc="2026-02-28T09:38:00Z">
                  <m:rPr>
                    <m:sty m:val="p"/>
                  </m:rPr>
                  <w:rPr>
                    <w:rFonts w:ascii="Cambria Math" w:hAnsi="Cambria Math"/>
                  </w:rPr>
                  <m:t>,</m:t>
                </w:ins>
              </m:r>
              <m:sSub>
                <m:sSubPr>
                  <m:ctrlPr>
                    <w:ins w:id="1028" w:author="Owen" w:date="2026-02-28T10:38:00Z" w16du:dateUtc="2026-02-28T09:38:00Z">
                      <w:rPr>
                        <w:rFonts w:ascii="Cambria Math" w:hAnsi="Cambria Math"/>
                      </w:rPr>
                    </w:ins>
                  </m:ctrlPr>
                </m:sSubPr>
                <m:e>
                  <m:r>
                    <w:ins w:id="1029" w:author="Owen" w:date="2026-02-28T10:38:00Z" w16du:dateUtc="2026-02-28T09:38:00Z">
                      <w:rPr>
                        <w:rFonts w:ascii="Cambria Math" w:hAnsi="Cambria Math"/>
                      </w:rPr>
                      <m:t>U</m:t>
                    </w:ins>
                  </m:r>
                </m:e>
                <m:sub>
                  <m:r>
                    <w:ins w:id="1030" w:author="Owen" w:date="2026-02-28T10:38:00Z" w16du:dateUtc="2026-02-28T09:38:00Z">
                      <w:rPr>
                        <w:rFonts w:ascii="Cambria Math" w:hAnsi="Cambria Math"/>
                      </w:rPr>
                      <m:t>32</m:t>
                    </w:ins>
                  </m:r>
                </m:sub>
              </m:sSub>
              <m:r>
                <w:ins w:id="1031" w:author="Owen" w:date="2026-02-28T10:38:00Z" w16du:dateUtc="2026-02-28T09:38:00Z">
                  <m:rPr>
                    <m:sty m:val="p"/>
                  </m:rPr>
                  <w:rPr>
                    <w:rFonts w:ascii="Cambria Math" w:hAnsi="Cambria Math"/>
                  </w:rPr>
                  <m:t>,</m:t>
                </w:ins>
              </m:r>
              <m:sSub>
                <m:sSubPr>
                  <m:ctrlPr>
                    <w:ins w:id="1032" w:author="Owen" w:date="2026-02-28T10:38:00Z" w16du:dateUtc="2026-02-28T09:38:00Z">
                      <w:rPr>
                        <w:rFonts w:ascii="Cambria Math" w:hAnsi="Cambria Math"/>
                      </w:rPr>
                    </w:ins>
                  </m:ctrlPr>
                </m:sSubPr>
                <m:e>
                  <m:r>
                    <w:ins w:id="1033" w:author="Owen" w:date="2026-02-28T10:38:00Z" w16du:dateUtc="2026-02-28T09:38:00Z">
                      <w:rPr>
                        <w:rFonts w:ascii="Cambria Math" w:hAnsi="Cambria Math"/>
                      </w:rPr>
                      <m:t>U</m:t>
                    </w:ins>
                  </m:r>
                </m:e>
                <m:sub>
                  <m:r>
                    <w:ins w:id="1034" w:author="Owen" w:date="2026-02-28T10:38:00Z" w16du:dateUtc="2026-02-28T09:38:00Z">
                      <w:rPr>
                        <w:rFonts w:ascii="Cambria Math" w:hAnsi="Cambria Math"/>
                      </w:rPr>
                      <m:t>d2</m:t>
                    </w:ins>
                  </m:r>
                </m:sub>
              </m:sSub>
            </m:e>
          </m:d>
          <m:r>
            <w:ins w:id="1035" w:author="Owen" w:date="2026-02-28T10:38:00Z" w16du:dateUtc="2026-02-28T09:38:00Z">
              <m:rPr>
                <m:sty m:val="p"/>
              </m:rPr>
              <w:rPr>
                <w:rFonts w:ascii="Cambria Math" w:hAnsi="Cambria Math"/>
              </w:rPr>
              <m:t>,</m:t>
            </w:ins>
          </m:r>
        </m:oMath>
      </m:oMathPara>
    </w:p>
    <w:p w14:paraId="41519E05" w14:textId="77777777" w:rsidR="00B41E2D" w:rsidRDefault="00000000">
      <w:pPr>
        <w:pStyle w:val="FirstParagraph"/>
        <w:rPr>
          <w:ins w:id="1036" w:author="Owen" w:date="2026-02-28T10:38:00Z" w16du:dateUtc="2026-02-28T09:38:00Z"/>
        </w:rPr>
      </w:pPr>
      <m:oMathPara>
        <m:oMathParaPr>
          <m:jc m:val="center"/>
        </m:oMathParaPr>
        <m:oMath>
          <m:d>
            <m:dPr>
              <m:ctrlPr>
                <w:ins w:id="1037" w:author="Owen" w:date="2026-02-28T10:38:00Z" w16du:dateUtc="2026-02-28T09:38:00Z">
                  <w:rPr>
                    <w:rFonts w:ascii="Cambria Math" w:hAnsi="Cambria Math"/>
                  </w:rPr>
                </w:ins>
              </m:ctrlPr>
            </m:dPr>
            <m:e>
              <m:r>
                <w:ins w:id="1038" w:author="Owen" w:date="2026-02-28T10:38:00Z" w16du:dateUtc="2026-02-28T09:38:00Z">
                  <w:rPr>
                    <w:rFonts w:ascii="Cambria Math" w:hAnsi="Cambria Math"/>
                  </w:rPr>
                  <m:t>6</m:t>
                </w:ins>
              </m:r>
              <m:r>
                <w:ins w:id="1039" w:author="Owen" w:date="2026-02-28T10:38:00Z" w16du:dateUtc="2026-02-28T09:38:00Z">
                  <m:rPr>
                    <m:sty m:val="p"/>
                  </m:rPr>
                  <w:rPr>
                    <w:rFonts w:ascii="Cambria Math" w:hAnsi="Cambria Math"/>
                  </w:rPr>
                  <m:t>,</m:t>
                </w:ins>
              </m:r>
              <m:r>
                <w:ins w:id="1040" w:author="Owen" w:date="2026-02-28T10:38:00Z" w16du:dateUtc="2026-02-28T09:38:00Z">
                  <w:rPr>
                    <w:rFonts w:ascii="Cambria Math" w:hAnsi="Cambria Math"/>
                  </w:rPr>
                  <m:t>2</m:t>
                </w:ins>
              </m:r>
              <m:r>
                <w:ins w:id="1041" w:author="Owen" w:date="2026-02-28T10:38:00Z" w16du:dateUtc="2026-02-28T09:38:00Z">
                  <m:rPr>
                    <m:sty m:val="p"/>
                  </m:rPr>
                  <w:rPr>
                    <w:rFonts w:ascii="Cambria Math" w:hAnsi="Cambria Math"/>
                  </w:rPr>
                  <m:t>,</m:t>
                </w:ins>
              </m:r>
              <m:r>
                <w:ins w:id="1042" w:author="Owen" w:date="2026-02-28T10:38:00Z" w16du:dateUtc="2026-02-28T09:38:00Z">
                  <w:rPr>
                    <w:rFonts w:ascii="Cambria Math" w:hAnsi="Cambria Math"/>
                  </w:rPr>
                  <m:t>1</m:t>
                </w:ins>
              </m:r>
            </m:e>
          </m:d>
          <m:r>
            <w:ins w:id="1043" w:author="Owen" w:date="2026-02-28T10:38:00Z" w16du:dateUtc="2026-02-28T09:38:00Z">
              <m:rPr>
                <m:sty m:val="p"/>
              </m:rPr>
              <w:rPr>
                <w:rFonts w:ascii="Cambria Math" w:hAnsi="Cambria Math"/>
              </w:rPr>
              <m:t>∼</m:t>
            </w:ins>
          </m:r>
          <m:r>
            <w:ins w:id="1044" w:author="Owen" w:date="2026-02-28T10:38:00Z" w16du:dateUtc="2026-02-28T09:38:00Z">
              <m:rPr>
                <m:nor/>
              </m:rPr>
              <m:t>Multinomial</m:t>
            </w:ins>
          </m:r>
          <m:d>
            <m:dPr>
              <m:ctrlPr>
                <w:ins w:id="1045" w:author="Owen" w:date="2026-02-28T10:38:00Z" w16du:dateUtc="2026-02-28T09:38:00Z">
                  <w:rPr>
                    <w:rFonts w:ascii="Cambria Math" w:hAnsi="Cambria Math"/>
                  </w:rPr>
                </w:ins>
              </m:ctrlPr>
            </m:dPr>
            <m:e>
              <m:sSub>
                <m:sSubPr>
                  <m:ctrlPr>
                    <w:ins w:id="1046" w:author="Owen" w:date="2026-02-28T10:38:00Z" w16du:dateUtc="2026-02-28T09:38:00Z">
                      <w:rPr>
                        <w:rFonts w:ascii="Cambria Math" w:hAnsi="Cambria Math"/>
                      </w:rPr>
                    </w:ins>
                  </m:ctrlPr>
                </m:sSubPr>
                <m:e>
                  <m:r>
                    <w:ins w:id="1047" w:author="Owen" w:date="2026-02-28T10:38:00Z" w16du:dateUtc="2026-02-28T09:38:00Z">
                      <w:rPr>
                        <w:rFonts w:ascii="Cambria Math" w:hAnsi="Cambria Math"/>
                      </w:rPr>
                      <m:t>U</m:t>
                    </w:ins>
                  </m:r>
                </m:e>
                <m:sub>
                  <m:r>
                    <w:ins w:id="1048" w:author="Owen" w:date="2026-02-28T10:38:00Z" w16du:dateUtc="2026-02-28T09:38:00Z">
                      <w:rPr>
                        <w:rFonts w:ascii="Cambria Math" w:hAnsi="Cambria Math"/>
                      </w:rPr>
                      <m:t>33</m:t>
                    </w:ins>
                  </m:r>
                </m:sub>
              </m:sSub>
              <m:r>
                <w:ins w:id="1049" w:author="Owen" w:date="2026-02-28T10:38:00Z" w16du:dateUtc="2026-02-28T09:38:00Z">
                  <m:rPr>
                    <m:sty m:val="p"/>
                  </m:rPr>
                  <w:rPr>
                    <w:rFonts w:ascii="Cambria Math" w:hAnsi="Cambria Math"/>
                  </w:rPr>
                  <m:t>,</m:t>
                </w:ins>
              </m:r>
              <m:sSub>
                <m:sSubPr>
                  <m:ctrlPr>
                    <w:ins w:id="1050" w:author="Owen" w:date="2026-02-28T10:38:00Z" w16du:dateUtc="2026-02-28T09:38:00Z">
                      <w:rPr>
                        <w:rFonts w:ascii="Cambria Math" w:hAnsi="Cambria Math"/>
                      </w:rPr>
                    </w:ins>
                  </m:ctrlPr>
                </m:sSubPr>
                <m:e>
                  <m:r>
                    <w:ins w:id="1051" w:author="Owen" w:date="2026-02-28T10:38:00Z" w16du:dateUtc="2026-02-28T09:38:00Z">
                      <w:rPr>
                        <w:rFonts w:ascii="Cambria Math" w:hAnsi="Cambria Math"/>
                      </w:rPr>
                      <m:t>U</m:t>
                    </w:ins>
                  </m:r>
                </m:e>
                <m:sub>
                  <m:r>
                    <w:ins w:id="1052" w:author="Owen" w:date="2026-02-28T10:38:00Z" w16du:dateUtc="2026-02-28T09:38:00Z">
                      <w:rPr>
                        <w:rFonts w:ascii="Cambria Math" w:hAnsi="Cambria Math"/>
                      </w:rPr>
                      <m:t>43</m:t>
                    </w:ins>
                  </m:r>
                </m:sub>
              </m:sSub>
              <m:r>
                <w:ins w:id="1053" w:author="Owen" w:date="2026-02-28T10:38:00Z" w16du:dateUtc="2026-02-28T09:38:00Z">
                  <m:rPr>
                    <m:sty m:val="p"/>
                  </m:rPr>
                  <w:rPr>
                    <w:rFonts w:ascii="Cambria Math" w:hAnsi="Cambria Math"/>
                  </w:rPr>
                  <m:t>,</m:t>
                </w:ins>
              </m:r>
              <m:sSub>
                <m:sSubPr>
                  <m:ctrlPr>
                    <w:ins w:id="1054" w:author="Owen" w:date="2026-02-28T10:38:00Z" w16du:dateUtc="2026-02-28T09:38:00Z">
                      <w:rPr>
                        <w:rFonts w:ascii="Cambria Math" w:hAnsi="Cambria Math"/>
                      </w:rPr>
                    </w:ins>
                  </m:ctrlPr>
                </m:sSubPr>
                <m:e>
                  <m:r>
                    <w:ins w:id="1055" w:author="Owen" w:date="2026-02-28T10:38:00Z" w16du:dateUtc="2026-02-28T09:38:00Z">
                      <w:rPr>
                        <w:rFonts w:ascii="Cambria Math" w:hAnsi="Cambria Math"/>
                      </w:rPr>
                      <m:t>U</m:t>
                    </w:ins>
                  </m:r>
                </m:e>
                <m:sub>
                  <m:r>
                    <w:ins w:id="1056" w:author="Owen" w:date="2026-02-28T10:38:00Z" w16du:dateUtc="2026-02-28T09:38:00Z">
                      <w:rPr>
                        <w:rFonts w:ascii="Cambria Math" w:hAnsi="Cambria Math"/>
                      </w:rPr>
                      <m:t>d3</m:t>
                    </w:ins>
                  </m:r>
                </m:sub>
              </m:sSub>
            </m:e>
          </m:d>
          <m:r>
            <w:ins w:id="1057" w:author="Owen" w:date="2026-02-28T10:38:00Z" w16du:dateUtc="2026-02-28T09:38:00Z">
              <m:rPr>
                <m:sty m:val="p"/>
              </m:rPr>
              <w:rPr>
                <w:rFonts w:ascii="Cambria Math" w:hAnsi="Cambria Math"/>
              </w:rPr>
              <m:t>,</m:t>
            </w:ins>
          </m:r>
        </m:oMath>
      </m:oMathPara>
    </w:p>
    <w:p w14:paraId="73280100" w14:textId="77777777" w:rsidR="00B41E2D" w:rsidRDefault="00000000">
      <w:pPr>
        <w:pStyle w:val="FirstParagraph"/>
        <w:rPr>
          <w:ins w:id="1058" w:author="Owen" w:date="2026-02-28T10:38:00Z" w16du:dateUtc="2026-02-28T09:38:00Z"/>
        </w:rPr>
      </w:pPr>
      <m:oMathPara>
        <m:oMathParaPr>
          <m:jc m:val="center"/>
        </m:oMathParaPr>
        <m:oMath>
          <m:d>
            <m:dPr>
              <m:ctrlPr>
                <w:ins w:id="1059" w:author="Owen" w:date="2026-02-28T10:38:00Z" w16du:dateUtc="2026-02-28T09:38:00Z">
                  <w:rPr>
                    <w:rFonts w:ascii="Cambria Math" w:hAnsi="Cambria Math"/>
                  </w:rPr>
                </w:ins>
              </m:ctrlPr>
            </m:dPr>
            <m:e>
              <m:r>
                <w:ins w:id="1060" w:author="Owen" w:date="2026-02-28T10:38:00Z" w16du:dateUtc="2026-02-28T09:38:00Z">
                  <w:rPr>
                    <w:rFonts w:ascii="Cambria Math" w:hAnsi="Cambria Math"/>
                  </w:rPr>
                  <m:t>13</m:t>
                </w:ins>
              </m:r>
              <m:r>
                <w:ins w:id="1061" w:author="Owen" w:date="2026-02-28T10:38:00Z" w16du:dateUtc="2026-02-28T09:38:00Z">
                  <m:rPr>
                    <m:sty m:val="p"/>
                  </m:rPr>
                  <w:rPr>
                    <w:rFonts w:ascii="Cambria Math" w:hAnsi="Cambria Math"/>
                  </w:rPr>
                  <m:t>,</m:t>
                </w:ins>
              </m:r>
              <m:r>
                <w:ins w:id="1062" w:author="Owen" w:date="2026-02-28T10:38:00Z" w16du:dateUtc="2026-02-28T09:38:00Z">
                  <w:rPr>
                    <w:rFonts w:ascii="Cambria Math" w:hAnsi="Cambria Math"/>
                  </w:rPr>
                  <m:t>33</m:t>
                </w:ins>
              </m:r>
              <m:r>
                <w:ins w:id="1063" w:author="Owen" w:date="2026-02-28T10:38:00Z" w16du:dateUtc="2026-02-28T09:38:00Z">
                  <m:rPr>
                    <m:sty m:val="p"/>
                  </m:rPr>
                  <w:rPr>
                    <w:rFonts w:ascii="Cambria Math" w:hAnsi="Cambria Math"/>
                  </w:rPr>
                  <m:t>,</m:t>
                </w:ins>
              </m:r>
              <m:r>
                <w:ins w:id="1064" w:author="Owen" w:date="2026-02-28T10:38:00Z" w16du:dateUtc="2026-02-28T09:38:00Z">
                  <w:rPr>
                    <w:rFonts w:ascii="Cambria Math" w:hAnsi="Cambria Math"/>
                  </w:rPr>
                  <m:t>1</m:t>
                </w:ins>
              </m:r>
            </m:e>
          </m:d>
          <m:r>
            <w:ins w:id="1065" w:author="Owen" w:date="2026-02-28T10:38:00Z" w16du:dateUtc="2026-02-28T09:38:00Z">
              <m:rPr>
                <m:sty m:val="p"/>
              </m:rPr>
              <w:rPr>
                <w:rFonts w:ascii="Cambria Math" w:hAnsi="Cambria Math"/>
              </w:rPr>
              <m:t>∼</m:t>
            </w:ins>
          </m:r>
          <m:r>
            <w:ins w:id="1066" w:author="Owen" w:date="2026-02-28T10:38:00Z" w16du:dateUtc="2026-02-28T09:38:00Z">
              <m:rPr>
                <m:nor/>
              </m:rPr>
              <m:t>Multinomial</m:t>
            </w:ins>
          </m:r>
          <m:d>
            <m:dPr>
              <m:ctrlPr>
                <w:ins w:id="1067" w:author="Owen" w:date="2026-02-28T10:38:00Z" w16du:dateUtc="2026-02-28T09:38:00Z">
                  <w:rPr>
                    <w:rFonts w:ascii="Cambria Math" w:hAnsi="Cambria Math"/>
                  </w:rPr>
                </w:ins>
              </m:ctrlPr>
            </m:dPr>
            <m:e>
              <m:sSub>
                <m:sSubPr>
                  <m:ctrlPr>
                    <w:ins w:id="1068" w:author="Owen" w:date="2026-02-28T10:38:00Z" w16du:dateUtc="2026-02-28T09:38:00Z">
                      <w:rPr>
                        <w:rFonts w:ascii="Cambria Math" w:hAnsi="Cambria Math"/>
                      </w:rPr>
                    </w:ins>
                  </m:ctrlPr>
                </m:sSubPr>
                <m:e>
                  <m:r>
                    <w:ins w:id="1069" w:author="Owen" w:date="2026-02-28T10:38:00Z" w16du:dateUtc="2026-02-28T09:38:00Z">
                      <w:rPr>
                        <w:rFonts w:ascii="Cambria Math" w:hAnsi="Cambria Math"/>
                      </w:rPr>
                      <m:t>U</m:t>
                    </w:ins>
                  </m:r>
                </m:e>
                <m:sub>
                  <m:r>
                    <w:ins w:id="1070" w:author="Owen" w:date="2026-02-28T10:38:00Z" w16du:dateUtc="2026-02-28T09:38:00Z">
                      <w:rPr>
                        <w:rFonts w:ascii="Cambria Math" w:hAnsi="Cambria Math"/>
                      </w:rPr>
                      <m:t>34</m:t>
                    </w:ins>
                  </m:r>
                </m:sub>
              </m:sSub>
              <m:r>
                <w:ins w:id="1071" w:author="Owen" w:date="2026-02-28T10:38:00Z" w16du:dateUtc="2026-02-28T09:38:00Z">
                  <m:rPr>
                    <m:sty m:val="p"/>
                  </m:rPr>
                  <w:rPr>
                    <w:rFonts w:ascii="Cambria Math" w:hAnsi="Cambria Math"/>
                  </w:rPr>
                  <m:t>,</m:t>
                </w:ins>
              </m:r>
              <m:sSub>
                <m:sSubPr>
                  <m:ctrlPr>
                    <w:ins w:id="1072" w:author="Owen" w:date="2026-02-28T10:38:00Z" w16du:dateUtc="2026-02-28T09:38:00Z">
                      <w:rPr>
                        <w:rFonts w:ascii="Cambria Math" w:hAnsi="Cambria Math"/>
                      </w:rPr>
                    </w:ins>
                  </m:ctrlPr>
                </m:sSubPr>
                <m:e>
                  <m:r>
                    <w:ins w:id="1073" w:author="Owen" w:date="2026-02-28T10:38:00Z" w16du:dateUtc="2026-02-28T09:38:00Z">
                      <w:rPr>
                        <w:rFonts w:ascii="Cambria Math" w:hAnsi="Cambria Math"/>
                      </w:rPr>
                      <m:t>U</m:t>
                    </w:ins>
                  </m:r>
                </m:e>
                <m:sub>
                  <m:r>
                    <w:ins w:id="1074" w:author="Owen" w:date="2026-02-28T10:38:00Z" w16du:dateUtc="2026-02-28T09:38:00Z">
                      <w:rPr>
                        <w:rFonts w:ascii="Cambria Math" w:hAnsi="Cambria Math"/>
                      </w:rPr>
                      <m:t>44</m:t>
                    </w:ins>
                  </m:r>
                </m:sub>
              </m:sSub>
              <m:r>
                <w:ins w:id="1075" w:author="Owen" w:date="2026-02-28T10:38:00Z" w16du:dateUtc="2026-02-28T09:38:00Z">
                  <m:rPr>
                    <m:sty m:val="p"/>
                  </m:rPr>
                  <w:rPr>
                    <w:rFonts w:ascii="Cambria Math" w:hAnsi="Cambria Math"/>
                  </w:rPr>
                  <m:t>,</m:t>
                </w:ins>
              </m:r>
              <m:sSub>
                <m:sSubPr>
                  <m:ctrlPr>
                    <w:ins w:id="1076" w:author="Owen" w:date="2026-02-28T10:38:00Z" w16du:dateUtc="2026-02-28T09:38:00Z">
                      <w:rPr>
                        <w:rFonts w:ascii="Cambria Math" w:hAnsi="Cambria Math"/>
                      </w:rPr>
                    </w:ins>
                  </m:ctrlPr>
                </m:sSubPr>
                <m:e>
                  <m:r>
                    <w:ins w:id="1077" w:author="Owen" w:date="2026-02-28T10:38:00Z" w16du:dateUtc="2026-02-28T09:38:00Z">
                      <w:rPr>
                        <w:rFonts w:ascii="Cambria Math" w:hAnsi="Cambria Math"/>
                      </w:rPr>
                      <m:t>U</m:t>
                    </w:ins>
                  </m:r>
                </m:e>
                <m:sub>
                  <m:r>
                    <w:ins w:id="1078" w:author="Owen" w:date="2026-02-28T10:38:00Z" w16du:dateUtc="2026-02-28T09:38:00Z">
                      <w:rPr>
                        <w:rFonts w:ascii="Cambria Math" w:hAnsi="Cambria Math"/>
                      </w:rPr>
                      <m:t>d4</m:t>
                    </w:ins>
                  </m:r>
                </m:sub>
              </m:sSub>
            </m:e>
          </m:d>
          <m:r>
            <w:ins w:id="1079" w:author="Owen" w:date="2026-02-28T10:38:00Z" w16du:dateUtc="2026-02-28T09:38:00Z">
              <m:rPr>
                <m:sty m:val="p"/>
              </m:rPr>
              <w:rPr>
                <w:rFonts w:ascii="Cambria Math" w:hAnsi="Cambria Math"/>
              </w:rPr>
              <m:t>,</m:t>
            </w:ins>
          </m:r>
        </m:oMath>
      </m:oMathPara>
    </w:p>
    <w:p w14:paraId="60BB5F60" w14:textId="77777777" w:rsidR="00B41E2D" w:rsidRDefault="00000000">
      <w:pPr>
        <w:pStyle w:val="FirstParagraph"/>
        <w:rPr>
          <w:ins w:id="1080" w:author="Owen" w:date="2026-02-28T10:38:00Z" w16du:dateUtc="2026-02-28T09:38:00Z"/>
        </w:rPr>
      </w:pPr>
      <m:oMathPara>
        <m:oMathParaPr>
          <m:jc m:val="center"/>
        </m:oMathParaPr>
        <m:oMath>
          <m:r>
            <w:ins w:id="1081" w:author="Owen" w:date="2026-02-28T10:38:00Z" w16du:dateUtc="2026-02-28T09:38:00Z">
              <w:rPr>
                <w:rFonts w:ascii="Cambria Math" w:hAnsi="Cambria Math"/>
              </w:rPr>
              <m:t>9</m:t>
            </w:ins>
          </m:r>
          <m:r>
            <w:ins w:id="1082" w:author="Owen" w:date="2026-02-28T10:38:00Z" w16du:dateUtc="2026-02-28T09:38:00Z">
              <m:rPr>
                <m:sty m:val="p"/>
              </m:rPr>
              <w:rPr>
                <w:rFonts w:ascii="Cambria Math" w:hAnsi="Cambria Math"/>
              </w:rPr>
              <m:t>∼</m:t>
            </w:ins>
          </m:r>
          <m:r>
            <w:ins w:id="1083" w:author="Owen" w:date="2026-02-28T10:38:00Z" w16du:dateUtc="2026-02-28T09:38:00Z">
              <m:rPr>
                <m:nor/>
              </m:rPr>
              <m:t>Poisson</m:t>
            </w:ins>
          </m:r>
          <m:r>
            <w:ins w:id="1084" w:author="Owen" w:date="2026-02-28T10:38:00Z" w16du:dateUtc="2026-02-28T09:38:00Z">
              <w:rPr>
                <w:rFonts w:ascii="Cambria Math" w:hAnsi="Cambria Math"/>
              </w:rPr>
              <m:t>​</m:t>
            </w:ins>
          </m:r>
          <m:d>
            <m:dPr>
              <m:ctrlPr>
                <w:ins w:id="1085" w:author="Owen" w:date="2026-02-28T10:38:00Z" w16du:dateUtc="2026-02-28T09:38:00Z">
                  <w:rPr>
                    <w:rFonts w:ascii="Cambria Math" w:hAnsi="Cambria Math"/>
                  </w:rPr>
                </w:ins>
              </m:ctrlPr>
            </m:dPr>
            <m:e>
              <m:r>
                <w:ins w:id="1086" w:author="Owen" w:date="2026-02-28T10:38:00Z" w16du:dateUtc="2026-02-28T09:38:00Z">
                  <m:rPr>
                    <m:sty m:val="p"/>
                  </m:rPr>
                  <w:rPr>
                    <w:rFonts w:ascii="Cambria Math" w:hAnsi="Cambria Math"/>
                  </w:rPr>
                  <m:t>exp</m:t>
                </w:ins>
              </m:r>
              <m:d>
                <m:dPr>
                  <m:ctrlPr>
                    <w:ins w:id="1087" w:author="Owen" w:date="2026-02-28T10:38:00Z" w16du:dateUtc="2026-02-28T09:38:00Z">
                      <w:rPr>
                        <w:rFonts w:ascii="Cambria Math" w:hAnsi="Cambria Math"/>
                      </w:rPr>
                    </w:ins>
                  </m:ctrlPr>
                </m:dPr>
                <m:e>
                  <m:sSub>
                    <m:sSubPr>
                      <m:ctrlPr>
                        <w:ins w:id="1088" w:author="Owen" w:date="2026-02-28T10:38:00Z" w16du:dateUtc="2026-02-28T09:38:00Z">
                          <w:rPr>
                            <w:rFonts w:ascii="Cambria Math" w:hAnsi="Cambria Math"/>
                          </w:rPr>
                        </w:ins>
                      </m:ctrlPr>
                    </m:sSubPr>
                    <m:e>
                      <m:r>
                        <w:ins w:id="1089" w:author="Owen" w:date="2026-02-28T10:38:00Z" w16du:dateUtc="2026-02-28T09:38:00Z">
                          <w:rPr>
                            <w:rFonts w:ascii="Cambria Math" w:hAnsi="Cambria Math"/>
                          </w:rPr>
                          <m:t>F</m:t>
                        </w:ins>
                      </m:r>
                    </m:e>
                    <m:sub>
                      <m:r>
                        <w:ins w:id="1090" w:author="Owen" w:date="2026-02-28T10:38:00Z" w16du:dateUtc="2026-02-28T09:38:00Z">
                          <w:rPr>
                            <w:rFonts w:ascii="Cambria Math" w:hAnsi="Cambria Math"/>
                          </w:rPr>
                          <m:t>14</m:t>
                        </w:ins>
                      </m:r>
                    </m:sub>
                  </m:sSub>
                  <m:r>
                    <w:ins w:id="1091" w:author="Owen" w:date="2026-02-28T10:38:00Z" w16du:dateUtc="2026-02-28T09:38:00Z">
                      <m:rPr>
                        <m:sty m:val="p"/>
                      </m:rPr>
                      <w:rPr>
                        <w:rFonts w:ascii="Cambria Math" w:hAnsi="Cambria Math"/>
                      </w:rPr>
                      <m:t>+log</m:t>
                    </w:ins>
                  </m:r>
                  <m:r>
                    <w:ins w:id="1092" w:author="Owen" w:date="2026-02-28T10:38:00Z" w16du:dateUtc="2026-02-28T09:38:00Z">
                      <w:rPr>
                        <w:rFonts w:ascii="Cambria Math" w:hAnsi="Cambria Math"/>
                      </w:rPr>
                      <m:t>47</m:t>
                    </w:ins>
                  </m:r>
                </m:e>
              </m:d>
            </m:e>
          </m:d>
          <m:r>
            <w:ins w:id="1093" w:author="Owen" w:date="2026-02-28T10:38:00Z" w16du:dateUtc="2026-02-28T09:38:00Z">
              <m:rPr>
                <m:sty m:val="p"/>
              </m:rPr>
              <w:rPr>
                <w:rFonts w:ascii="Cambria Math" w:hAnsi="Cambria Math"/>
              </w:rPr>
              <m:t>.</m:t>
            </w:ins>
          </m:r>
        </m:oMath>
      </m:oMathPara>
    </w:p>
    <w:p w14:paraId="0F46C1D1" w14:textId="77777777" w:rsidR="00B41E2D" w:rsidRDefault="00000000">
      <w:pPr>
        <w:pStyle w:val="FirstParagraph"/>
        <w:pPrChange w:id="1094" w:author="Owen" w:date="2026-02-28T10:38:00Z" w16du:dateUtc="2026-02-28T09:38:00Z">
          <w:pPr>
            <w:spacing w:line="480" w:lineRule="auto"/>
          </w:pPr>
        </w:pPrChange>
      </w:pPr>
      <w:r>
        <w:t xml:space="preserve">To create a sampling distribution for the focal MPM, we take 2,000 independent draws from the sampling distributions implied above (see </w:t>
      </w:r>
      <w:ins w:id="1095" w:author="Owen" w:date="2026-02-28T10:38:00Z" w16du:dateUtc="2026-02-28T09:38:00Z">
        <w:r>
          <w:t xml:space="preserve">Supplementary Methods </w:t>
        </w:r>
      </w:ins>
      <w:r>
        <w:t xml:space="preserve">section </w:t>
      </w:r>
      <w:del w:id="1096" w:author="Owen" w:date="2026-02-28T10:38:00Z" w16du:dateUtc="2026-02-28T09:38:00Z">
        <w:r w:rsidR="00805C81">
          <w:delText>2 of</w:delText>
        </w:r>
        <w:r w:rsidR="00E136EB">
          <w:delText xml:space="preserve"> Appendix </w:delText>
        </w:r>
      </w:del>
      <w:r>
        <w:t>S1</w:t>
      </w:r>
      <w:ins w:id="1097" w:author="Owen" w:date="2026-02-28T10:38:00Z" w16du:dateUtc="2026-02-28T09:38:00Z">
        <w:r>
          <w:t>.1</w:t>
        </w:r>
      </w:ins>
      <w:r>
        <w:t xml:space="preserve"> for a </w:t>
      </w:r>
      <w:del w:id="1098" w:author="Owen" w:date="2026-02-28T10:38:00Z" w16du:dateUtc="2026-02-28T09:38:00Z">
        <w:r w:rsidR="00E136EB">
          <w:delText>more complete</w:delText>
        </w:r>
      </w:del>
      <w:ins w:id="1099" w:author="Owen" w:date="2026-02-28T10:38:00Z" w16du:dateUtc="2026-02-28T09:38:00Z">
        <w:r>
          <w:t>full workflow</w:t>
        </w:r>
      </w:ins>
      <w:r>
        <w:t xml:space="preserve"> description</w:t>
      </w:r>
      <w:del w:id="1100" w:author="Owen" w:date="2026-02-28T10:38:00Z" w16du:dateUtc="2026-02-28T09:38:00Z">
        <w:r w:rsidR="00E136EB">
          <w:delText xml:space="preserve"> of this methodology</w:delText>
        </w:r>
      </w:del>
      <w:r>
        <w:t>).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14:paraId="28861D88" w14:textId="77777777" w:rsidR="00B41E2D" w:rsidRDefault="00000000">
      <w:pPr>
        <w:pStyle w:val="BodyText"/>
        <w:pPrChange w:id="1101" w:author="Owen" w:date="2026-02-28T10:38:00Z" w16du:dateUtc="2026-02-28T09:38:00Z">
          <w:pPr>
            <w:spacing w:line="480" w:lineRule="auto"/>
            <w:ind w:firstLine="720"/>
          </w:pPr>
        </w:pPrChange>
      </w:pPr>
      <w:r>
        <w:t xml:space="preserve">The modest sample sizes </w:t>
      </w:r>
      <w:del w:id="1102" w:author="Owen" w:date="2026-02-28T10:38:00Z" w16du:dateUtc="2026-02-28T09:38:00Z">
        <w:r w:rsidR="006C00C2">
          <w:delText>underlying</w:delText>
        </w:r>
      </w:del>
      <w:ins w:id="1103" w:author="Owen" w:date="2026-02-28T10:38:00Z" w16du:dateUtc="2026-02-28T09:38:00Z">
        <w:r>
          <w:t>underpinning</w:t>
        </w:r>
      </w:ins>
      <w:r>
        <w:t xml:space="preserve"> this </w:t>
      </w:r>
      <w:del w:id="1104" w:author="Owen" w:date="2026-02-28T10:38:00Z" w16du:dateUtc="2026-02-28T09:38:00Z">
        <w:r w:rsidR="006C00C2">
          <w:delText xml:space="preserve">particular </w:delText>
        </w:r>
      </w:del>
      <w:r>
        <w:t xml:space="preserve">MPM (9-47 plants per stage class) </w:t>
      </w:r>
      <w:del w:id="1105" w:author="Owen" w:date="2026-02-28T10:38:00Z" w16du:dateUtc="2026-02-28T09:38:00Z">
        <w:r w:rsidR="006C00C2">
          <w:delText>le</w:delText>
        </w:r>
        <w:r w:rsidR="00A940E6">
          <w:delText>a</w:delText>
        </w:r>
        <w:r w:rsidR="008F4AB3">
          <w:delText>d</w:delText>
        </w:r>
        <w:r w:rsidR="006C00C2">
          <w:delText xml:space="preserve"> to</w:delText>
        </w:r>
      </w:del>
      <w:ins w:id="1106" w:author="Owen" w:date="2026-02-28T10:38:00Z" w16du:dateUtc="2026-02-28T09:38:00Z">
        <w:r>
          <w:t>result in</w:t>
        </w:r>
      </w:ins>
      <w:r>
        <w:t xml:space="preserve"> relatively high sampling uncertainty in the transition rates (Fig. </w:t>
      </w:r>
      <w:del w:id="1107" w:author="Owen" w:date="2026-02-28T10:38:00Z" w16du:dateUtc="2026-02-28T09:38:00Z">
        <w:r w:rsidR="006C00C2">
          <w:delText>1A</w:delText>
        </w:r>
      </w:del>
      <w:ins w:id="1108" w:author="Owen" w:date="2026-02-28T10:38:00Z" w16du:dateUtc="2026-02-28T09:38:00Z">
        <w:r>
          <w:t>1</w:t>
        </w:r>
      </w:ins>
      <w:r>
        <w:t xml:space="preserve">). For instance, the sample estimate for the vegetative-reproductive growth transition is 0.22 (2/9), but </w:t>
      </w:r>
      <w:del w:id="1109" w:author="Owen" w:date="2026-02-28T10:38:00Z" w16du:dateUtc="2026-02-28T09:38:00Z">
        <w:r w:rsidR="00A9563A">
          <w:delText xml:space="preserve">based on </w:delText>
        </w:r>
      </w:del>
      <w:r>
        <w:t xml:space="preserve">the upper bound of the 95% </w:t>
      </w:r>
      <w:del w:id="1110" w:author="Owen" w:date="2026-02-28T10:38:00Z" w16du:dateUtc="2026-02-28T09:38:00Z">
        <w:r w:rsidR="00A9563A">
          <w:delText>credible</w:delText>
        </w:r>
      </w:del>
      <w:ins w:id="1111" w:author="Owen" w:date="2026-02-28T10:38:00Z" w16du:dateUtc="2026-02-28T09:38:00Z">
        <w:r>
          <w:t>bootstrap</w:t>
        </w:r>
      </w:ins>
      <w:r>
        <w:t xml:space="preserve"> interval</w:t>
      </w:r>
      <w:del w:id="1112" w:author="Owen" w:date="2026-02-28T10:38:00Z" w16du:dateUtc="2026-02-28T09:38:00Z">
        <w:r w:rsidR="007263D6">
          <w:delText>,</w:delText>
        </w:r>
      </w:del>
      <w:ins w:id="1113" w:author="Owen" w:date="2026-02-28T10:38:00Z" w16du:dateUtc="2026-02-28T09:38:00Z">
        <w:r>
          <w:t xml:space="preserve"> suggests</w:t>
        </w:r>
      </w:ins>
      <w:r>
        <w:t xml:space="preserve"> this transition rate could plausibly </w:t>
      </w:r>
      <w:del w:id="1114" w:author="Owen" w:date="2026-02-28T10:38:00Z" w16du:dateUtc="2026-02-28T09:38:00Z">
        <w:r w:rsidR="006C00C2">
          <w:delText>have been</w:delText>
        </w:r>
      </w:del>
      <w:ins w:id="1115" w:author="Owen" w:date="2026-02-28T10:38:00Z" w16du:dateUtc="2026-02-28T09:38:00Z">
        <w:r>
          <w:t>be</w:t>
        </w:r>
      </w:ins>
      <w:r>
        <w:t xml:space="preserve"> as high as 0.45 in the population at large. Correspondingly, there is substantial sampling uncertainty in some </w:t>
      </w:r>
      <w:del w:id="1116" w:author="Owen" w:date="2026-02-28T10:38:00Z" w16du:dateUtc="2026-02-28T09:38:00Z">
        <w:r w:rsidR="006C00C2">
          <w:delText xml:space="preserve">of the </w:delText>
        </w:r>
      </w:del>
      <w:r>
        <w:t xml:space="preserve">derived parameters (Fig. </w:t>
      </w:r>
      <w:del w:id="1117" w:author="Owen" w:date="2026-02-28T10:38:00Z" w16du:dateUtc="2026-02-28T09:38:00Z">
        <w:r w:rsidR="006C00C2">
          <w:delText>1B</w:delText>
        </w:r>
      </w:del>
      <w:ins w:id="1118" w:author="Owen" w:date="2026-02-28T10:38:00Z" w16du:dateUtc="2026-02-28T09:38:00Z">
        <w:r>
          <w:t>2</w:t>
        </w:r>
      </w:ins>
      <w:r>
        <w:t xml:space="preserve">). Based on </w:t>
      </w:r>
      <w:ins w:id="1119" w:author="Owen" w:date="2026-02-28T10:38:00Z" w16du:dateUtc="2026-02-28T09:38:00Z">
        <w:r>
          <w:t xml:space="preserve">the </w:t>
        </w:r>
      </w:ins>
      <w:r>
        <w:t xml:space="preserve">95% </w:t>
      </w:r>
      <w:del w:id="1120" w:author="Owen" w:date="2026-02-28T10:38:00Z" w16du:dateUtc="2026-02-28T09:38:00Z">
        <w:r w:rsidR="006C00C2">
          <w:delText>credible</w:delText>
        </w:r>
      </w:del>
      <w:ins w:id="1121" w:author="Owen" w:date="2026-02-28T10:38:00Z" w16du:dateUtc="2026-02-28T09:38:00Z">
        <w:r>
          <w:t>bootstrap</w:t>
        </w:r>
      </w:ins>
      <w:r>
        <w:t xml:space="preserve"> interval bounds, the equilibrium population growth rate could be as low as –17% per year or as high as +1% per year</w:t>
      </w:r>
      <w:del w:id="1122" w:author="Owen" w:date="2026-02-28T10:38:00Z" w16du:dateUtc="2026-02-28T09:38:00Z">
        <w:r w:rsidR="006C00C2">
          <w:delText>,</w:delText>
        </w:r>
      </w:del>
      <w:ins w:id="1123" w:author="Owen" w:date="2026-02-28T10:38:00Z" w16du:dateUtc="2026-02-28T09:38:00Z">
        <w:r>
          <w:t>;</w:t>
        </w:r>
      </w:ins>
      <w:r>
        <w:t xml:space="preserve"> life expectancy could be </w:t>
      </w:r>
      <w:del w:id="1124" w:author="Owen" w:date="2026-02-28T10:38:00Z" w16du:dateUtc="2026-02-28T09:38:00Z">
        <w:r w:rsidR="006C00C2">
          <w:delText>just</w:delText>
        </w:r>
      </w:del>
      <w:ins w:id="1125" w:author="Owen" w:date="2026-02-28T10:38:00Z" w16du:dateUtc="2026-02-28T09:38:00Z">
        <w:r>
          <w:t>as low as</w:t>
        </w:r>
      </w:ins>
      <w:r>
        <w:t xml:space="preserve"> 3.5 years or </w:t>
      </w:r>
      <w:del w:id="1126" w:author="Owen" w:date="2026-02-28T10:38:00Z" w16du:dateUtc="2026-02-28T09:38:00Z">
        <w:r w:rsidR="006C00C2">
          <w:delText>up to</w:delText>
        </w:r>
      </w:del>
      <w:ins w:id="1127" w:author="Owen" w:date="2026-02-28T10:38:00Z" w16du:dateUtc="2026-02-28T09:38:00Z">
        <w:r>
          <w:t>as high as</w:t>
        </w:r>
      </w:ins>
      <w:r>
        <w:t xml:space="preserve"> 18.2 years</w:t>
      </w:r>
      <w:del w:id="1128" w:author="Owen" w:date="2026-02-28T10:38:00Z" w16du:dateUtc="2026-02-28T09:38:00Z">
        <w:r w:rsidR="006C00C2">
          <w:delText>,</w:delText>
        </w:r>
      </w:del>
      <w:ins w:id="1129" w:author="Owen" w:date="2026-02-28T10:38:00Z" w16du:dateUtc="2026-02-28T09:38:00Z">
        <w:r>
          <w:t>;</w:t>
        </w:r>
      </w:ins>
      <w:r>
        <w:t xml:space="preserve"> and the reproductive value of the vegetative stage class could be 22% lower than</w:t>
      </w:r>
      <w:ins w:id="1130" w:author="Owen" w:date="2026-02-28T10:38:00Z" w16du:dateUtc="2026-02-28T09:38:00Z">
        <w:r>
          <w:t xml:space="preserve"> that of</w:t>
        </w:r>
      </w:ins>
      <w:r>
        <w:t xml:space="preserve"> the seedling stage or 1460% higher.</w:t>
      </w:r>
    </w:p>
    <w:p w14:paraId="5D555556" w14:textId="77777777" w:rsidR="002F41EC" w:rsidRDefault="002F41EC" w:rsidP="00D970FE">
      <w:pPr>
        <w:rPr>
          <w:del w:id="1131" w:author="Owen" w:date="2026-02-28T10:38:00Z" w16du:dateUtc="2026-02-28T09:38:00Z"/>
          <w:i/>
        </w:rPr>
      </w:pPr>
    </w:p>
    <w:p w14:paraId="4616AF30" w14:textId="37E3FB2B" w:rsidR="001F154C" w:rsidRDefault="009167D5" w:rsidP="00D970FE">
      <w:pPr>
        <w:rPr>
          <w:del w:id="1132" w:author="Owen" w:date="2026-02-28T10:38:00Z" w16du:dateUtc="2026-02-28T09:38:00Z"/>
          <w:i/>
        </w:rPr>
      </w:pPr>
      <w:del w:id="1133" w:author="Owen" w:date="2026-02-28T10:38:00Z" w16du:dateUtc="2026-02-28T09:38:00Z">
        <w:r>
          <w:rPr>
            <w:i/>
          </w:rPr>
          <w:delText xml:space="preserve">2.5 Case </w:delText>
        </w:r>
        <w:r w:rsidR="0094338F">
          <w:rPr>
            <w:i/>
          </w:rPr>
          <w:delText>S</w:delText>
        </w:r>
        <w:r>
          <w:rPr>
            <w:i/>
          </w:rPr>
          <w:delText xml:space="preserve">tudy </w:delText>
        </w:r>
        <w:r w:rsidR="00511C12">
          <w:rPr>
            <w:i/>
          </w:rPr>
          <w:delText>#</w:delText>
        </w:r>
        <w:r>
          <w:rPr>
            <w:i/>
          </w:rPr>
          <w:delText>1:</w:delText>
        </w:r>
        <w:r w:rsidR="0094338F">
          <w:rPr>
            <w:i/>
          </w:rPr>
          <w:delText xml:space="preserve"> C</w:delText>
        </w:r>
        <w:r>
          <w:rPr>
            <w:i/>
          </w:rPr>
          <w:delText xml:space="preserve">omparative analysis of </w:delText>
        </w:r>
        <w:r w:rsidR="00880ED8">
          <w:rPr>
            <w:i/>
          </w:rPr>
          <w:delText>mortality trajectories</w:delText>
        </w:r>
      </w:del>
    </w:p>
    <w:p w14:paraId="3C27C37F" w14:textId="77777777" w:rsidR="00B41E2D" w:rsidRDefault="00D1193A">
      <w:pPr>
        <w:pStyle w:val="BodyText"/>
        <w:rPr>
          <w:ins w:id="1134" w:author="Owen" w:date="2026-02-28T10:38:00Z" w16du:dateUtc="2026-02-28T09:38:00Z"/>
        </w:rPr>
      </w:pPr>
      <w:del w:id="1135" w:author="Owen" w:date="2026-02-28T10:38:00Z" w16du:dateUtc="2026-02-28T09:38:00Z">
        <w:r>
          <w:tab/>
        </w:r>
      </w:del>
      <w:ins w:id="1136" w:author="Owen" w:date="2026-02-28T10:38:00Z" w16du:dateUtc="2026-02-28T09:38:00Z">
        <w:r w:rsidR="00000000">
          <w:t xml:space="preserve">We chose two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t>
        </w:r>
        <w:r w:rsidR="00000000">
          <w:lastRenderedPageBreak/>
          <w:t>within-species time series in which the response variable is a directly observed count, the statistical model is closely tied to the raw data, and the question concerns an environmental driver rather than a demographic trait per se. Together, the two analyses bracket a range of typical uses of published MPMs and allow us to ask whether the consequences of sampling uncertainty are consistent across these contexts or depend on the nature of the analysis.</w:t>
        </w:r>
      </w:ins>
    </w:p>
    <w:p w14:paraId="5C83B7DA" w14:textId="77777777" w:rsidR="00B41E2D" w:rsidRDefault="00000000">
      <w:pPr>
        <w:pStyle w:val="Heading3"/>
        <w:rPr>
          <w:ins w:id="1137" w:author="Owen" w:date="2026-02-28T10:38:00Z" w16du:dateUtc="2026-02-28T09:38:00Z"/>
        </w:rPr>
      </w:pPr>
      <w:bookmarkStart w:id="1138" w:name="X349b7ec3116bc91db23218542ca4014d9cbeed5"/>
      <w:bookmarkEnd w:id="552"/>
      <w:ins w:id="1139" w:author="Owen" w:date="2026-02-28T10:38:00Z" w16du:dateUtc="2026-02-28T09:38:00Z">
        <w:r>
          <w:t>Analysis 1: Comparative analysis of mortality trajectories</w:t>
        </w:r>
      </w:ins>
    </w:p>
    <w:p w14:paraId="4431026F" w14:textId="77777777" w:rsidR="00B41E2D" w:rsidRDefault="00000000">
      <w:pPr>
        <w:pStyle w:val="FirstParagraph"/>
        <w:pPrChange w:id="1140" w:author="Owen" w:date="2026-02-28T10:38:00Z" w16du:dateUtc="2026-02-28T09:38:00Z">
          <w:pPr>
            <w:spacing w:line="480" w:lineRule="auto"/>
          </w:pPr>
        </w:pPrChange>
      </w:pPr>
      <w:r>
        <w:t xml:space="preserve">The analysis we focus on here </w:t>
      </w:r>
      <w:del w:id="1141" w:author="Owen" w:date="2026-02-28T10:38:00Z" w16du:dateUtc="2026-02-28T09:38:00Z">
        <w:r w:rsidR="00D1193A">
          <w:delText>is a test of</w:delText>
        </w:r>
      </w:del>
      <w:ins w:id="1142" w:author="Owen" w:date="2026-02-28T10:38:00Z" w16du:dateUtc="2026-02-28T09:38:00Z">
        <w:r>
          <w:t>tests</w:t>
        </w:r>
      </w:ins>
      <w:r>
        <w:t xml:space="preserve"> the relationship between mature life expectancy and the “shape” of the mortality distribution (sensu</w:t>
      </w:r>
      <w:del w:id="1143" w:author="Owen" w:date="2026-02-28T10:38:00Z" w16du:dateUtc="2026-02-28T09:38:00Z">
        <w:r w:rsidR="00D1193A">
          <w:delText>.</w:delText>
        </w:r>
      </w:del>
      <w:r>
        <w:t xml:space="preserve"> Baudisch 2011), where shape </w:t>
      </w:r>
      <w:del w:id="1144" w:author="Owen" w:date="2026-02-28T10:38:00Z" w16du:dateUtc="2026-02-28T09:38:00Z">
        <w:r w:rsidR="00D1193A">
          <w:delText>indicates how sharply</w:delText>
        </w:r>
      </w:del>
      <w:ins w:id="1145" w:author="Owen" w:date="2026-02-28T10:38:00Z" w16du:dateUtc="2026-02-28T09:38:00Z">
        <w:r>
          <w:t>denotes the extent to which</w:t>
        </w:r>
      </w:ins>
      <w:r>
        <w:t xml:space="preserve"> mortality rates increase with age </w:t>
      </w:r>
      <w:del w:id="1146" w:author="Owen" w:date="2026-02-28T10:38:00Z" w16du:dateUtc="2026-02-28T09:38:00Z">
        <w:r w:rsidR="00D1193A">
          <w:delText>following</w:delText>
        </w:r>
      </w:del>
      <w:ins w:id="1147" w:author="Owen" w:date="2026-02-28T10:38:00Z" w16du:dateUtc="2026-02-28T09:38:00Z">
        <w:r>
          <w:t>after</w:t>
        </w:r>
      </w:ins>
      <w:r>
        <w:t xml:space="preserve"> reproductive maturity. Evolutionary biologists have long been interested in </w:t>
      </w:r>
      <w:del w:id="1148" w:author="Owen" w:date="2026-02-28T10:38:00Z" w16du:dateUtc="2026-02-28T09:38:00Z">
        <w:r w:rsidR="00D1193A">
          <w:delText xml:space="preserve">understanding </w:delText>
        </w:r>
      </w:del>
      <w:r>
        <w:t xml:space="preserve">variation in mortality trajectories </w:t>
      </w:r>
      <w:del w:id="1149" w:author="Owen" w:date="2026-02-28T10:38:00Z" w16du:dateUtc="2026-02-28T09:38:00Z">
        <w:r w:rsidR="00D1193A">
          <w:delText>in the context of</w:delText>
        </w:r>
      </w:del>
      <w:ins w:id="1150" w:author="Owen" w:date="2026-02-28T10:38:00Z" w16du:dateUtc="2026-02-28T09:38:00Z">
        <w:r>
          <w:t>within</w:t>
        </w:r>
      </w:ins>
      <w:r>
        <w:t xml:space="preserve"> evolutionary theories </w:t>
      </w:r>
      <w:del w:id="1151" w:author="Owen" w:date="2026-02-28T10:38:00Z" w16du:dateUtc="2026-02-28T09:38:00Z">
        <w:r w:rsidR="00D1193A">
          <w:delText>on</w:delText>
        </w:r>
      </w:del>
      <w:ins w:id="1152" w:author="Owen" w:date="2026-02-28T10:38:00Z" w16du:dateUtc="2026-02-28T09:38:00Z">
        <w:r>
          <w:t>of</w:t>
        </w:r>
      </w:ins>
      <w:r>
        <w:t xml:space="preserve"> senescence, but previous metrics used to compare rates of senescence may have conflated variation in the </w:t>
      </w:r>
      <w:r>
        <w:rPr>
          <w:rPrChange w:id="1153" w:author="Owen" w:date="2026-02-28T10:38:00Z" w16du:dateUtc="2026-02-28T09:38:00Z">
            <w:rPr>
              <w:i/>
            </w:rPr>
          </w:rPrChange>
        </w:rPr>
        <w:t>shape</w:t>
      </w:r>
      <w:r>
        <w:t xml:space="preserve"> of mortality trajectories </w:t>
      </w:r>
      <w:del w:id="1154" w:author="Owen" w:date="2026-02-28T10:38:00Z" w16du:dateUtc="2026-02-28T09:38:00Z">
        <w:r w:rsidR="000E7CB1">
          <w:delText>and</w:delText>
        </w:r>
      </w:del>
      <w:ins w:id="1155" w:author="Owen" w:date="2026-02-28T10:38:00Z" w16du:dateUtc="2026-02-28T09:38:00Z">
        <w:r>
          <w:t>with</w:t>
        </w:r>
      </w:ins>
      <w:r>
        <w:t xml:space="preserve"> variation in the </w:t>
      </w:r>
      <w:r>
        <w:rPr>
          <w:rPrChange w:id="1156" w:author="Owen" w:date="2026-02-28T10:38:00Z" w16du:dateUtc="2026-02-28T09:38:00Z">
            <w:rPr>
              <w:i/>
            </w:rPr>
          </w:rPrChange>
        </w:rPr>
        <w:t>average</w:t>
      </w:r>
      <w:r>
        <w:t xml:space="preserve"> level of mortality (i.e.</w:t>
      </w:r>
      <w:del w:id="1157" w:author="Owen" w:date="2026-02-28T10:38:00Z" w16du:dateUtc="2026-02-28T09:38:00Z">
        <w:r w:rsidR="000E7CB1">
          <w:delText xml:space="preserve"> </w:delText>
        </w:r>
      </w:del>
      <w:ins w:id="1158" w:author="Owen" w:date="2026-02-28T10:38:00Z" w16du:dateUtc="2026-02-28T09:38:00Z">
        <w:r>
          <w:t> </w:t>
        </w:r>
      </w:ins>
      <w:r>
        <w:t>the inverse of life expectancy). Measures of shape proposed by Baudisch and colleagues (Baudisch 2011, Baudisch et al.</w:t>
      </w:r>
      <w:del w:id="1159" w:author="Owen" w:date="2026-02-28T10:38:00Z" w16du:dateUtc="2026-02-28T09:38:00Z">
        <w:r w:rsidR="00D1193A">
          <w:delText xml:space="preserve"> </w:delText>
        </w:r>
      </w:del>
      <w:ins w:id="1160" w:author="Owen" w:date="2026-02-28T10:38:00Z" w16du:dateUtc="2026-02-28T09:38:00Z">
        <w:r>
          <w:t> </w:t>
        </w:r>
      </w:ins>
      <w:r>
        <w:t>2013, Wrycza et al.</w:t>
      </w:r>
      <w:del w:id="1161" w:author="Owen" w:date="2026-02-28T10:38:00Z" w16du:dateUtc="2026-02-28T09:38:00Z">
        <w:r w:rsidR="00D1193A">
          <w:delText xml:space="preserve"> </w:delText>
        </w:r>
      </w:del>
      <w:ins w:id="1162" w:author="Owen" w:date="2026-02-28T10:38:00Z" w16du:dateUtc="2026-02-28T09:38:00Z">
        <w:r>
          <w:t> </w:t>
        </w:r>
      </w:ins>
      <w:r>
        <w:t>2015) are mathematically independent of life expectancy</w:t>
      </w:r>
      <w:del w:id="1163" w:author="Owen" w:date="2026-02-28T10:38:00Z" w16du:dateUtc="2026-02-28T09:38:00Z">
        <w:r w:rsidR="00D1193A">
          <w:delText>,</w:delText>
        </w:r>
      </w:del>
      <w:r>
        <w:t xml:space="preserve"> and therefore well-suited for comparative analyses. Whether shape is biologically independent of life expectancy is a separate question, and </w:t>
      </w:r>
      <w:del w:id="1164" w:author="Owen" w:date="2026-02-28T10:38:00Z" w16du:dateUtc="2026-02-28T09:38:00Z">
        <w:r w:rsidR="00D1193A">
          <w:delText xml:space="preserve">indeed </w:delText>
        </w:r>
      </w:del>
      <w:r>
        <w:t xml:space="preserve">an analysis by Baudisch </w:t>
      </w:r>
      <w:del w:id="1165" w:author="Owen" w:date="2026-02-28T10:38:00Z" w16du:dateUtc="2026-02-28T09:38:00Z">
        <w:r w:rsidR="00D1193A">
          <w:delText>at</w:delText>
        </w:r>
      </w:del>
      <w:ins w:id="1166" w:author="Owen" w:date="2026-02-28T10:38:00Z" w16du:dateUtc="2026-02-28T09:38:00Z">
        <w:r>
          <w:t>et</w:t>
        </w:r>
      </w:ins>
      <w:r>
        <w:t xml:space="preserve"> al.</w:t>
      </w:r>
      <w:del w:id="1167" w:author="Owen" w:date="2026-02-28T10:38:00Z" w16du:dateUtc="2026-02-28T09:38:00Z">
        <w:r w:rsidR="00D1193A">
          <w:delText xml:space="preserve"> </w:delText>
        </w:r>
      </w:del>
      <w:ins w:id="1168" w:author="Owen" w:date="2026-02-28T10:38:00Z" w16du:dateUtc="2026-02-28T09:38:00Z">
        <w:r>
          <w:t> </w:t>
        </w:r>
      </w:ins>
      <w:r>
        <w:t xml:space="preserve">(2013) (based on MPMs for 290 angiosperm species) found a positive relationship between life expectancy and the shape of mortality trajectories. </w:t>
      </w:r>
      <w:del w:id="1169" w:author="Owen" w:date="2026-02-28T10:38:00Z" w16du:dateUtc="2026-02-28T09:38:00Z">
        <w:r w:rsidR="00D1193A">
          <w:delText>Apart from</w:delText>
        </w:r>
      </w:del>
      <w:ins w:id="1170" w:author="Owen" w:date="2026-02-28T10:38:00Z" w16du:dateUtc="2026-02-28T09:38:00Z">
        <w:r>
          <w:t>In addition to</w:t>
        </w:r>
      </w:ins>
      <w:r>
        <w:t xml:space="preserve"> that analysis, </w:t>
      </w:r>
      <w:del w:id="1171" w:author="Owen" w:date="2026-02-28T10:38:00Z" w16du:dateUtc="2026-02-28T09:38:00Z">
        <w:r w:rsidR="00D1193A">
          <w:delText>a number of</w:delText>
        </w:r>
      </w:del>
      <w:ins w:id="1172" w:author="Owen" w:date="2026-02-28T10:38:00Z" w16du:dateUtc="2026-02-28T09:38:00Z">
        <w:r>
          <w:t>several</w:t>
        </w:r>
      </w:ins>
      <w:r>
        <w:t xml:space="preserve"> other studies have used estimates of life expectancy and shape derived from MPMs in COM(P)ADRE, primarily in studies of life history variation (e.g.</w:t>
      </w:r>
      <w:ins w:id="1173" w:author="Owen" w:date="2026-02-28T10:38:00Z" w16du:dateUtc="2026-02-28T09:38:00Z">
        <w:r>
          <w:t> ,</w:t>
        </w:r>
      </w:ins>
      <w:r>
        <w:t xml:space="preserve"> Salguero-Gómez et al.</w:t>
      </w:r>
      <w:ins w:id="1174" w:author="Owen" w:date="2026-02-28T10:38:00Z" w16du:dateUtc="2026-02-28T09:38:00Z">
        <w:r>
          <w:t> ,</w:t>
        </w:r>
      </w:ins>
      <w:r>
        <w:t xml:space="preserve"> 2016</w:t>
      </w:r>
      <w:del w:id="1175" w:author="Owen" w:date="2026-02-28T10:38:00Z" w16du:dateUtc="2026-02-28T09:38:00Z">
        <w:r w:rsidR="00937109">
          <w:delText>,</w:delText>
        </w:r>
      </w:del>
      <w:ins w:id="1176" w:author="Owen" w:date="2026-02-28T10:38:00Z" w16du:dateUtc="2026-02-28T09:38:00Z">
        <w:r>
          <w:t>;</w:t>
        </w:r>
      </w:ins>
      <w:r>
        <w:t xml:space="preserve"> Healy et al.</w:t>
      </w:r>
      <w:ins w:id="1177" w:author="Owen" w:date="2026-02-28T10:38:00Z" w16du:dateUtc="2026-02-28T09:38:00Z">
        <w:r>
          <w:t> ,</w:t>
        </w:r>
      </w:ins>
      <w:r>
        <w:t xml:space="preserve"> 2019).</w:t>
      </w:r>
    </w:p>
    <w:p w14:paraId="273726CE" w14:textId="77777777" w:rsidR="00B41E2D" w:rsidRDefault="0099171E">
      <w:pPr>
        <w:pStyle w:val="BodyText"/>
        <w:rPr>
          <w:ins w:id="1178" w:author="Owen" w:date="2026-02-28T10:38:00Z" w16du:dateUtc="2026-02-28T09:38:00Z"/>
        </w:rPr>
      </w:pPr>
      <w:del w:id="1179" w:author="Owen" w:date="2026-02-28T10:38:00Z" w16du:dateUtc="2026-02-28T09:38:00Z">
        <w:r>
          <w:tab/>
        </w:r>
      </w:del>
      <w:r w:rsidR="00000000">
        <w:t>To estimate mature life expectancy (</w:t>
      </w:r>
      <m:oMath>
        <m:r>
          <w:rPr>
            <w:rFonts w:ascii="Cambria Math" w:hAnsi="Cambria Math"/>
          </w:rPr>
          <m:t>L</m:t>
        </m:r>
      </m:oMath>
      <w:r w:rsidR="00000000">
        <w:t>) and shape (</w:t>
      </w:r>
      <m:oMath>
        <m:r>
          <w:rPr>
            <w:rFonts w:ascii="Cambria Math" w:hAnsi="Cambria Math"/>
          </w:rPr>
          <m:t>S</m:t>
        </m:r>
      </m:oMath>
      <w:r w:rsidR="00000000">
        <w:t xml:space="preserve">), we first used age-from-stage methods (Cochran and Ellner 1992, Caswell 2001 Sec. 5.3) to derive a survivorship trajectory from each MPM, </w:t>
      </w:r>
      <w:del w:id="1180" w:author="Owen" w:date="2026-02-28T10:38:00Z" w16du:dateUtc="2026-02-28T09:38:00Z">
        <w:r w:rsidR="004D48C6">
          <w:delText>using</w:delText>
        </w:r>
      </w:del>
      <w:ins w:id="1181" w:author="Owen" w:date="2026-02-28T10:38:00Z" w16du:dateUtc="2026-02-28T09:38:00Z">
        <w:r w:rsidR="00000000">
          <w:t>starting from</w:t>
        </w:r>
      </w:ins>
      <w:r w:rsidR="00000000">
        <w:t xml:space="preserve"> the first stage class(es) with positive reproduction </w:t>
      </w:r>
      <w:del w:id="1182" w:author="Owen" w:date="2026-02-28T10:38:00Z" w16du:dateUtc="2026-02-28T09:38:00Z">
        <w:r w:rsidR="004D48C6">
          <w:delText xml:space="preserve">as </w:delText>
        </w:r>
        <w:r w:rsidR="00EA34ED">
          <w:delText>our</w:delText>
        </w:r>
        <w:r w:rsidR="004D48C6">
          <w:delText xml:space="preserve"> starting point </w:delText>
        </w:r>
      </w:del>
      <w:r w:rsidR="00000000">
        <w:t xml:space="preserve">(see </w:t>
      </w:r>
      <w:del w:id="1183" w:author="Owen" w:date="2026-02-28T10:38:00Z" w16du:dateUtc="2026-02-28T09:38:00Z">
        <w:r w:rsidR="004D48C6">
          <w:delText>Appendix S1</w:delText>
        </w:r>
      </w:del>
      <w:ins w:id="1184" w:author="Owen" w:date="2026-02-28T10:38:00Z" w16du:dateUtc="2026-02-28T09:38:00Z">
        <w:r w:rsidR="00000000">
          <w:t>Supplementary Methods</w:t>
        </w:r>
      </w:ins>
      <w:r w:rsidR="00000000">
        <w:t xml:space="preserve"> </w:t>
      </w:r>
      <w:r w:rsidR="00000000">
        <w:lastRenderedPageBreak/>
        <w:t xml:space="preserve">section </w:t>
      </w:r>
      <w:del w:id="1185" w:author="Owen" w:date="2026-02-28T10:38:00Z" w16du:dateUtc="2026-02-28T09:38:00Z">
        <w:r w:rsidR="0078556A">
          <w:delText>4</w:delText>
        </w:r>
      </w:del>
      <w:ins w:id="1186" w:author="Owen" w:date="2026-02-28T10:38:00Z" w16du:dateUtc="2026-02-28T09:38:00Z">
        <w:r w:rsidR="00000000">
          <w:t>S1.2</w:t>
        </w:r>
      </w:ins>
      <w:r w:rsidR="00000000">
        <w:t xml:space="preserve"> for </w:t>
      </w:r>
      <w:del w:id="1187" w:author="Owen" w:date="2026-02-28T10:38:00Z" w16du:dateUtc="2026-02-28T09:38:00Z">
        <w:r w:rsidR="00706CB3">
          <w:delText xml:space="preserve">further </w:delText>
        </w:r>
      </w:del>
      <w:r w:rsidR="00000000">
        <w:t xml:space="preserve">details). We then estimated mature life expectancy by summing over </w:t>
      </w:r>
      <w:del w:id="1188" w:author="Owen" w:date="2026-02-28T10:38:00Z" w16du:dateUtc="2026-02-28T09:38:00Z">
        <w:r w:rsidR="00291C3A">
          <w:delText>a given</w:delText>
        </w:r>
      </w:del>
      <w:ins w:id="1189" w:author="Owen" w:date="2026-02-28T10:38:00Z" w16du:dateUtc="2026-02-28T09:38:00Z">
        <w:r w:rsidR="00000000">
          <w:t>the</w:t>
        </w:r>
      </w:ins>
      <w:r w:rsidR="00000000">
        <w:t xml:space="preserve"> survivorship trajectory, as in </w:t>
      </w:r>
      <w:ins w:id="1190" w:author="Owen" w:date="2026-02-28T10:38:00Z" w16du:dateUtc="2026-02-28T09:38:00Z">
        <w:r w:rsidR="00000000">
          <w:t>Eq. (3),</w:t>
        </w:r>
      </w:ins>
    </w:p>
    <w:p w14:paraId="09D87572" w14:textId="77777777" w:rsidR="00B41E2D" w:rsidRDefault="00000000">
      <w:pPr>
        <w:pStyle w:val="BodyText"/>
        <w:rPr>
          <w:ins w:id="1191" w:author="Owen" w:date="2026-02-28T10:38:00Z" w16du:dateUtc="2026-02-28T09:38:00Z"/>
        </w:rPr>
      </w:pPr>
      <m:oMath>
        <m:r>
          <w:rPr>
            <w:rFonts w:ascii="Cambria Math" w:hAnsi="Cambria Math"/>
          </w:rPr>
          <m:t>L</m:t>
        </m:r>
        <m:r>
          <w:rPr>
            <w:rFonts w:ascii="Cambria Math" w:hAnsi="Cambria Math"/>
          </w:rPr>
          <m:t>=</m:t>
        </m:r>
        <m:nary>
          <m:naryPr>
            <m:chr m:val="∑"/>
            <m:limLoc m:val="subSup"/>
            <m:supHide m:val="1"/>
            <m:ctrlPr>
              <w:del w:id="1192" w:author="Owen" w:date="2026-02-28T10:38:00Z" w16du:dateUtc="2026-02-28T09:38:00Z">
                <w:rPr>
                  <w:rFonts w:ascii="Cambria Math" w:hAnsi="Cambria Math"/>
                  <w:i/>
                </w:rPr>
              </w:del>
            </m:ctrlPr>
          </m:naryPr>
          <m:sub>
            <m:r>
              <w:del w:id="1193" w:author="Owen" w:date="2026-02-28T10:38:00Z" w16du:dateUtc="2026-02-28T09:38:00Z">
                <w:rPr>
                  <w:rFonts w:ascii="Cambria Math" w:hAnsi="Cambria Math"/>
                </w:rPr>
                <m:t>x</m:t>
              </w:del>
            </m:r>
          </m:sub>
          <m:sup/>
          <m:e>
            <m:sSub>
              <m:sSubPr>
                <m:ctrlPr>
                  <w:del w:id="1194" w:author="Owen" w:date="2026-02-28T10:38:00Z" w16du:dateUtc="2026-02-28T09:38:00Z">
                    <w:rPr>
                      <w:rFonts w:ascii="Cambria Math" w:hAnsi="Cambria Math"/>
                      <w:i/>
                    </w:rPr>
                  </w:del>
                </m:ctrlPr>
              </m:sSubPr>
              <m:e>
                <m:r>
                  <w:del w:id="1195" w:author="Owen" w:date="2026-02-28T10:38:00Z" w16du:dateUtc="2026-02-28T09:38:00Z">
                    <w:rPr>
                      <w:rFonts w:ascii="Cambria Math" w:hAnsi="Cambria Math"/>
                    </w:rPr>
                    <m:t>l</m:t>
                  </w:del>
                </m:r>
              </m:e>
              <m:sub>
                <m:r>
                  <w:del w:id="1196" w:author="Owen" w:date="2026-02-28T10:38:00Z" w16du:dateUtc="2026-02-28T09:38:00Z">
                    <w:rPr>
                      <w:rFonts w:ascii="Cambria Math" w:hAnsi="Cambria Math"/>
                    </w:rPr>
                    <m:t>x</m:t>
                  </w:del>
                </m:r>
              </m:sub>
            </m:sSub>
          </m:e>
        </m:nary>
      </m:oMath>
      <w:del w:id="1197" w:author="Owen" w:date="2026-02-28T10:38:00Z" w16du:dateUtc="2026-02-28T09:38:00Z">
        <w:r w:rsidR="00D76004">
          <w:delText xml:space="preserve">, </w:delText>
        </w:r>
      </w:del>
      <m:oMath>
        <m:nary>
          <m:naryPr>
            <m:chr m:val="∑"/>
            <m:limLoc m:val="undOvr"/>
            <m:supHide m:val="1"/>
            <m:ctrlPr>
              <w:ins w:id="1198" w:author="Owen" w:date="2026-02-28T10:38:00Z" w16du:dateUtc="2026-02-28T09:38:00Z">
                <w:rPr>
                  <w:rFonts w:ascii="Cambria Math" w:hAnsi="Cambria Math"/>
                </w:rPr>
              </w:ins>
            </m:ctrlPr>
          </m:naryPr>
          <m:sub>
            <m:r>
              <w:ins w:id="1199" w:author="Owen" w:date="2026-02-28T10:38:00Z" w16du:dateUtc="2026-02-28T09:38:00Z">
                <w:rPr>
                  <w:rFonts w:ascii="Cambria Math" w:hAnsi="Cambria Math"/>
                </w:rPr>
                <m:t>x</m:t>
              </w:ins>
            </m:r>
          </m:sub>
          <m:sup>
            <m:r>
              <w:ins w:id="1200" w:author="Owen" w:date="2026-02-28T10:38:00Z" w16du:dateUtc="2026-02-28T09:38:00Z">
                <w:rPr>
                  <w:rFonts w:ascii="Cambria Math" w:hAnsi="Cambria Math"/>
                </w:rPr>
                <m:t>​</m:t>
              </w:ins>
            </m:r>
          </m:sup>
          <m:e>
            <m:sSub>
              <m:sSubPr>
                <m:ctrlPr>
                  <w:ins w:id="1201" w:author="Owen" w:date="2026-02-28T10:38:00Z" w16du:dateUtc="2026-02-28T09:38:00Z">
                    <w:rPr>
                      <w:rFonts w:ascii="Cambria Math" w:hAnsi="Cambria Math"/>
                    </w:rPr>
                  </w:ins>
                </m:ctrlPr>
              </m:sSubPr>
              <m:e>
                <m:r>
                  <w:ins w:id="1202" w:author="Owen" w:date="2026-02-28T10:38:00Z" w16du:dateUtc="2026-02-28T09:38:00Z">
                    <w:rPr>
                      <w:rFonts w:ascii="Cambria Math" w:hAnsi="Cambria Math"/>
                    </w:rPr>
                    <m:t>l</m:t>
                  </w:ins>
                </m:r>
              </m:e>
              <m:sub>
                <m:r>
                  <w:ins w:id="1203" w:author="Owen" w:date="2026-02-28T10:38:00Z" w16du:dateUtc="2026-02-28T09:38:00Z">
                    <w:rPr>
                      <w:rFonts w:ascii="Cambria Math" w:hAnsi="Cambria Math"/>
                    </w:rPr>
                    <m:t>x</m:t>
                  </w:ins>
                </m:r>
              </m:sub>
            </m:sSub>
          </m:e>
        </m:nary>
        <m:r>
          <w:ins w:id="1204" w:author="Owen" w:date="2026-02-28T10:38:00Z" w16du:dateUtc="2026-02-28T09:38:00Z">
            <m:rPr>
              <m:sty m:val="p"/>
            </m:rPr>
            <w:rPr>
              <w:rFonts w:ascii="Cambria Math" w:hAnsi="Cambria Math"/>
            </w:rPr>
            <m:t>,</m:t>
          </w:ins>
        </m:r>
        <m:r>
          <w:ins w:id="1205" w:author="Owen" w:date="2026-02-28T10:38:00Z" w16du:dateUtc="2026-02-28T09:38:00Z">
            <w:rPr>
              <w:rFonts w:ascii="Cambria Math" w:hAnsi="Cambria Math"/>
            </w:rPr>
            <m:t>  </m:t>
          </w:ins>
        </m:r>
        <m:d>
          <m:dPr>
            <m:ctrlPr>
              <w:ins w:id="1206" w:author="Owen" w:date="2026-02-28T10:38:00Z" w16du:dateUtc="2026-02-28T09:38:00Z">
                <w:rPr>
                  <w:rFonts w:ascii="Cambria Math" w:hAnsi="Cambria Math"/>
                </w:rPr>
              </w:ins>
            </m:ctrlPr>
          </m:dPr>
          <m:e>
            <m:r>
              <w:ins w:id="1207" w:author="Owen" w:date="2026-02-28T10:38:00Z" w16du:dateUtc="2026-02-28T09:38:00Z">
                <w:rPr>
                  <w:rFonts w:ascii="Cambria Math" w:hAnsi="Cambria Math"/>
                </w:rPr>
                <m:t>3</m:t>
              </w:ins>
            </m:r>
          </m:e>
        </m:d>
      </m:oMath>
    </w:p>
    <w:p w14:paraId="501E4A44" w14:textId="77777777" w:rsidR="00B41E2D" w:rsidRDefault="00000000">
      <w:pPr>
        <w:pStyle w:val="FirstParagraph"/>
        <w:pPrChange w:id="1208" w:author="Owen" w:date="2026-02-28T10:38:00Z" w16du:dateUtc="2026-02-28T09:38:00Z">
          <w:pPr>
            <w:spacing w:line="480" w:lineRule="auto"/>
          </w:pPr>
        </w:pPrChange>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the proportion of a cohort surviving from reproductive maturity to age </w:t>
      </w:r>
      <w:del w:id="1209" w:author="Owen" w:date="2026-02-28T10:38:00Z" w16du:dateUtc="2026-02-28T09:38:00Z">
        <w:r w:rsidR="00D76004" w:rsidRPr="006420BE">
          <w:rPr>
            <w:i/>
          </w:rPr>
          <w:delText>x</w:delText>
        </w:r>
      </w:del>
      <m:oMath>
        <m:r>
          <w:ins w:id="1210" w:author="Owen" w:date="2026-02-28T10:38:00Z" w16du:dateUtc="2026-02-28T09:38:00Z">
            <w:rPr>
              <w:rFonts w:ascii="Cambria Math" w:hAnsi="Cambria Math"/>
            </w:rPr>
            <m:t>x</m:t>
          </w:ins>
        </m:r>
      </m:oMath>
      <w:r>
        <w:t>. To estimate shape</w:t>
      </w:r>
      <w:ins w:id="1211" w:author="Owen" w:date="2026-02-28T10:38:00Z" w16du:dateUtc="2026-02-28T09:38:00Z">
        <w:r>
          <w:t>,</w:t>
        </w:r>
      </w:ins>
      <w:r>
        <w:t xml:space="preserve"> we used a metric proposed by Baudisch and Stott (2019), which compares the area under a survivorship trajectory to </w:t>
      </w:r>
      <w:del w:id="1212" w:author="Owen" w:date="2026-02-28T10:38:00Z" w16du:dateUtc="2026-02-28T09:38:00Z">
        <w:r w:rsidR="00997797">
          <w:delText>the area</w:delText>
        </w:r>
      </w:del>
      <w:ins w:id="1213" w:author="Owen" w:date="2026-02-28T10:38:00Z" w16du:dateUtc="2026-02-28T09:38:00Z">
        <w:r>
          <w:t>that</w:t>
        </w:r>
      </w:ins>
      <w:r>
        <w:t xml:space="preserve"> under a reference trajectory </w:t>
      </w:r>
      <w:del w:id="1214" w:author="Owen" w:date="2026-02-28T10:38:00Z" w16du:dateUtc="2026-02-28T09:38:00Z">
        <w:r w:rsidR="002D47BC">
          <w:delText>that assumes</w:delText>
        </w:r>
      </w:del>
      <w:ins w:id="1215" w:author="Owen" w:date="2026-02-28T10:38:00Z" w16du:dateUtc="2026-02-28T09:38:00Z">
        <w:r>
          <w:t>assuming</w:t>
        </w:r>
      </w:ins>
      <w:r>
        <w:t xml:space="preserve"> constant mortality with age. The metric can take any continuous value between –0.5 (maximal negative senescence; all individuals die at the age of maturity) and +0.5 (maximal senescence; all individuals die at the age of maximum longevity), with a value of 0 indicating a constant </w:t>
      </w:r>
      <w:del w:id="1216" w:author="Owen" w:date="2026-02-28T10:38:00Z" w16du:dateUtc="2026-02-28T09:38:00Z">
        <w:r w:rsidR="00D225D7">
          <w:delText xml:space="preserve">rate of </w:delText>
        </w:r>
      </w:del>
      <w:r>
        <w:t xml:space="preserve">mortality </w:t>
      </w:r>
      <w:del w:id="1217" w:author="Owen" w:date="2026-02-28T10:38:00Z" w16du:dateUtc="2026-02-28T09:38:00Z">
        <w:r w:rsidR="00D225D7">
          <w:delText>with age</w:delText>
        </w:r>
      </w:del>
      <w:ins w:id="1218" w:author="Owen" w:date="2026-02-28T10:38:00Z" w16du:dateUtc="2026-02-28T09:38:00Z">
        <w:r>
          <w:t>rate</w:t>
        </w:r>
      </w:ins>
      <w:r>
        <w:t xml:space="preserve"> (negligible senescence). Values of shape</w:t>
      </w:r>
      <w:del w:id="1219" w:author="Owen" w:date="2026-02-28T10:38:00Z" w16du:dateUtc="2026-02-28T09:38:00Z">
        <w:r w:rsidR="00371B44">
          <w:delText xml:space="preserve"> that are</w:delText>
        </w:r>
      </w:del>
      <w:r>
        <w:t xml:space="preserve"> greater than, equal to, or less than zero correspond to Type I, II, and III survivorship curves, respectively. When deriving a survivorship trajectory from an MPM, </w:t>
      </w:r>
      <w:del w:id="1220" w:author="Owen" w:date="2026-02-28T10:38:00Z" w16du:dateUtc="2026-02-28T09:38:00Z">
        <w:r w:rsidR="00A46C2C">
          <w:delText xml:space="preserve">it is guaranteed that </w:delText>
        </w:r>
      </w:del>
      <w:r>
        <w:t xml:space="preserve">the apparent mortality rate </w:t>
      </w:r>
      <w:del w:id="1221" w:author="Owen" w:date="2026-02-28T10:38:00Z" w16du:dateUtc="2026-02-28T09:38:00Z">
        <w:r w:rsidR="00A46C2C">
          <w:delText>will</w:delText>
        </w:r>
      </w:del>
      <w:ins w:id="1222" w:author="Owen" w:date="2026-02-28T10:38:00Z" w16du:dateUtc="2026-02-28T09:38:00Z">
        <w:r>
          <w:t>is guaranteed to</w:t>
        </w:r>
      </w:ins>
      <w:r>
        <w:t xml:space="preserve"> approach a plateau as the stage distribution approaches its equilibrium (Horvitz and Tuljapurkar 2008). To avoid bias from </w:t>
      </w:r>
      <w:del w:id="1223" w:author="Owen" w:date="2026-02-28T10:38:00Z" w16du:dateUtc="2026-02-28T09:38:00Z">
        <w:r w:rsidR="00143A77">
          <w:delText>artifactual</w:delText>
        </w:r>
      </w:del>
      <w:ins w:id="1224" w:author="Owen" w:date="2026-02-28T10:38:00Z" w16du:dateUtc="2026-02-28T09:38:00Z">
        <w:r>
          <w:t>artefactual</w:t>
        </w:r>
      </w:ins>
      <w:r>
        <w:t xml:space="preserve"> mortality plateaus, we calculated shape from truncated survivorship trajectories, limited to the period </w:t>
      </w:r>
      <w:del w:id="1225" w:author="Owen" w:date="2026-02-28T10:38:00Z" w16du:dateUtc="2026-02-28T09:38:00Z">
        <w:r w:rsidR="00D50D31">
          <w:delText>prior to</w:delText>
        </w:r>
      </w:del>
      <w:ins w:id="1226" w:author="Owen" w:date="2026-02-28T10:38:00Z" w16du:dateUtc="2026-02-28T09:38:00Z">
        <w:r>
          <w:t>before</w:t>
        </w:r>
      </w:ins>
      <w:r>
        <w:t xml:space="preserve"> a cohort </w:t>
      </w:r>
      <w:del w:id="1227" w:author="Owen" w:date="2026-02-28T10:38:00Z" w16du:dateUtc="2026-02-28T09:38:00Z">
        <w:r w:rsidR="00F351AE">
          <w:delText>reaching</w:delText>
        </w:r>
      </w:del>
      <w:ins w:id="1228" w:author="Owen" w:date="2026-02-28T10:38:00Z" w16du:dateUtc="2026-02-28T09:38:00Z">
        <w:r>
          <w:t>reaches</w:t>
        </w:r>
      </w:ins>
      <w:r>
        <w:t xml:space="preserve"> its quasi-stable distribution (based on a distance threshold of 1%; see </w:t>
      </w:r>
      <w:del w:id="1229" w:author="Owen" w:date="2026-02-28T10:38:00Z" w16du:dateUtc="2026-02-28T09:38:00Z">
        <w:r w:rsidR="009E29DB">
          <w:delText>Appendix S1</w:delText>
        </w:r>
      </w:del>
      <w:ins w:id="1230" w:author="Owen" w:date="2026-02-28T10:38:00Z" w16du:dateUtc="2026-02-28T09:38:00Z">
        <w:r>
          <w:t>Supplementary Methods</w:t>
        </w:r>
      </w:ins>
      <w:r>
        <w:t xml:space="preserve"> section </w:t>
      </w:r>
      <w:del w:id="1231" w:author="Owen" w:date="2026-02-28T10:38:00Z" w16du:dateUtc="2026-02-28T09:38:00Z">
        <w:r w:rsidR="00581CB9">
          <w:delText xml:space="preserve">4 </w:delText>
        </w:r>
        <w:r w:rsidR="009E29DB">
          <w:delText>for further details</w:delText>
        </w:r>
      </w:del>
      <w:ins w:id="1232" w:author="Owen" w:date="2026-02-28T10:38:00Z" w16du:dateUtc="2026-02-28T09:38:00Z">
        <w:r>
          <w:t>S1.2</w:t>
        </w:r>
      </w:ins>
      <w:r>
        <w:t>).</w:t>
      </w:r>
    </w:p>
    <w:p w14:paraId="3513E0DB" w14:textId="77777777" w:rsidR="00B41E2D" w:rsidRDefault="00653426">
      <w:pPr>
        <w:pStyle w:val="BodyText"/>
        <w:pPrChange w:id="1233" w:author="Owen" w:date="2026-02-28T10:38:00Z" w16du:dateUtc="2026-02-28T09:38:00Z">
          <w:pPr>
            <w:spacing w:line="480" w:lineRule="auto"/>
          </w:pPr>
        </w:pPrChange>
      </w:pPr>
      <w:del w:id="1234" w:author="Owen" w:date="2026-02-28T10:38:00Z" w16du:dateUtc="2026-02-28T09:38:00Z">
        <w:r>
          <w:tab/>
        </w:r>
      </w:del>
      <w:r w:rsidR="00000000">
        <w:t>We calculated life expectancy and shape at the</w:t>
      </w:r>
      <w:commentRangeStart w:id="1235"/>
      <w:r w:rsidR="00000000">
        <w:t xml:space="preserve"> </w:t>
      </w:r>
      <w:ins w:id="1236" w:author="Owen" w:date="2026-02-28T10:38:00Z" w16du:dateUtc="2026-02-28T09:38:00Z">
        <w:r w:rsidR="00000000">
          <w:t xml:space="preserve">population </w:t>
        </w:r>
      </w:ins>
      <w:r w:rsidR="00000000">
        <w:t>level</w:t>
      </w:r>
      <w:del w:id="1237" w:author="Owen" w:date="2026-02-28T10:38:00Z" w16du:dateUtc="2026-02-28T09:38:00Z">
        <w:r w:rsidR="00A160F4">
          <w:delText xml:space="preserve"> of populations</w:delText>
        </w:r>
      </w:del>
      <w:commentRangeEnd w:id="1235"/>
      <w:r w:rsidR="00D03B87">
        <w:rPr>
          <w:rStyle w:val="CommentReference"/>
          <w:sz w:val="24"/>
          <w:szCs w:val="24"/>
        </w:rPr>
        <w:commentReference w:id="1235"/>
      </w:r>
      <w:r w:rsidR="00000000">
        <w:t>, as defined in COMPADRE. For populations with temporal replication (i.e</w:t>
      </w:r>
      <w:del w:id="1238" w:author="Owen" w:date="2026-02-28T10:38:00Z" w16du:dateUtc="2026-02-28T09:38:00Z">
        <w:r w:rsidR="00E95D3A">
          <w:delText>.</w:delText>
        </w:r>
      </w:del>
      <w:ins w:id="1239" w:author="Owen" w:date="2026-02-28T10:38:00Z" w16du:dateUtc="2026-02-28T09:38:00Z">
        <w:r w:rsidR="00000000">
          <w:t>.,</w:t>
        </w:r>
      </w:ins>
      <w:r w:rsidR="00000000">
        <w:t xml:space="preserve"> MPMs </w:t>
      </w:r>
      <w:del w:id="1240" w:author="Owen" w:date="2026-02-28T10:38:00Z" w16du:dateUtc="2026-02-28T09:38:00Z">
        <w:r w:rsidR="00E95D3A">
          <w:delText>for</w:delText>
        </w:r>
      </w:del>
      <w:ins w:id="1241" w:author="Owen" w:date="2026-02-28T10:38:00Z" w16du:dateUtc="2026-02-28T09:38:00Z">
        <w:r w:rsidR="00000000">
          <w:t>across</w:t>
        </w:r>
      </w:ins>
      <w:r w:rsidR="00000000">
        <w:t xml:space="preserve"> multiple time periods), we used the </w:t>
      </w:r>
      <w:del w:id="1242" w:author="Owen" w:date="2026-02-28T10:38:00Z" w16du:dateUtc="2026-02-28T09:38:00Z">
        <w:r w:rsidR="00347456">
          <w:delText>population</w:delText>
        </w:r>
        <w:r w:rsidR="005C12CF">
          <w:delText xml:space="preserve"> </w:delText>
        </w:r>
      </w:del>
      <w:r w:rsidR="00000000">
        <w:t xml:space="preserve">pooled </w:t>
      </w:r>
      <w:ins w:id="1243" w:author="Owen" w:date="2026-02-28T10:38:00Z" w16du:dateUtc="2026-02-28T09:38:00Z">
        <w:r w:rsidR="00000000">
          <w:t xml:space="preserve">population </w:t>
        </w:r>
      </w:ins>
      <w:r w:rsidR="00000000">
        <w:t>MPM in our analysis, if available</w:t>
      </w:r>
      <w:del w:id="1244" w:author="Owen" w:date="2026-02-28T10:38:00Z" w16du:dateUtc="2026-02-28T09:38:00Z">
        <w:r w:rsidR="00347456">
          <w:delText>, or</w:delText>
        </w:r>
      </w:del>
      <w:ins w:id="1245" w:author="Owen" w:date="2026-02-28T10:38:00Z" w16du:dateUtc="2026-02-28T09:38:00Z">
        <w:r w:rsidR="00000000">
          <w:t>; otherwise, we used</w:t>
        </w:r>
      </w:ins>
      <w:r w:rsidR="00000000">
        <w:t xml:space="preserve"> the population mean MPM</w:t>
      </w:r>
      <w:del w:id="1246" w:author="Owen" w:date="2026-02-28T10:38:00Z" w16du:dateUtc="2026-02-28T09:38:00Z">
        <w:r w:rsidR="007B51DB">
          <w:delText xml:space="preserve"> otherwise</w:delText>
        </w:r>
      </w:del>
      <w:r w:rsidR="00000000">
        <w:t xml:space="preserve">. To model sampling uncertainty for pooled or mean MPMs, we pooled stage-specific sample sizes across years (see </w:t>
      </w:r>
      <w:del w:id="1247" w:author="Owen" w:date="2026-02-28T10:38:00Z" w16du:dateUtc="2026-02-28T09:38:00Z">
        <w:r w:rsidR="00D82023">
          <w:delText>further details in Appendix</w:delText>
        </w:r>
      </w:del>
      <w:ins w:id="1248" w:author="Owen" w:date="2026-02-28T10:38:00Z" w16du:dateUtc="2026-02-28T09:38:00Z">
        <w:r w:rsidR="00000000">
          <w:t>Supplementary Methods section</w:t>
        </w:r>
      </w:ins>
      <w:r w:rsidR="00000000">
        <w:t xml:space="preserve"> S1</w:t>
      </w:r>
      <w:ins w:id="1249" w:author="Owen" w:date="2026-02-28T10:38:00Z" w16du:dateUtc="2026-02-28T09:38:00Z">
        <w:r w:rsidR="00000000">
          <w:t>.3</w:t>
        </w:r>
      </w:ins>
      <w:r w:rsidR="00000000">
        <w:t xml:space="preserve">). This approach ignores </w:t>
      </w:r>
      <w:del w:id="1250" w:author="Owen" w:date="2026-02-28T10:38:00Z" w16du:dateUtc="2026-02-28T09:38:00Z">
        <w:r w:rsidR="00683A16">
          <w:delText>potential</w:delText>
        </w:r>
        <w:r w:rsidR="00B847F9">
          <w:delText xml:space="preserve"> </w:delText>
        </w:r>
      </w:del>
      <w:r w:rsidR="00000000">
        <w:t xml:space="preserve">uncertainty </w:t>
      </w:r>
      <w:del w:id="1251" w:author="Owen" w:date="2026-02-28T10:38:00Z" w16du:dateUtc="2026-02-28T09:38:00Z">
        <w:r w:rsidR="00B847F9">
          <w:delText>due to</w:delText>
        </w:r>
      </w:del>
      <w:ins w:id="1252" w:author="Owen" w:date="2026-02-28T10:38:00Z" w16du:dateUtc="2026-02-28T09:38:00Z">
        <w:r w:rsidR="00000000">
          <w:t>arising from</w:t>
        </w:r>
      </w:ins>
      <w:r w:rsidR="00000000">
        <w:t xml:space="preserve"> temporal variation in transition rates</w:t>
      </w:r>
      <w:del w:id="1253" w:author="Owen" w:date="2026-02-28T10:38:00Z" w16du:dateUtc="2026-02-28T09:38:00Z">
        <w:r w:rsidR="00D5684F">
          <w:delText>,</w:delText>
        </w:r>
      </w:del>
      <w:r w:rsidR="00000000">
        <w:t xml:space="preserve"> and therefore underestimates overall uncertainty</w:t>
      </w:r>
      <w:del w:id="1254" w:author="Owen" w:date="2026-02-28T10:38:00Z" w16du:dateUtc="2026-02-28T09:38:00Z">
        <w:r w:rsidR="00B847F9">
          <w:delText>.</w:delText>
        </w:r>
      </w:del>
      <w:ins w:id="1255" w:author="Owen" w:date="2026-02-28T10:38:00Z" w16du:dateUtc="2026-02-28T09:38:00Z">
        <w:r w:rsidR="00000000">
          <w:t xml:space="preserve"> in the pooled estimates. The degree of underestimation depends on how much transition rates vary across years relative to within-year sampling error; for species with high interannual variability, the bias could be </w:t>
        </w:r>
        <w:r w:rsidR="00000000">
          <w:lastRenderedPageBreak/>
          <w:t>substantial. Results should therefore be interpreted conservatively with respect to the influence of sampling uncertainty.</w:t>
        </w:r>
      </w:ins>
    </w:p>
    <w:p w14:paraId="56A5F657" w14:textId="77777777" w:rsidR="00B41E2D" w:rsidRDefault="008627EC">
      <w:pPr>
        <w:pStyle w:val="BodyText"/>
        <w:pPrChange w:id="1256" w:author="Owen" w:date="2026-02-28T10:38:00Z" w16du:dateUtc="2026-02-28T09:38:00Z">
          <w:pPr>
            <w:spacing w:line="480" w:lineRule="auto"/>
          </w:pPr>
        </w:pPrChange>
      </w:pPr>
      <w:del w:id="1257" w:author="Owen" w:date="2026-02-28T10:38:00Z" w16du:dateUtc="2026-02-28T09:38:00Z">
        <w:r>
          <w:tab/>
        </w:r>
      </w:del>
      <w:r w:rsidR="00000000">
        <w:t xml:space="preserve">To model the relationship between point estimates of mature life expectancy and shape, we used a linear model with random intercepts at the species level (to </w:t>
      </w:r>
      <w:del w:id="1258" w:author="Owen" w:date="2026-02-28T10:38:00Z" w16du:dateUtc="2026-02-28T09:38:00Z">
        <w:r w:rsidR="00096B5C">
          <w:delText>control</w:delText>
        </w:r>
      </w:del>
      <w:ins w:id="1259" w:author="Owen" w:date="2026-02-28T10:38:00Z" w16du:dateUtc="2026-02-28T09:38:00Z">
        <w:r w:rsidR="00000000">
          <w:t>account</w:t>
        </w:r>
      </w:ins>
      <w:r w:rsidR="00000000">
        <w:t xml:space="preserve"> for non-independence </w:t>
      </w:r>
      <w:del w:id="1260" w:author="Owen" w:date="2026-02-28T10:38:00Z" w16du:dateUtc="2026-02-28T09:38:00Z">
        <w:r w:rsidR="00096B5C">
          <w:delText>of</w:delText>
        </w:r>
      </w:del>
      <w:ins w:id="1261" w:author="Owen" w:date="2026-02-28T10:38:00Z" w16du:dateUtc="2026-02-28T09:38:00Z">
        <w:r w:rsidR="00000000">
          <w:t>among</w:t>
        </w:r>
      </w:ins>
      <w:r w:rsidR="00000000">
        <w:t xml:space="preserve"> populations of the same species), as in</w:t>
      </w:r>
      <w:ins w:id="1262" w:author="Owen" w:date="2026-02-28T10:38:00Z" w16du:dateUtc="2026-02-28T09:38:00Z">
        <w:r w:rsidR="00000000">
          <w:t xml:space="preserve"> Eq. (4),</w:t>
        </w:r>
      </w:ins>
    </w:p>
    <w:p w14:paraId="37E85E11" w14:textId="77777777" w:rsidR="00B41E2D" w:rsidRDefault="00000000">
      <w:pPr>
        <w:pStyle w:val="BodyText"/>
        <w:pPrChange w:id="1263" w:author="Owen" w:date="2026-02-28T10:38:00Z" w16du:dateUtc="2026-02-28T09:38:00Z">
          <w:pPr>
            <w:tabs>
              <w:tab w:val="left" w:pos="4678"/>
              <w:tab w:val="left" w:pos="6096"/>
            </w:tabs>
            <w:spacing w:line="480" w:lineRule="auto"/>
          </w:pPr>
        </w:pPrChange>
      </w:pPr>
      <m:oMathPara>
        <m:oMathParaPr>
          <m:jc m:val="center"/>
        </m:oMathParaPr>
        <m:oMath>
          <m:sSub>
            <m:sSubPr>
              <m:ctrlPr>
                <w:rPr>
                  <w:rFonts w:ascii="Cambria Math" w:hAnsi="Cambria Math"/>
                  <w:b/>
                  <w:i/>
                </w:rPr>
              </m:ctrlPr>
            </m:sSubPr>
            <m:e>
              <m:r>
                <w:rPr>
                  <w:rFonts w:ascii="Cambria Math" w:hAnsi="Cambria Math"/>
                </w:rPr>
                <m:t>y</m:t>
              </m:r>
            </m:e>
            <m:sub>
              <m:r>
                <w:rPr>
                  <w:rFonts w:ascii="Cambria Math" w:hAnsi="Cambria Math"/>
                </w:rPr>
                <m:t>ij</m:t>
              </m:r>
            </m:sub>
          </m:sSub>
          <m:r>
            <w:del w:id="1264" w:author="Owen" w:date="2026-02-28T10:38:00Z" w16du:dateUtc="2026-02-28T09:38:00Z">
              <w:rPr>
                <w:rFonts w:ascii="Cambria Math" w:hAnsi="Cambria Math"/>
              </w:rPr>
              <m:t xml:space="preserve"> ~ </m:t>
            </w:del>
          </m:r>
          <m:r>
            <w:del w:id="1265" w:author="Owen" w:date="2026-02-28T10:38:00Z" w16du:dateUtc="2026-02-28T09:38:00Z">
              <m:rPr>
                <m:sty m:val="p"/>
              </m:rPr>
              <w:rPr>
                <w:rFonts w:ascii="Cambria Math" w:hAnsi="Cambria Math"/>
              </w:rPr>
              <m:t>Normal</m:t>
            </w:del>
          </m:r>
          <m:d>
            <m:dPr>
              <m:ctrlPr>
                <w:del w:id="1266" w:author="Owen" w:date="2026-02-28T10:38:00Z" w16du:dateUtc="2026-02-28T09:38:00Z">
                  <w:rPr>
                    <w:rFonts w:ascii="Cambria Math" w:hAnsi="Cambria Math"/>
                    <w:i/>
                  </w:rPr>
                </w:del>
              </m:ctrlPr>
            </m:dPr>
            <m:e>
              <m:sSub>
                <m:sSubPr>
                  <m:ctrlPr>
                    <w:del w:id="1267" w:author="Owen" w:date="2026-02-28T10:38:00Z" w16du:dateUtc="2026-02-28T09:38:00Z">
                      <w:rPr>
                        <w:rFonts w:ascii="Cambria Math" w:hAnsi="Cambria Math"/>
                        <w:i/>
                      </w:rPr>
                    </w:del>
                  </m:ctrlPr>
                </m:sSubPr>
                <m:e>
                  <m:r>
                    <w:del w:id="1268" w:author="Owen" w:date="2026-02-28T10:38:00Z" w16du:dateUtc="2026-02-28T09:38:00Z">
                      <w:rPr>
                        <w:rFonts w:ascii="Cambria Math" w:hAnsi="Cambria Math"/>
                      </w:rPr>
                      <m:t>α</m:t>
                    </w:del>
                  </m:r>
                </m:e>
                <m:sub>
                  <m:r>
                    <w:del w:id="1269" w:author="Owen" w:date="2026-02-28T10:38:00Z" w16du:dateUtc="2026-02-28T09:38:00Z">
                      <w:rPr>
                        <w:rFonts w:ascii="Cambria Math" w:hAnsi="Cambria Math"/>
                      </w:rPr>
                      <m:t>j</m:t>
                    </w:del>
                  </m:r>
                </m:sub>
              </m:sSub>
              <m:r>
                <w:del w:id="1270" w:author="Owen" w:date="2026-02-28T10:38:00Z" w16du:dateUtc="2026-02-28T09:38:00Z">
                  <w:rPr>
                    <w:rFonts w:ascii="Cambria Math" w:hAnsi="Cambria Math"/>
                  </w:rPr>
                  <m:t>+β</m:t>
                </w:del>
              </m:r>
              <m:sSub>
                <m:sSubPr>
                  <m:ctrlPr>
                    <w:del w:id="1271" w:author="Owen" w:date="2026-02-28T10:38:00Z" w16du:dateUtc="2026-02-28T09:38:00Z">
                      <w:rPr>
                        <w:rFonts w:ascii="Cambria Math" w:hAnsi="Cambria Math"/>
                        <w:i/>
                      </w:rPr>
                    </w:del>
                  </m:ctrlPr>
                </m:sSubPr>
                <m:e>
                  <m:r>
                    <w:del w:id="1272" w:author="Owen" w:date="2026-02-28T10:38:00Z" w16du:dateUtc="2026-02-28T09:38:00Z">
                      <w:rPr>
                        <w:rFonts w:ascii="Cambria Math" w:hAnsi="Cambria Math"/>
                      </w:rPr>
                      <m:t>x</m:t>
                    </w:del>
                  </m:r>
                </m:e>
                <m:sub>
                  <m:r>
                    <w:del w:id="1273" w:author="Owen" w:date="2026-02-28T10:38:00Z" w16du:dateUtc="2026-02-28T09:38:00Z">
                      <w:rPr>
                        <w:rFonts w:ascii="Cambria Math" w:hAnsi="Cambria Math"/>
                      </w:rPr>
                      <m:t>ij</m:t>
                    </w:del>
                  </m:r>
                </m:sub>
              </m:sSub>
              <m:r>
                <w:del w:id="1274" w:author="Owen" w:date="2026-02-28T10:38:00Z" w16du:dateUtc="2026-02-28T09:38:00Z">
                  <w:rPr>
                    <w:rFonts w:ascii="Cambria Math" w:hAnsi="Cambria Math"/>
                  </w:rPr>
                  <m:t>,</m:t>
                </w:del>
              </m:r>
              <m:sSup>
                <m:sSupPr>
                  <m:ctrlPr>
                    <w:del w:id="1275" w:author="Owen" w:date="2026-02-28T10:38:00Z" w16du:dateUtc="2026-02-28T09:38:00Z">
                      <w:rPr>
                        <w:rFonts w:ascii="Cambria Math" w:hAnsi="Cambria Math"/>
                        <w:i/>
                      </w:rPr>
                    </w:del>
                  </m:ctrlPr>
                </m:sSupPr>
                <m:e>
                  <m:r>
                    <w:del w:id="1276" w:author="Owen" w:date="2026-02-28T10:38:00Z" w16du:dateUtc="2026-02-28T09:38:00Z">
                      <w:rPr>
                        <w:rFonts w:ascii="Cambria Math" w:hAnsi="Cambria Math"/>
                      </w:rPr>
                      <m:t xml:space="preserve"> σ</m:t>
                    </w:del>
                  </m:r>
                </m:e>
                <m:sup>
                  <m:r>
                    <w:del w:id="1277" w:author="Owen" w:date="2026-02-28T10:38:00Z" w16du:dateUtc="2026-02-28T09:38:00Z">
                      <w:rPr>
                        <w:rFonts w:ascii="Cambria Math" w:hAnsi="Cambria Math"/>
                      </w:rPr>
                      <m:t>2</m:t>
                    </w:del>
                  </m:r>
                </m:sup>
              </m:sSup>
            </m:e>
          </m:d>
          <m:r>
            <w:del w:id="1278" w:author="Owen" w:date="2026-02-28T10:38:00Z" w16du:dateUtc="2026-02-28T09:38:00Z">
              <w:rPr>
                <w:rFonts w:ascii="Cambria Math" w:hAnsi="Cambria Math"/>
              </w:rPr>
              <m:t>,</m:t>
            </w:del>
          </m:r>
          <m:r>
            <w:ins w:id="1279" w:author="Owen" w:date="2026-02-28T10:38:00Z" w16du:dateUtc="2026-02-28T09:38:00Z">
              <m:rPr>
                <m:sty m:val="p"/>
              </m:rPr>
              <w:rPr>
                <w:rFonts w:ascii="Cambria Math" w:hAnsi="Cambria Math"/>
              </w:rPr>
              <m:t>∼</m:t>
            </w:ins>
          </m:r>
          <m:r>
            <w:ins w:id="1280" w:author="Owen" w:date="2026-02-28T10:38:00Z" w16du:dateUtc="2026-02-28T09:38:00Z">
              <m:rPr>
                <m:nor/>
              </m:rPr>
              <m:t>Normal</m:t>
            </w:ins>
          </m:r>
          <m:d>
            <m:dPr>
              <m:ctrlPr>
                <w:ins w:id="1281" w:author="Owen" w:date="2026-02-28T10:38:00Z" w16du:dateUtc="2026-02-28T09:38:00Z">
                  <w:rPr>
                    <w:rFonts w:ascii="Cambria Math" w:hAnsi="Cambria Math"/>
                  </w:rPr>
                </w:ins>
              </m:ctrlPr>
            </m:dPr>
            <m:e>
              <m:sSub>
                <m:sSubPr>
                  <m:ctrlPr>
                    <w:ins w:id="1282" w:author="Owen" w:date="2026-02-28T10:38:00Z" w16du:dateUtc="2026-02-28T09:38:00Z">
                      <w:rPr>
                        <w:rFonts w:ascii="Cambria Math" w:hAnsi="Cambria Math"/>
                      </w:rPr>
                    </w:ins>
                  </m:ctrlPr>
                </m:sSubPr>
                <m:e>
                  <m:r>
                    <w:ins w:id="1283" w:author="Owen" w:date="2026-02-28T10:38:00Z" w16du:dateUtc="2026-02-28T09:38:00Z">
                      <w:rPr>
                        <w:rFonts w:ascii="Cambria Math" w:hAnsi="Cambria Math"/>
                      </w:rPr>
                      <m:t>α</m:t>
                    </w:ins>
                  </m:r>
                </m:e>
                <m:sub>
                  <m:r>
                    <w:ins w:id="1284" w:author="Owen" w:date="2026-02-28T10:38:00Z" w16du:dateUtc="2026-02-28T09:38:00Z">
                      <w:rPr>
                        <w:rFonts w:ascii="Cambria Math" w:hAnsi="Cambria Math"/>
                      </w:rPr>
                      <m:t>j</m:t>
                    </w:ins>
                  </m:r>
                </m:sub>
              </m:sSub>
              <m:r>
                <w:ins w:id="1285" w:author="Owen" w:date="2026-02-28T10:38:00Z" w16du:dateUtc="2026-02-28T09:38:00Z">
                  <m:rPr>
                    <m:sty m:val="p"/>
                  </m:rPr>
                  <w:rPr>
                    <w:rFonts w:ascii="Cambria Math" w:hAnsi="Cambria Math"/>
                  </w:rPr>
                  <m:t>+</m:t>
                </w:ins>
              </m:r>
              <m:r>
                <w:ins w:id="1286" w:author="Owen" w:date="2026-02-28T10:38:00Z" w16du:dateUtc="2026-02-28T09:38:00Z">
                  <w:rPr>
                    <w:rFonts w:ascii="Cambria Math" w:hAnsi="Cambria Math"/>
                  </w:rPr>
                  <m:t>β</m:t>
                </w:ins>
              </m:r>
              <m:sSub>
                <m:sSubPr>
                  <m:ctrlPr>
                    <w:ins w:id="1287" w:author="Owen" w:date="2026-02-28T10:38:00Z" w16du:dateUtc="2026-02-28T09:38:00Z">
                      <w:rPr>
                        <w:rFonts w:ascii="Cambria Math" w:hAnsi="Cambria Math"/>
                      </w:rPr>
                    </w:ins>
                  </m:ctrlPr>
                </m:sSubPr>
                <m:e>
                  <m:r>
                    <w:ins w:id="1288" w:author="Owen" w:date="2026-02-28T10:38:00Z" w16du:dateUtc="2026-02-28T09:38:00Z">
                      <w:rPr>
                        <w:rFonts w:ascii="Cambria Math" w:hAnsi="Cambria Math"/>
                      </w:rPr>
                      <m:t>x</m:t>
                    </w:ins>
                  </m:r>
                </m:e>
                <m:sub>
                  <m:r>
                    <w:ins w:id="1289" w:author="Owen" w:date="2026-02-28T10:38:00Z" w16du:dateUtc="2026-02-28T09:38:00Z">
                      <w:rPr>
                        <w:rFonts w:ascii="Cambria Math" w:hAnsi="Cambria Math"/>
                      </w:rPr>
                      <m:t>ij</m:t>
                    </w:ins>
                  </m:r>
                </m:sub>
              </m:sSub>
              <m:r>
                <w:ins w:id="1290" w:author="Owen" w:date="2026-02-28T10:38:00Z" w16du:dateUtc="2026-02-28T09:38:00Z">
                  <m:rPr>
                    <m:sty m:val="p"/>
                  </m:rPr>
                  <w:rPr>
                    <w:rFonts w:ascii="Cambria Math" w:hAnsi="Cambria Math"/>
                  </w:rPr>
                  <m:t>,</m:t>
                </w:ins>
              </m:r>
              <m:sSup>
                <m:sSupPr>
                  <m:ctrlPr>
                    <w:ins w:id="1291" w:author="Owen" w:date="2026-02-28T10:38:00Z" w16du:dateUtc="2026-02-28T09:38:00Z">
                      <w:rPr>
                        <w:rFonts w:ascii="Cambria Math" w:hAnsi="Cambria Math"/>
                      </w:rPr>
                    </w:ins>
                  </m:ctrlPr>
                </m:sSupPr>
                <m:e>
                  <m:r>
                    <w:ins w:id="1292" w:author="Owen" w:date="2026-02-28T10:38:00Z" w16du:dateUtc="2026-02-28T09:38:00Z">
                      <w:rPr>
                        <w:rFonts w:ascii="Cambria Math" w:hAnsi="Cambria Math"/>
                      </w:rPr>
                      <m:t>σ</m:t>
                    </w:ins>
                  </m:r>
                </m:e>
                <m:sup>
                  <m:r>
                    <w:ins w:id="1293" w:author="Owen" w:date="2026-02-28T10:38:00Z" w16du:dateUtc="2026-02-28T09:38:00Z">
                      <w:rPr>
                        <w:rFonts w:ascii="Cambria Math" w:hAnsi="Cambria Math"/>
                      </w:rPr>
                      <m:t>2</m:t>
                    </w:ins>
                  </m:r>
                </m:sup>
              </m:sSup>
            </m:e>
          </m:d>
          <m:r>
            <w:ins w:id="1294" w:author="Owen" w:date="2026-02-28T10:38:00Z" w16du:dateUtc="2026-02-28T09:38:00Z">
              <m:rPr>
                <m:sty m:val="p"/>
              </m:rPr>
              <w:rPr>
                <w:rFonts w:ascii="Cambria Math" w:hAnsi="Cambria Math"/>
              </w:rPr>
              <m:t>,</m:t>
            </w:ins>
          </m:r>
          <m:r>
            <w:ins w:id="1295" w:author="Owen" w:date="2026-02-28T10:38:00Z" w16du:dateUtc="2026-02-28T09:38:00Z">
              <w:rPr>
                <w:rFonts w:ascii="Cambria Math" w:hAnsi="Cambria Math"/>
              </w:rPr>
              <m:t>  </m:t>
            </w:ins>
          </m:r>
          <m:d>
            <m:dPr>
              <m:ctrlPr>
                <w:ins w:id="1296" w:author="Owen" w:date="2026-02-28T10:38:00Z" w16du:dateUtc="2026-02-28T09:38:00Z">
                  <w:rPr>
                    <w:rFonts w:ascii="Cambria Math" w:hAnsi="Cambria Math"/>
                  </w:rPr>
                </w:ins>
              </m:ctrlPr>
            </m:dPr>
            <m:e>
              <m:r>
                <w:ins w:id="1297" w:author="Owen" w:date="2026-02-28T10:38:00Z" w16du:dateUtc="2026-02-28T09:38:00Z">
                  <w:rPr>
                    <w:rFonts w:ascii="Cambria Math" w:hAnsi="Cambria Math"/>
                  </w:rPr>
                  <m:t>4</m:t>
                </w:ins>
              </m:r>
            </m:e>
          </m:d>
        </m:oMath>
      </m:oMathPara>
    </w:p>
    <w:p w14:paraId="686D92AE" w14:textId="77777777" w:rsidR="00B41E2D" w:rsidRDefault="00000000">
      <w:pPr>
        <w:pStyle w:val="FirstParagraph"/>
        <w:pPrChange w:id="1298" w:author="Owen" w:date="2026-02-28T10:38:00Z" w16du:dateUtc="2026-02-28T09:38:00Z">
          <w:pPr>
            <w:spacing w:line="480" w:lineRule="auto"/>
          </w:pPr>
        </w:pPrChange>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b/>
                <w:i/>
              </w:rPr>
            </m:ctrlPr>
          </m:sSubPr>
          <m:e>
            <m:r>
              <w:rPr>
                <w:rFonts w:ascii="Cambria Math" w:hAnsi="Cambria Math"/>
              </w:rPr>
              <m:t>y</m:t>
            </m:r>
          </m:e>
          <m:sub>
            <m:r>
              <w:rPr>
                <w:rFonts w:ascii="Cambria Math" w:hAnsi="Cambria Math"/>
              </w:rPr>
              <m:t>ij</m:t>
            </m:r>
          </m:sub>
        </m:sSub>
      </m:oMath>
      <w:r>
        <w:t xml:space="preserve"> represent point estimates of life expectancy and shape, respectively, for population </w:t>
      </w:r>
      <w:del w:id="1299" w:author="Owen" w:date="2026-02-28T10:38:00Z" w16du:dateUtc="2026-02-28T09:38:00Z">
        <w:r w:rsidR="00096B5C" w:rsidRPr="008E08F3">
          <w:rPr>
            <w:i/>
          </w:rPr>
          <w:delText>i</w:delText>
        </w:r>
      </w:del>
      <m:oMath>
        <m:r>
          <w:ins w:id="1300" w:author="Owen" w:date="2026-02-28T10:38:00Z" w16du:dateUtc="2026-02-28T09:38:00Z">
            <w:rPr>
              <w:rFonts w:ascii="Cambria Math" w:hAnsi="Cambria Math"/>
            </w:rPr>
            <m:t>i</m:t>
          </w:ins>
        </m:r>
      </m:oMath>
      <w:r>
        <w:t xml:space="preserve"> and species </w:t>
      </w:r>
      <w:del w:id="1301" w:author="Owen" w:date="2026-02-28T10:38:00Z" w16du:dateUtc="2026-02-28T09:38:00Z">
        <w:r w:rsidR="00096B5C" w:rsidRPr="008E08F3">
          <w:rPr>
            <w:i/>
          </w:rPr>
          <w:delText>j</w:delText>
        </w:r>
      </w:del>
      <m:oMath>
        <m:r>
          <w:ins w:id="1302" w:author="Owen" w:date="2026-02-28T10:38:00Z" w16du:dateUtc="2026-02-28T09:38:00Z">
            <w:rPr>
              <w:rFonts w:ascii="Cambria Math" w:hAnsi="Cambria Math"/>
            </w:rPr>
            <m:t>j</m:t>
          </w:ins>
        </m:r>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j</m:t>
            </m:r>
          </m:sub>
        </m:sSub>
      </m:oMath>
      <w:r>
        <w:t xml:space="preserve"> represent species-specific intercepts, </w:t>
      </w:r>
      <m:oMath>
        <m:r>
          <w:rPr>
            <w:rFonts w:ascii="Cambria Math" w:hAnsi="Cambria Math"/>
          </w:rPr>
          <m:t>β</m:t>
        </m:r>
      </m:oMath>
      <w:r>
        <w:t xml:space="preserve"> is the slope of the relationship between </w:t>
      </w:r>
      <w:del w:id="1303" w:author="Owen" w:date="2026-02-28T10:38:00Z" w16du:dateUtc="2026-02-28T09:38:00Z">
        <w:r w:rsidR="005962BB" w:rsidRPr="009624CC">
          <w:rPr>
            <w:i/>
          </w:rPr>
          <w:delText>S</w:delText>
        </w:r>
      </w:del>
      <m:oMath>
        <m:r>
          <w:ins w:id="1304" w:author="Owen" w:date="2026-02-28T10:38:00Z" w16du:dateUtc="2026-02-28T09:38:00Z">
            <w:rPr>
              <w:rFonts w:ascii="Cambria Math" w:hAnsi="Cambria Math"/>
            </w:rPr>
            <m:t>S</m:t>
          </w:ins>
        </m:r>
      </m:oMath>
      <w:r>
        <w:t xml:space="preserve"> and </w:t>
      </w:r>
      <w:del w:id="1305" w:author="Owen" w:date="2026-02-28T10:38:00Z" w16du:dateUtc="2026-02-28T09:38:00Z">
        <w:r w:rsidR="005962BB" w:rsidRPr="009624CC">
          <w:rPr>
            <w:i/>
          </w:rPr>
          <w:delText>L</w:delText>
        </w:r>
      </w:del>
      <m:oMath>
        <m:r>
          <w:ins w:id="1306" w:author="Owen" w:date="2026-02-28T10:38:00Z" w16du:dateUtc="2026-02-28T09:38:00Z">
            <w:rPr>
              <w:rFonts w:ascii="Cambria Math" w:hAnsi="Cambria Math"/>
            </w:rPr>
            <m:t>L</m:t>
          </w:ins>
        </m:r>
      </m:oMath>
      <w:r>
        <w:t xml:space="preserve">, and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residual variance. To incorporate sampling uncertainty, we used a measurement error model (based on McElreath </w:t>
      </w:r>
      <w:del w:id="1307" w:author="Owen" w:date="2026-02-28T10:38:00Z" w16du:dateUtc="2026-02-28T09:38:00Z">
        <w:r w:rsidR="005750BC">
          <w:delText>2016</w:delText>
        </w:r>
      </w:del>
      <w:ins w:id="1308" w:author="Owen" w:date="2026-02-28T10:38:00Z" w16du:dateUtc="2026-02-28T09:38:00Z">
        <w:r>
          <w:t>2020</w:t>
        </w:r>
      </w:ins>
      <w:r>
        <w:t>, sec.</w:t>
      </w:r>
      <w:del w:id="1309" w:author="Owen" w:date="2026-02-28T10:38:00Z" w16du:dateUtc="2026-02-28T09:38:00Z">
        <w:r w:rsidR="005750BC">
          <w:delText xml:space="preserve"> </w:delText>
        </w:r>
      </w:del>
      <w:ins w:id="1310" w:author="Owen" w:date="2026-02-28T10:38:00Z" w16du:dateUtc="2026-02-28T09:38:00Z">
        <w:r>
          <w:t> </w:t>
        </w:r>
      </w:ins>
      <w:r>
        <w:t xml:space="preserve">14.1.2) where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b/>
                <w:i/>
              </w:rPr>
            </m:ctrlPr>
          </m:sSubPr>
          <m:e>
            <m:r>
              <w:rPr>
                <w:rFonts w:ascii="Cambria Math" w:hAnsi="Cambria Math"/>
              </w:rPr>
              <m:t>y</m:t>
            </m:r>
          </m:e>
          <m:sub>
            <m:r>
              <w:rPr>
                <w:rFonts w:ascii="Cambria Math" w:hAnsi="Cambria Math"/>
              </w:rPr>
              <m:t>ij</m:t>
            </m:r>
          </m:sub>
        </m:sSub>
      </m:oMath>
      <w:r>
        <w:t xml:space="preserve"> are </w:t>
      </w:r>
      <w:del w:id="1311" w:author="Owen" w:date="2026-02-28T10:38:00Z" w16du:dateUtc="2026-02-28T09:38:00Z">
        <w:r w:rsidR="00B005BC">
          <w:delText>modeled</w:delText>
        </w:r>
      </w:del>
      <w:ins w:id="1312" w:author="Owen" w:date="2026-02-28T10:38:00Z" w16du:dateUtc="2026-02-28T09:38:00Z">
        <w:r>
          <w:t>modelled</w:t>
        </w:r>
      </w:ins>
      <w:r>
        <w:t xml:space="preserve"> based on the means (</w:t>
      </w:r>
      <m:oMath>
        <m:sSub>
          <m:sSubPr>
            <m:ctrlPr>
              <w:del w:id="1313" w:author="Owen" w:date="2026-02-28T10:38:00Z" w16du:dateUtc="2026-02-28T09:38:00Z">
                <w:rPr>
                  <w:rFonts w:ascii="Cambria Math" w:hAnsi="Cambria Math"/>
                  <w:i/>
                </w:rPr>
              </w:del>
            </m:ctrlPr>
          </m:sSubPr>
          <m:e>
            <m:acc>
              <m:accPr>
                <m:ctrlPr>
                  <w:del w:id="1314" w:author="Owen" w:date="2026-02-28T10:38:00Z" w16du:dateUtc="2026-02-28T09:38:00Z">
                    <w:rPr>
                      <w:rFonts w:ascii="Cambria Math" w:hAnsi="Cambria Math"/>
                      <w:i/>
                    </w:rPr>
                  </w:del>
                </m:ctrlPr>
              </m:accPr>
              <m:e>
                <m:r>
                  <w:del w:id="1315" w:author="Owen" w:date="2026-02-28T10:38:00Z" w16du:dateUtc="2026-02-28T09:38:00Z">
                    <w:rPr>
                      <w:rFonts w:ascii="Cambria Math" w:hAnsi="Cambria Math"/>
                    </w:rPr>
                    <m:t>x</m:t>
                  </w:del>
                </m:r>
              </m:e>
            </m:acc>
          </m:e>
          <m:sub>
            <m:r>
              <w:del w:id="1316" w:author="Owen" w:date="2026-02-28T10:38:00Z" w16du:dateUtc="2026-02-28T09:38:00Z">
                <w:rPr>
                  <w:rFonts w:ascii="Cambria Math" w:hAnsi="Cambria Math"/>
                </w:rPr>
                <m:t>ij</m:t>
              </w:del>
            </m:r>
          </m:sub>
        </m:sSub>
        <m:sSub>
          <m:sSubPr>
            <m:ctrlPr>
              <w:ins w:id="1317" w:author="Owen" w:date="2026-02-28T10:38:00Z" w16du:dateUtc="2026-02-28T09:38:00Z">
                <w:rPr>
                  <w:rFonts w:ascii="Cambria Math" w:hAnsi="Cambria Math"/>
                </w:rPr>
              </w:ins>
            </m:ctrlPr>
          </m:sSubPr>
          <m:e>
            <m:acc>
              <m:accPr>
                <m:chr m:val="‾"/>
                <m:ctrlPr>
                  <w:ins w:id="1318" w:author="Owen" w:date="2026-02-28T10:38:00Z" w16du:dateUtc="2026-02-28T09:38:00Z">
                    <w:rPr>
                      <w:rFonts w:ascii="Cambria Math" w:hAnsi="Cambria Math"/>
                    </w:rPr>
                  </w:ins>
                </m:ctrlPr>
              </m:accPr>
              <m:e>
                <m:r>
                  <w:ins w:id="1319" w:author="Owen" w:date="2026-02-28T10:38:00Z" w16du:dateUtc="2026-02-28T09:38:00Z">
                    <w:rPr>
                      <w:rFonts w:ascii="Cambria Math" w:hAnsi="Cambria Math"/>
                    </w:rPr>
                    <m:t>x</m:t>
                  </w:ins>
                </m:r>
              </m:e>
            </m:acc>
          </m:e>
          <m:sub>
            <m:r>
              <w:ins w:id="1320" w:author="Owen" w:date="2026-02-28T10:38:00Z" w16du:dateUtc="2026-02-28T09:38:00Z">
                <w:rPr>
                  <w:rFonts w:ascii="Cambria Math" w:hAnsi="Cambria Math"/>
                </w:rPr>
                <m:t>ij</m:t>
              </w:ins>
            </m:r>
          </m:sub>
        </m:sSub>
      </m:oMath>
      <w:r>
        <w:t xml:space="preserve"> and </w:t>
      </w:r>
      <m:oMath>
        <m:sSub>
          <m:sSubPr>
            <m:ctrlPr>
              <w:del w:id="1321" w:author="Owen" w:date="2026-02-28T10:38:00Z" w16du:dateUtc="2026-02-28T09:38:00Z">
                <w:rPr>
                  <w:rFonts w:ascii="Cambria Math" w:hAnsi="Cambria Math"/>
                  <w:i/>
                </w:rPr>
              </w:del>
            </m:ctrlPr>
          </m:sSubPr>
          <m:e>
            <m:acc>
              <m:accPr>
                <m:ctrlPr>
                  <w:del w:id="1322" w:author="Owen" w:date="2026-02-28T10:38:00Z" w16du:dateUtc="2026-02-28T09:38:00Z">
                    <w:rPr>
                      <w:rFonts w:ascii="Cambria Math" w:hAnsi="Cambria Math"/>
                      <w:i/>
                    </w:rPr>
                  </w:del>
                </m:ctrlPr>
              </m:accPr>
              <m:e>
                <m:r>
                  <w:del w:id="1323" w:author="Owen" w:date="2026-02-28T10:38:00Z" w16du:dateUtc="2026-02-28T09:38:00Z">
                    <w:rPr>
                      <w:rFonts w:ascii="Cambria Math" w:hAnsi="Cambria Math"/>
                    </w:rPr>
                    <m:t>y</m:t>
                  </w:del>
                </m:r>
              </m:e>
            </m:acc>
          </m:e>
          <m:sub>
            <m:r>
              <w:del w:id="1324" w:author="Owen" w:date="2026-02-28T10:38:00Z" w16du:dateUtc="2026-02-28T09:38:00Z">
                <w:rPr>
                  <w:rFonts w:ascii="Cambria Math" w:hAnsi="Cambria Math"/>
                </w:rPr>
                <m:t>ij</m:t>
              </w:del>
            </m:r>
          </m:sub>
        </m:sSub>
        <m:sSub>
          <m:sSubPr>
            <m:ctrlPr>
              <w:ins w:id="1325" w:author="Owen" w:date="2026-02-28T10:38:00Z" w16du:dateUtc="2026-02-28T09:38:00Z">
                <w:rPr>
                  <w:rFonts w:ascii="Cambria Math" w:hAnsi="Cambria Math"/>
                </w:rPr>
              </w:ins>
            </m:ctrlPr>
          </m:sSubPr>
          <m:e>
            <m:acc>
              <m:accPr>
                <m:chr m:val="‾"/>
                <m:ctrlPr>
                  <w:ins w:id="1326" w:author="Owen" w:date="2026-02-28T10:38:00Z" w16du:dateUtc="2026-02-28T09:38:00Z">
                    <w:rPr>
                      <w:rFonts w:ascii="Cambria Math" w:hAnsi="Cambria Math"/>
                    </w:rPr>
                  </w:ins>
                </m:ctrlPr>
              </m:accPr>
              <m:e>
                <m:r>
                  <w:ins w:id="1327" w:author="Owen" w:date="2026-02-28T10:38:00Z" w16du:dateUtc="2026-02-28T09:38:00Z">
                    <w:rPr>
                      <w:rFonts w:ascii="Cambria Math" w:hAnsi="Cambria Math"/>
                    </w:rPr>
                    <m:t>y</m:t>
                  </w:ins>
                </m:r>
              </m:e>
            </m:acc>
          </m:e>
          <m:sub>
            <m:r>
              <w:ins w:id="1328" w:author="Owen" w:date="2026-02-28T10:38:00Z" w16du:dateUtc="2026-02-28T09:38:00Z">
                <w:rPr>
                  <w:rFonts w:ascii="Cambria Math" w:hAnsi="Cambria Math"/>
                </w:rPr>
                <m:t>ij</m:t>
              </w:ins>
            </m:r>
          </m:sub>
        </m:sSub>
      </m:oMath>
      <w:r>
        <w:t>) and variances (</w:t>
      </w:r>
      <m:oMath>
        <m:sSubSup>
          <m:sSubSupPr>
            <m:ctrlPr>
              <w:del w:id="1329" w:author="Owen" w:date="2026-02-28T10:38:00Z" w16du:dateUtc="2026-02-28T09:38:00Z">
                <w:rPr>
                  <w:rFonts w:ascii="Cambria Math" w:hAnsi="Cambria Math"/>
                  <w:i/>
                </w:rPr>
              </w:del>
            </m:ctrlPr>
          </m:sSubSupPr>
          <m:e>
            <m:acc>
              <m:accPr>
                <m:ctrlPr>
                  <w:del w:id="1330" w:author="Owen" w:date="2026-02-28T10:38:00Z" w16du:dateUtc="2026-02-28T09:38:00Z">
                    <w:rPr>
                      <w:rFonts w:ascii="Cambria Math" w:hAnsi="Cambria Math"/>
                      <w:i/>
                    </w:rPr>
                  </w:del>
                </m:ctrlPr>
              </m:accPr>
              <m:e>
                <m:r>
                  <w:del w:id="1331" w:author="Owen" w:date="2026-02-28T10:38:00Z" w16du:dateUtc="2026-02-28T09:38:00Z">
                    <w:rPr>
                      <w:rFonts w:ascii="Cambria Math" w:hAnsi="Cambria Math"/>
                    </w:rPr>
                    <m:t>σ</m:t>
                  </w:del>
                </m:r>
              </m:e>
            </m:acc>
          </m:e>
          <m:sub>
            <m:r>
              <w:del w:id="1332" w:author="Owen" w:date="2026-02-28T10:38:00Z" w16du:dateUtc="2026-02-28T09:38:00Z">
                <m:rPr>
                  <m:sty m:val="p"/>
                </m:rPr>
                <w:rPr>
                  <w:rFonts w:ascii="Cambria Math" w:hAnsi="Cambria Math"/>
                </w:rPr>
                <m:t>x,</m:t>
              </w:del>
            </m:r>
            <m:r>
              <w:del w:id="1333" w:author="Owen" w:date="2026-02-28T10:38:00Z" w16du:dateUtc="2026-02-28T09:38:00Z">
                <w:rPr>
                  <w:rFonts w:ascii="Cambria Math" w:hAnsi="Cambria Math"/>
                </w:rPr>
                <m:t>ij</m:t>
              </w:del>
            </m:r>
          </m:sub>
          <m:sup>
            <m:r>
              <w:del w:id="1334" w:author="Owen" w:date="2026-02-28T10:38:00Z" w16du:dateUtc="2026-02-28T09:38:00Z">
                <w:rPr>
                  <w:rFonts w:ascii="Cambria Math" w:hAnsi="Cambria Math"/>
                </w:rPr>
                <m:t>2</m:t>
              </w:del>
            </m:r>
          </m:sup>
        </m:sSubSup>
        <m:sSubSup>
          <m:sSubSupPr>
            <m:ctrlPr>
              <w:ins w:id="1335" w:author="Owen" w:date="2026-02-28T10:38:00Z" w16du:dateUtc="2026-02-28T09:38:00Z">
                <w:rPr>
                  <w:rFonts w:ascii="Cambria Math" w:hAnsi="Cambria Math"/>
                </w:rPr>
              </w:ins>
            </m:ctrlPr>
          </m:sSubSupPr>
          <m:e>
            <m:r>
              <w:ins w:id="1336" w:author="Owen" w:date="2026-02-28T10:38:00Z" w16du:dateUtc="2026-02-28T09:38:00Z">
                <w:rPr>
                  <w:rFonts w:ascii="Cambria Math" w:hAnsi="Cambria Math"/>
                </w:rPr>
                <m:t>σ</m:t>
              </w:ins>
            </m:r>
          </m:e>
          <m:sub>
            <m:r>
              <w:ins w:id="1337" w:author="Owen" w:date="2026-02-28T10:38:00Z" w16du:dateUtc="2026-02-28T09:38:00Z">
                <w:rPr>
                  <w:rFonts w:ascii="Cambria Math" w:hAnsi="Cambria Math"/>
                </w:rPr>
                <m:t>x</m:t>
              </w:ins>
            </m:r>
            <m:r>
              <w:ins w:id="1338" w:author="Owen" w:date="2026-02-28T10:38:00Z" w16du:dateUtc="2026-02-28T09:38:00Z">
                <m:rPr>
                  <m:sty m:val="p"/>
                </m:rPr>
                <w:rPr>
                  <w:rFonts w:ascii="Cambria Math" w:hAnsi="Cambria Math"/>
                </w:rPr>
                <m:t>,</m:t>
              </w:ins>
            </m:r>
            <m:r>
              <w:ins w:id="1339" w:author="Owen" w:date="2026-02-28T10:38:00Z" w16du:dateUtc="2026-02-28T09:38:00Z">
                <w:rPr>
                  <w:rFonts w:ascii="Cambria Math" w:hAnsi="Cambria Math"/>
                </w:rPr>
                <m:t>ij</m:t>
              </w:ins>
            </m:r>
          </m:sub>
          <m:sup>
            <m:r>
              <w:ins w:id="1340" w:author="Owen" w:date="2026-02-28T10:38:00Z" w16du:dateUtc="2026-02-28T09:38:00Z">
                <w:rPr>
                  <w:rFonts w:ascii="Cambria Math" w:hAnsi="Cambria Math"/>
                </w:rPr>
                <m:t>2</m:t>
              </w:ins>
            </m:r>
          </m:sup>
        </m:sSubSup>
      </m:oMath>
      <w:r>
        <w:t xml:space="preserve"> and </w:t>
      </w:r>
      <m:oMath>
        <m:sSubSup>
          <m:sSubSupPr>
            <m:ctrlPr>
              <w:del w:id="1341" w:author="Owen" w:date="2026-02-28T10:38:00Z" w16du:dateUtc="2026-02-28T09:38:00Z">
                <w:rPr>
                  <w:rFonts w:ascii="Cambria Math" w:hAnsi="Cambria Math"/>
                  <w:i/>
                </w:rPr>
              </w:del>
            </m:ctrlPr>
          </m:sSubSupPr>
          <m:e>
            <m:r>
              <w:del w:id="1342" w:author="Owen" w:date="2026-02-28T10:38:00Z" w16du:dateUtc="2026-02-28T09:38:00Z">
                <w:rPr>
                  <w:rFonts w:ascii="Cambria Math" w:hAnsi="Cambria Math"/>
                </w:rPr>
                <m:t xml:space="preserve"> </m:t>
              </w:del>
            </m:r>
            <m:acc>
              <m:accPr>
                <m:ctrlPr>
                  <w:del w:id="1343" w:author="Owen" w:date="2026-02-28T10:38:00Z" w16du:dateUtc="2026-02-28T09:38:00Z">
                    <w:rPr>
                      <w:rFonts w:ascii="Cambria Math" w:hAnsi="Cambria Math"/>
                      <w:i/>
                    </w:rPr>
                  </w:del>
                </m:ctrlPr>
              </m:accPr>
              <m:e>
                <m:r>
                  <w:del w:id="1344" w:author="Owen" w:date="2026-02-28T10:38:00Z" w16du:dateUtc="2026-02-28T09:38:00Z">
                    <w:rPr>
                      <w:rFonts w:ascii="Cambria Math" w:hAnsi="Cambria Math"/>
                    </w:rPr>
                    <m:t>σ</m:t>
                  </w:del>
                </m:r>
              </m:e>
            </m:acc>
          </m:e>
          <m:sub>
            <m:r>
              <w:del w:id="1345" w:author="Owen" w:date="2026-02-28T10:38:00Z" w16du:dateUtc="2026-02-28T09:38:00Z">
                <m:rPr>
                  <m:sty m:val="p"/>
                </m:rPr>
                <w:rPr>
                  <w:rFonts w:ascii="Cambria Math" w:hAnsi="Cambria Math"/>
                </w:rPr>
                <m:t>y,</m:t>
              </w:del>
            </m:r>
            <m:r>
              <w:del w:id="1346" w:author="Owen" w:date="2026-02-28T10:38:00Z" w16du:dateUtc="2026-02-28T09:38:00Z">
                <w:rPr>
                  <w:rFonts w:ascii="Cambria Math" w:hAnsi="Cambria Math"/>
                </w:rPr>
                <m:t>ij</m:t>
              </w:del>
            </m:r>
          </m:sub>
          <m:sup>
            <m:r>
              <w:del w:id="1347" w:author="Owen" w:date="2026-02-28T10:38:00Z" w16du:dateUtc="2026-02-28T09:38:00Z">
                <w:rPr>
                  <w:rFonts w:ascii="Cambria Math" w:hAnsi="Cambria Math"/>
                </w:rPr>
                <m:t>2</m:t>
              </w:del>
            </m:r>
          </m:sup>
        </m:sSubSup>
        <m:sSubSup>
          <m:sSubSupPr>
            <m:ctrlPr>
              <w:ins w:id="1348" w:author="Owen" w:date="2026-02-28T10:38:00Z" w16du:dateUtc="2026-02-28T09:38:00Z">
                <w:rPr>
                  <w:rFonts w:ascii="Cambria Math" w:hAnsi="Cambria Math"/>
                </w:rPr>
              </w:ins>
            </m:ctrlPr>
          </m:sSubSupPr>
          <m:e>
            <m:r>
              <w:ins w:id="1349" w:author="Owen" w:date="2026-02-28T10:38:00Z" w16du:dateUtc="2026-02-28T09:38:00Z">
                <w:rPr>
                  <w:rFonts w:ascii="Cambria Math" w:hAnsi="Cambria Math"/>
                </w:rPr>
                <m:t>σ</m:t>
              </w:ins>
            </m:r>
          </m:e>
          <m:sub>
            <m:r>
              <w:ins w:id="1350" w:author="Owen" w:date="2026-02-28T10:38:00Z" w16du:dateUtc="2026-02-28T09:38:00Z">
                <w:rPr>
                  <w:rFonts w:ascii="Cambria Math" w:hAnsi="Cambria Math"/>
                </w:rPr>
                <m:t>y</m:t>
              </w:ins>
            </m:r>
            <m:r>
              <w:ins w:id="1351" w:author="Owen" w:date="2026-02-28T10:38:00Z" w16du:dateUtc="2026-02-28T09:38:00Z">
                <m:rPr>
                  <m:sty m:val="p"/>
                </m:rPr>
                <w:rPr>
                  <w:rFonts w:ascii="Cambria Math" w:hAnsi="Cambria Math"/>
                </w:rPr>
                <m:t>,</m:t>
              </w:ins>
            </m:r>
            <m:r>
              <w:ins w:id="1352" w:author="Owen" w:date="2026-02-28T10:38:00Z" w16du:dateUtc="2026-02-28T09:38:00Z">
                <w:rPr>
                  <w:rFonts w:ascii="Cambria Math" w:hAnsi="Cambria Math"/>
                </w:rPr>
                <m:t>ij</m:t>
              </w:ins>
            </m:r>
          </m:sub>
          <m:sup>
            <m:r>
              <w:ins w:id="1353" w:author="Owen" w:date="2026-02-28T10:38:00Z" w16du:dateUtc="2026-02-28T09:38:00Z">
                <w:rPr>
                  <w:rFonts w:ascii="Cambria Math" w:hAnsi="Cambria Math"/>
                </w:rPr>
                <m:t>2</m:t>
              </w:ins>
            </m:r>
          </m:sup>
        </m:sSubSup>
      </m:oMath>
      <w:r>
        <w:t xml:space="preserve">) of their respective sampling distributions (derived as described in </w:t>
      </w:r>
      <w:del w:id="1354" w:author="Owen" w:date="2026-02-28T10:38:00Z" w16du:dateUtc="2026-02-28T09:38:00Z">
        <w:r w:rsidR="000A0CBB">
          <w:delText>2.4</w:delText>
        </w:r>
      </w:del>
      <w:ins w:id="1355" w:author="Owen" w:date="2026-02-28T10:38:00Z" w16du:dateUtc="2026-02-28T09:38:00Z">
        <w:r>
          <w:t>the sampling-distribution section above</w:t>
        </w:r>
      </w:ins>
      <w:r>
        <w:t>), as in</w:t>
      </w:r>
      <w:ins w:id="1356" w:author="Owen" w:date="2026-02-28T10:38:00Z" w16du:dateUtc="2026-02-28T09:38:00Z">
        <w:r>
          <w:t xml:space="preserve"> Eqs. (5), (6), and (7),</w:t>
        </w:r>
      </w:ins>
    </w:p>
    <w:p w14:paraId="4EA11B9D" w14:textId="77777777" w:rsidR="00B41E2D" w:rsidRPr="00FE49DA" w:rsidRDefault="00000000">
      <w:pPr>
        <w:pStyle w:val="BodyText"/>
        <w:rPr>
          <w:lang w:val="da-DK"/>
          <w:rPrChange w:id="1357" w:author="Owen" w:date="2026-02-28T10:38:00Z" w16du:dateUtc="2026-02-28T09:38:00Z">
            <w:rPr>
              <w:b/>
            </w:rPr>
          </w:rPrChange>
        </w:rPr>
        <w:pPrChange w:id="1358" w:author="Owen" w:date="2026-02-28T10:38:00Z" w16du:dateUtc="2026-02-28T09:38:00Z">
          <w:pPr>
            <w:tabs>
              <w:tab w:val="left" w:pos="4678"/>
              <w:tab w:val="left" w:pos="6096"/>
            </w:tabs>
            <w:spacing w:line="480" w:lineRule="auto"/>
          </w:pPr>
        </w:pPrChange>
      </w:pPr>
      <m:oMathPara>
        <m:oMathParaPr>
          <m:jc m:val="center"/>
        </m:oMathParaPr>
        <m:oMath>
          <m:sSub>
            <m:sSubPr>
              <m:ctrlPr>
                <w:rPr>
                  <w:rFonts w:ascii="Cambria Math" w:hAnsi="Cambria Math"/>
                  <w:b/>
                  <w:i/>
                </w:rPr>
              </m:ctrlPr>
            </m:sSubPr>
            <m:e>
              <m:r>
                <w:rPr>
                  <w:rFonts w:ascii="Cambria Math" w:hAnsi="Cambria Math"/>
                </w:rPr>
                <m:t>y</m:t>
              </m:r>
            </m:e>
            <m:sub>
              <m:r>
                <w:rPr>
                  <w:rFonts w:ascii="Cambria Math" w:hAnsi="Cambria Math"/>
                </w:rPr>
                <m:t>ij</m:t>
              </m:r>
            </m:sub>
          </m:sSub>
          <m:r>
            <w:del w:id="1359" w:author="Owen" w:date="2026-02-28T10:38:00Z" w16du:dateUtc="2026-02-28T09:38:00Z">
              <w:rPr>
                <w:rFonts w:ascii="Cambria Math" w:hAnsi="Cambria Math"/>
                <w:lang w:val="da-DK"/>
              </w:rPr>
              <m:t xml:space="preserve"> ~ </m:t>
            </w:del>
          </m:r>
          <m:r>
            <w:del w:id="1360" w:author="Owen" w:date="2026-02-28T10:38:00Z" w16du:dateUtc="2026-02-28T09:38:00Z">
              <m:rPr>
                <m:sty m:val="p"/>
              </m:rPr>
              <w:rPr>
                <w:rFonts w:ascii="Cambria Math" w:hAnsi="Cambria Math"/>
                <w:lang w:val="da-DK"/>
              </w:rPr>
              <m:t>Normal</m:t>
            </w:del>
          </m:r>
          <m:d>
            <m:dPr>
              <m:ctrlPr>
                <w:del w:id="1361" w:author="Owen" w:date="2026-02-28T10:38:00Z" w16du:dateUtc="2026-02-28T09:38:00Z">
                  <w:rPr>
                    <w:rFonts w:ascii="Cambria Math" w:hAnsi="Cambria Math"/>
                    <w:i/>
                  </w:rPr>
                </w:del>
              </m:ctrlPr>
            </m:dPr>
            <m:e>
              <m:sSub>
                <m:sSubPr>
                  <m:ctrlPr>
                    <w:del w:id="1362" w:author="Owen" w:date="2026-02-28T10:38:00Z" w16du:dateUtc="2026-02-28T09:38:00Z">
                      <w:rPr>
                        <w:rFonts w:ascii="Cambria Math" w:hAnsi="Cambria Math"/>
                        <w:i/>
                      </w:rPr>
                    </w:del>
                  </m:ctrlPr>
                </m:sSubPr>
                <m:e>
                  <m:r>
                    <w:del w:id="1363" w:author="Owen" w:date="2026-02-28T10:38:00Z" w16du:dateUtc="2026-02-28T09:38:00Z">
                      <w:rPr>
                        <w:rFonts w:ascii="Cambria Math" w:hAnsi="Cambria Math"/>
                      </w:rPr>
                      <m:t>α</m:t>
                    </w:del>
                  </m:r>
                </m:e>
                <m:sub>
                  <m:r>
                    <w:del w:id="1364" w:author="Owen" w:date="2026-02-28T10:38:00Z" w16du:dateUtc="2026-02-28T09:38:00Z">
                      <w:rPr>
                        <w:rFonts w:ascii="Cambria Math" w:hAnsi="Cambria Math"/>
                      </w:rPr>
                      <m:t>j</m:t>
                    </w:del>
                  </m:r>
                </m:sub>
              </m:sSub>
              <m:r>
                <w:del w:id="1365" w:author="Owen" w:date="2026-02-28T10:38:00Z" w16du:dateUtc="2026-02-28T09:38:00Z">
                  <w:rPr>
                    <w:rFonts w:ascii="Cambria Math" w:hAnsi="Cambria Math"/>
                    <w:lang w:val="da-DK"/>
                  </w:rPr>
                  <m:t>+</m:t>
                </w:del>
              </m:r>
              <m:r>
                <w:del w:id="1366" w:author="Owen" w:date="2026-02-28T10:38:00Z" w16du:dateUtc="2026-02-28T09:38:00Z">
                  <w:rPr>
                    <w:rFonts w:ascii="Cambria Math" w:hAnsi="Cambria Math"/>
                  </w:rPr>
                  <m:t>β</m:t>
                </w:del>
              </m:r>
              <m:sSub>
                <m:sSubPr>
                  <m:ctrlPr>
                    <w:del w:id="1367" w:author="Owen" w:date="2026-02-28T10:38:00Z" w16du:dateUtc="2026-02-28T09:38:00Z">
                      <w:rPr>
                        <w:rFonts w:ascii="Cambria Math" w:hAnsi="Cambria Math"/>
                        <w:i/>
                      </w:rPr>
                    </w:del>
                  </m:ctrlPr>
                </m:sSubPr>
                <m:e>
                  <m:r>
                    <w:del w:id="1368" w:author="Owen" w:date="2026-02-28T10:38:00Z" w16du:dateUtc="2026-02-28T09:38:00Z">
                      <w:rPr>
                        <w:rFonts w:ascii="Cambria Math" w:hAnsi="Cambria Math"/>
                      </w:rPr>
                      <m:t>x</m:t>
                    </w:del>
                  </m:r>
                </m:e>
                <m:sub>
                  <m:r>
                    <w:del w:id="1369" w:author="Owen" w:date="2026-02-28T10:38:00Z" w16du:dateUtc="2026-02-28T09:38:00Z">
                      <w:rPr>
                        <w:rFonts w:ascii="Cambria Math" w:hAnsi="Cambria Math"/>
                      </w:rPr>
                      <m:t>ij</m:t>
                    </w:del>
                  </m:r>
                </m:sub>
              </m:sSub>
              <m:r>
                <w:del w:id="1370" w:author="Owen" w:date="2026-02-28T10:38:00Z" w16du:dateUtc="2026-02-28T09:38:00Z">
                  <w:rPr>
                    <w:rFonts w:ascii="Cambria Math" w:hAnsi="Cambria Math"/>
                    <w:lang w:val="da-DK"/>
                  </w:rPr>
                  <m:t>,</m:t>
                </w:del>
              </m:r>
              <m:sSup>
                <m:sSupPr>
                  <m:ctrlPr>
                    <w:del w:id="1371" w:author="Owen" w:date="2026-02-28T10:38:00Z" w16du:dateUtc="2026-02-28T09:38:00Z">
                      <w:rPr>
                        <w:rFonts w:ascii="Cambria Math" w:hAnsi="Cambria Math"/>
                        <w:i/>
                      </w:rPr>
                    </w:del>
                  </m:ctrlPr>
                </m:sSupPr>
                <m:e>
                  <m:r>
                    <w:del w:id="1372" w:author="Owen" w:date="2026-02-28T10:38:00Z" w16du:dateUtc="2026-02-28T09:38:00Z">
                      <w:rPr>
                        <w:rFonts w:ascii="Cambria Math" w:hAnsi="Cambria Math"/>
                        <w:lang w:val="da-DK"/>
                      </w:rPr>
                      <m:t xml:space="preserve"> </m:t>
                    </w:del>
                  </m:r>
                  <m:r>
                    <w:del w:id="1373" w:author="Owen" w:date="2026-02-28T10:38:00Z" w16du:dateUtc="2026-02-28T09:38:00Z">
                      <w:rPr>
                        <w:rFonts w:ascii="Cambria Math" w:hAnsi="Cambria Math"/>
                      </w:rPr>
                      <m:t>σ</m:t>
                    </w:del>
                  </m:r>
                </m:e>
                <m:sup>
                  <m:r>
                    <w:del w:id="1374" w:author="Owen" w:date="2026-02-28T10:38:00Z" w16du:dateUtc="2026-02-28T09:38:00Z">
                      <w:rPr>
                        <w:rFonts w:ascii="Cambria Math" w:hAnsi="Cambria Math"/>
                        <w:lang w:val="da-DK"/>
                      </w:rPr>
                      <m:t>2</m:t>
                    </w:del>
                  </m:r>
                </m:sup>
              </m:sSup>
            </m:e>
          </m:d>
          <m:r>
            <w:del w:id="1375" w:author="Owen" w:date="2026-02-28T10:38:00Z" w16du:dateUtc="2026-02-28T09:38:00Z">
              <w:rPr>
                <w:rFonts w:ascii="Cambria Math" w:hAnsi="Cambria Math"/>
                <w:lang w:val="da-DK"/>
              </w:rPr>
              <m:t>,</m:t>
            </w:del>
          </m:r>
          <m:r>
            <w:ins w:id="1376" w:author="Owen" w:date="2026-02-28T10:38:00Z" w16du:dateUtc="2026-02-28T09:38:00Z">
              <m:rPr>
                <m:sty m:val="p"/>
              </m:rPr>
              <w:rPr>
                <w:rFonts w:ascii="Cambria Math" w:hAnsi="Cambria Math"/>
                <w:lang w:val="da-DK"/>
              </w:rPr>
              <m:t>∼</m:t>
            </w:ins>
          </m:r>
          <m:r>
            <w:ins w:id="1377" w:author="Owen" w:date="2026-02-28T10:38:00Z" w16du:dateUtc="2026-02-28T09:38:00Z">
              <m:rPr>
                <m:nor/>
              </m:rPr>
              <w:rPr>
                <w:lang w:val="da-DK"/>
              </w:rPr>
              <m:t>Normal</m:t>
            </w:ins>
          </m:r>
          <m:d>
            <m:dPr>
              <m:ctrlPr>
                <w:ins w:id="1378" w:author="Owen" w:date="2026-02-28T10:38:00Z" w16du:dateUtc="2026-02-28T09:38:00Z">
                  <w:rPr>
                    <w:rFonts w:ascii="Cambria Math" w:hAnsi="Cambria Math"/>
                  </w:rPr>
                </w:ins>
              </m:ctrlPr>
            </m:dPr>
            <m:e>
              <m:sSub>
                <m:sSubPr>
                  <m:ctrlPr>
                    <w:ins w:id="1379" w:author="Owen" w:date="2026-02-28T10:38:00Z" w16du:dateUtc="2026-02-28T09:38:00Z">
                      <w:rPr>
                        <w:rFonts w:ascii="Cambria Math" w:hAnsi="Cambria Math"/>
                      </w:rPr>
                    </w:ins>
                  </m:ctrlPr>
                </m:sSubPr>
                <m:e>
                  <m:r>
                    <w:ins w:id="1380" w:author="Owen" w:date="2026-02-28T10:38:00Z" w16du:dateUtc="2026-02-28T09:38:00Z">
                      <w:rPr>
                        <w:rFonts w:ascii="Cambria Math" w:hAnsi="Cambria Math"/>
                      </w:rPr>
                      <m:t>α</m:t>
                    </w:ins>
                  </m:r>
                </m:e>
                <m:sub>
                  <m:r>
                    <w:ins w:id="1381" w:author="Owen" w:date="2026-02-28T10:38:00Z" w16du:dateUtc="2026-02-28T09:38:00Z">
                      <w:rPr>
                        <w:rFonts w:ascii="Cambria Math" w:hAnsi="Cambria Math"/>
                      </w:rPr>
                      <m:t>j</m:t>
                    </w:ins>
                  </m:r>
                </m:sub>
              </m:sSub>
              <m:r>
                <w:ins w:id="1382" w:author="Owen" w:date="2026-02-28T10:38:00Z" w16du:dateUtc="2026-02-28T09:38:00Z">
                  <m:rPr>
                    <m:sty m:val="p"/>
                  </m:rPr>
                  <w:rPr>
                    <w:rFonts w:ascii="Cambria Math" w:hAnsi="Cambria Math"/>
                    <w:lang w:val="da-DK"/>
                  </w:rPr>
                  <m:t>+</m:t>
                </w:ins>
              </m:r>
              <m:r>
                <w:ins w:id="1383" w:author="Owen" w:date="2026-02-28T10:38:00Z" w16du:dateUtc="2026-02-28T09:38:00Z">
                  <w:rPr>
                    <w:rFonts w:ascii="Cambria Math" w:hAnsi="Cambria Math"/>
                  </w:rPr>
                  <m:t>β</m:t>
                </w:ins>
              </m:r>
              <m:sSub>
                <m:sSubPr>
                  <m:ctrlPr>
                    <w:ins w:id="1384" w:author="Owen" w:date="2026-02-28T10:38:00Z" w16du:dateUtc="2026-02-28T09:38:00Z">
                      <w:rPr>
                        <w:rFonts w:ascii="Cambria Math" w:hAnsi="Cambria Math"/>
                      </w:rPr>
                    </w:ins>
                  </m:ctrlPr>
                </m:sSubPr>
                <m:e>
                  <m:r>
                    <w:ins w:id="1385" w:author="Owen" w:date="2026-02-28T10:38:00Z" w16du:dateUtc="2026-02-28T09:38:00Z">
                      <w:rPr>
                        <w:rFonts w:ascii="Cambria Math" w:hAnsi="Cambria Math"/>
                      </w:rPr>
                      <m:t>x</m:t>
                    </w:ins>
                  </m:r>
                </m:e>
                <m:sub>
                  <m:r>
                    <w:ins w:id="1386" w:author="Owen" w:date="2026-02-28T10:38:00Z" w16du:dateUtc="2026-02-28T09:38:00Z">
                      <w:rPr>
                        <w:rFonts w:ascii="Cambria Math" w:hAnsi="Cambria Math"/>
                      </w:rPr>
                      <m:t>ij</m:t>
                    </w:ins>
                  </m:r>
                </m:sub>
              </m:sSub>
              <m:r>
                <w:ins w:id="1387" w:author="Owen" w:date="2026-02-28T10:38:00Z" w16du:dateUtc="2026-02-28T09:38:00Z">
                  <m:rPr>
                    <m:sty m:val="p"/>
                  </m:rPr>
                  <w:rPr>
                    <w:rFonts w:ascii="Cambria Math" w:hAnsi="Cambria Math"/>
                    <w:lang w:val="da-DK"/>
                  </w:rPr>
                  <m:t>,</m:t>
                </w:ins>
              </m:r>
              <m:sSup>
                <m:sSupPr>
                  <m:ctrlPr>
                    <w:ins w:id="1388" w:author="Owen" w:date="2026-02-28T10:38:00Z" w16du:dateUtc="2026-02-28T09:38:00Z">
                      <w:rPr>
                        <w:rFonts w:ascii="Cambria Math" w:hAnsi="Cambria Math"/>
                      </w:rPr>
                    </w:ins>
                  </m:ctrlPr>
                </m:sSupPr>
                <m:e>
                  <m:r>
                    <w:ins w:id="1389" w:author="Owen" w:date="2026-02-28T10:38:00Z" w16du:dateUtc="2026-02-28T09:38:00Z">
                      <w:rPr>
                        <w:rFonts w:ascii="Cambria Math" w:hAnsi="Cambria Math"/>
                      </w:rPr>
                      <m:t>σ</m:t>
                    </w:ins>
                  </m:r>
                </m:e>
                <m:sup>
                  <m:r>
                    <w:ins w:id="1390" w:author="Owen" w:date="2026-02-28T10:38:00Z" w16du:dateUtc="2026-02-28T09:38:00Z">
                      <w:rPr>
                        <w:rFonts w:ascii="Cambria Math" w:hAnsi="Cambria Math"/>
                        <w:lang w:val="da-DK"/>
                      </w:rPr>
                      <m:t>2</m:t>
                    </w:ins>
                  </m:r>
                </m:sup>
              </m:sSup>
            </m:e>
          </m:d>
          <m:r>
            <w:ins w:id="1391" w:author="Owen" w:date="2026-02-28T10:38:00Z" w16du:dateUtc="2026-02-28T09:38:00Z">
              <m:rPr>
                <m:sty m:val="p"/>
              </m:rPr>
              <w:rPr>
                <w:rFonts w:ascii="Cambria Math" w:hAnsi="Cambria Math"/>
                <w:lang w:val="da-DK"/>
              </w:rPr>
              <m:t>,</m:t>
            </w:ins>
          </m:r>
          <m:r>
            <w:ins w:id="1392" w:author="Owen" w:date="2026-02-28T10:38:00Z" w16du:dateUtc="2026-02-28T09:38:00Z">
              <w:rPr>
                <w:rFonts w:ascii="Cambria Math" w:hAnsi="Cambria Math"/>
                <w:lang w:val="da-DK"/>
              </w:rPr>
              <m:t>  </m:t>
            </w:ins>
          </m:r>
          <m:d>
            <m:dPr>
              <m:ctrlPr>
                <w:ins w:id="1393" w:author="Owen" w:date="2026-02-28T10:38:00Z" w16du:dateUtc="2026-02-28T09:38:00Z">
                  <w:rPr>
                    <w:rFonts w:ascii="Cambria Math" w:hAnsi="Cambria Math"/>
                  </w:rPr>
                </w:ins>
              </m:ctrlPr>
            </m:dPr>
            <m:e>
              <m:r>
                <w:ins w:id="1394" w:author="Owen" w:date="2026-02-28T10:38:00Z" w16du:dateUtc="2026-02-28T09:38:00Z">
                  <w:rPr>
                    <w:rFonts w:ascii="Cambria Math" w:hAnsi="Cambria Math"/>
                    <w:lang w:val="da-DK"/>
                  </w:rPr>
                  <m:t>5</m:t>
                </w:ins>
              </m:r>
            </m:e>
          </m:d>
        </m:oMath>
      </m:oMathPara>
    </w:p>
    <w:p w14:paraId="07809E43" w14:textId="593103C0" w:rsidR="00100098" w:rsidRDefault="00000000" w:rsidP="009F4C66">
      <w:pPr>
        <w:tabs>
          <w:tab w:val="left" w:pos="4678"/>
          <w:tab w:val="left" w:pos="6096"/>
        </w:tabs>
        <w:rPr>
          <w:del w:id="1395" w:author="Owen" w:date="2026-02-28T10:38:00Z" w16du:dateUtc="2026-02-28T09:38:00Z"/>
        </w:rPr>
      </w:pPr>
      <m:oMathPara>
        <m:oMath>
          <m:sSub>
            <m:sSubPr>
              <m:ctrlPr>
                <w:del w:id="1396" w:author="Owen" w:date="2026-02-28T10:38:00Z" w16du:dateUtc="2026-02-28T09:38:00Z">
                  <w:rPr>
                    <w:rFonts w:ascii="Cambria Math" w:hAnsi="Cambria Math"/>
                    <w:i/>
                  </w:rPr>
                </w:del>
              </m:ctrlPr>
            </m:sSubPr>
            <m:e>
              <m:acc>
                <m:accPr>
                  <m:ctrlPr>
                    <w:del w:id="1397" w:author="Owen" w:date="2026-02-28T10:38:00Z" w16du:dateUtc="2026-02-28T09:38:00Z">
                      <w:rPr>
                        <w:rFonts w:ascii="Cambria Math" w:hAnsi="Cambria Math"/>
                        <w:i/>
                      </w:rPr>
                    </w:del>
                  </m:ctrlPr>
                </m:accPr>
                <m:e>
                  <m:r>
                    <w:del w:id="1398" w:author="Owen" w:date="2026-02-28T10:38:00Z" w16du:dateUtc="2026-02-28T09:38:00Z">
                      <w:rPr>
                        <w:rFonts w:ascii="Cambria Math" w:hAnsi="Cambria Math"/>
                      </w:rPr>
                      <m:t>x</m:t>
                    </w:del>
                  </m:r>
                </m:e>
              </m:acc>
            </m:e>
            <m:sub>
              <m:r>
                <w:del w:id="1399" w:author="Owen" w:date="2026-02-28T10:38:00Z" w16du:dateUtc="2026-02-28T09:38:00Z">
                  <w:rPr>
                    <w:rFonts w:ascii="Cambria Math" w:hAnsi="Cambria Math"/>
                  </w:rPr>
                  <m:t>ij</m:t>
                </w:del>
              </m:r>
            </m:sub>
          </m:sSub>
          <m:r>
            <w:del w:id="1400" w:author="Owen" w:date="2026-02-28T10:38:00Z" w16du:dateUtc="2026-02-28T09:38:00Z">
              <m:rPr>
                <m:sty m:val="bi"/>
              </m:rPr>
              <w:rPr>
                <w:rFonts w:ascii="Cambria Math" w:hAnsi="Cambria Math"/>
              </w:rPr>
              <m:t xml:space="preserve"> ~ </m:t>
            </w:del>
          </m:r>
          <m:r>
            <w:del w:id="1401" w:author="Owen" w:date="2026-02-28T10:38:00Z" w16du:dateUtc="2026-02-28T09:38:00Z">
              <m:rPr>
                <m:sty m:val="p"/>
              </m:rPr>
              <w:rPr>
                <w:rFonts w:ascii="Cambria Math" w:hAnsi="Cambria Math"/>
              </w:rPr>
              <m:t>Normal</m:t>
            </w:del>
          </m:r>
          <m:d>
            <m:dPr>
              <m:ctrlPr>
                <w:del w:id="1402" w:author="Owen" w:date="2026-02-28T10:38:00Z" w16du:dateUtc="2026-02-28T09:38:00Z">
                  <w:rPr>
                    <w:rFonts w:ascii="Cambria Math" w:hAnsi="Cambria Math"/>
                    <w:b/>
                    <w:i/>
                  </w:rPr>
                </w:del>
              </m:ctrlPr>
            </m:dPr>
            <m:e>
              <m:sSub>
                <m:sSubPr>
                  <m:ctrlPr>
                    <w:del w:id="1403" w:author="Owen" w:date="2026-02-28T10:38:00Z" w16du:dateUtc="2026-02-28T09:38:00Z">
                      <w:rPr>
                        <w:rFonts w:ascii="Cambria Math" w:hAnsi="Cambria Math"/>
                        <w:i/>
                      </w:rPr>
                    </w:del>
                  </m:ctrlPr>
                </m:sSubPr>
                <m:e>
                  <m:r>
                    <w:del w:id="1404" w:author="Owen" w:date="2026-02-28T10:38:00Z" w16du:dateUtc="2026-02-28T09:38:00Z">
                      <w:rPr>
                        <w:rFonts w:ascii="Cambria Math" w:hAnsi="Cambria Math"/>
                      </w:rPr>
                      <m:t>x</m:t>
                    </w:del>
                  </m:r>
                </m:e>
                <m:sub>
                  <m:r>
                    <w:del w:id="1405" w:author="Owen" w:date="2026-02-28T10:38:00Z" w16du:dateUtc="2026-02-28T09:38:00Z">
                      <w:rPr>
                        <w:rFonts w:ascii="Cambria Math" w:hAnsi="Cambria Math"/>
                      </w:rPr>
                      <m:t>ij</m:t>
                    </w:del>
                  </m:r>
                </m:sub>
              </m:sSub>
              <m:r>
                <w:del w:id="1406" w:author="Owen" w:date="2026-02-28T10:38:00Z" w16du:dateUtc="2026-02-28T09:38:00Z">
                  <m:rPr>
                    <m:sty m:val="bi"/>
                  </m:rPr>
                  <w:rPr>
                    <w:rFonts w:ascii="Cambria Math" w:hAnsi="Cambria Math"/>
                  </w:rPr>
                  <m:t xml:space="preserve">, </m:t>
                </w:del>
              </m:r>
              <m:sSubSup>
                <m:sSubSupPr>
                  <m:ctrlPr>
                    <w:del w:id="1407" w:author="Owen" w:date="2026-02-28T10:38:00Z" w16du:dateUtc="2026-02-28T09:38:00Z">
                      <w:rPr>
                        <w:rFonts w:ascii="Cambria Math" w:hAnsi="Cambria Math"/>
                        <w:i/>
                      </w:rPr>
                    </w:del>
                  </m:ctrlPr>
                </m:sSubSupPr>
                <m:e>
                  <m:r>
                    <w:del w:id="1408" w:author="Owen" w:date="2026-02-28T10:38:00Z" w16du:dateUtc="2026-02-28T09:38:00Z">
                      <w:rPr>
                        <w:rFonts w:ascii="Cambria Math" w:hAnsi="Cambria Math"/>
                      </w:rPr>
                      <m:t xml:space="preserve"> </m:t>
                    </w:del>
                  </m:r>
                  <m:acc>
                    <m:accPr>
                      <m:ctrlPr>
                        <w:del w:id="1409" w:author="Owen" w:date="2026-02-28T10:38:00Z" w16du:dateUtc="2026-02-28T09:38:00Z">
                          <w:rPr>
                            <w:rFonts w:ascii="Cambria Math" w:hAnsi="Cambria Math"/>
                            <w:i/>
                          </w:rPr>
                        </w:del>
                      </m:ctrlPr>
                    </m:accPr>
                    <m:e>
                      <m:r>
                        <w:del w:id="1410" w:author="Owen" w:date="2026-02-28T10:38:00Z" w16du:dateUtc="2026-02-28T09:38:00Z">
                          <w:rPr>
                            <w:rFonts w:ascii="Cambria Math" w:hAnsi="Cambria Math"/>
                          </w:rPr>
                          <m:t>σ</m:t>
                        </w:del>
                      </m:r>
                    </m:e>
                  </m:acc>
                </m:e>
                <m:sub>
                  <m:r>
                    <w:del w:id="1411" w:author="Owen" w:date="2026-02-28T10:38:00Z" w16du:dateUtc="2026-02-28T09:38:00Z">
                      <m:rPr>
                        <m:sty m:val="p"/>
                      </m:rPr>
                      <w:rPr>
                        <w:rFonts w:ascii="Cambria Math" w:hAnsi="Cambria Math"/>
                      </w:rPr>
                      <m:t>x,</m:t>
                    </w:del>
                  </m:r>
                  <m:r>
                    <w:del w:id="1412" w:author="Owen" w:date="2026-02-28T10:38:00Z" w16du:dateUtc="2026-02-28T09:38:00Z">
                      <w:rPr>
                        <w:rFonts w:ascii="Cambria Math" w:hAnsi="Cambria Math"/>
                      </w:rPr>
                      <m:t>ij</m:t>
                    </w:del>
                  </m:r>
                </m:sub>
                <m:sup>
                  <m:r>
                    <w:del w:id="1413" w:author="Owen" w:date="2026-02-28T10:38:00Z" w16du:dateUtc="2026-02-28T09:38:00Z">
                      <w:rPr>
                        <w:rFonts w:ascii="Cambria Math" w:hAnsi="Cambria Math"/>
                      </w:rPr>
                      <m:t>2</m:t>
                    </w:del>
                  </m:r>
                </m:sup>
              </m:sSubSup>
            </m:e>
          </m:d>
          <m:r>
            <w:del w:id="1414" w:author="Owen" w:date="2026-02-28T10:38:00Z" w16du:dateUtc="2026-02-28T09:38:00Z">
              <m:rPr>
                <m:sty m:val="bi"/>
              </m:rPr>
              <w:rPr>
                <w:rFonts w:ascii="Cambria Math" w:hAnsi="Cambria Math"/>
              </w:rPr>
              <m:t>,</m:t>
            </w:del>
          </m:r>
        </m:oMath>
      </m:oMathPara>
    </w:p>
    <w:p w14:paraId="6C441B1F" w14:textId="0E6CA52B" w:rsidR="00100098" w:rsidRPr="003968D4" w:rsidRDefault="00000000" w:rsidP="009F4C66">
      <w:pPr>
        <w:tabs>
          <w:tab w:val="left" w:pos="4678"/>
          <w:tab w:val="left" w:pos="6096"/>
        </w:tabs>
        <w:rPr>
          <w:del w:id="1415" w:author="Owen" w:date="2026-02-28T10:38:00Z" w16du:dateUtc="2026-02-28T09:38:00Z"/>
          <w:b/>
        </w:rPr>
      </w:pPr>
      <m:oMathPara>
        <m:oMath>
          <m:sSub>
            <m:sSubPr>
              <m:ctrlPr>
                <w:del w:id="1416" w:author="Owen" w:date="2026-02-28T10:38:00Z" w16du:dateUtc="2026-02-28T09:38:00Z">
                  <w:rPr>
                    <w:rFonts w:ascii="Cambria Math" w:hAnsi="Cambria Math"/>
                    <w:i/>
                  </w:rPr>
                </w:del>
              </m:ctrlPr>
            </m:sSubPr>
            <m:e>
              <m:acc>
                <m:accPr>
                  <m:ctrlPr>
                    <w:del w:id="1417" w:author="Owen" w:date="2026-02-28T10:38:00Z" w16du:dateUtc="2026-02-28T09:38:00Z">
                      <w:rPr>
                        <w:rFonts w:ascii="Cambria Math" w:hAnsi="Cambria Math"/>
                        <w:i/>
                      </w:rPr>
                    </w:del>
                  </m:ctrlPr>
                </m:accPr>
                <m:e>
                  <m:r>
                    <w:del w:id="1418" w:author="Owen" w:date="2026-02-28T10:38:00Z" w16du:dateUtc="2026-02-28T09:38:00Z">
                      <w:rPr>
                        <w:rFonts w:ascii="Cambria Math" w:hAnsi="Cambria Math"/>
                      </w:rPr>
                      <m:t>y</m:t>
                    </w:del>
                  </m:r>
                </m:e>
              </m:acc>
            </m:e>
            <m:sub>
              <m:r>
                <w:del w:id="1419" w:author="Owen" w:date="2026-02-28T10:38:00Z" w16du:dateUtc="2026-02-28T09:38:00Z">
                  <w:rPr>
                    <w:rFonts w:ascii="Cambria Math" w:hAnsi="Cambria Math"/>
                  </w:rPr>
                  <m:t>ij</m:t>
                </w:del>
              </m:r>
            </m:sub>
          </m:sSub>
          <m:r>
            <w:del w:id="1420" w:author="Owen" w:date="2026-02-28T10:38:00Z" w16du:dateUtc="2026-02-28T09:38:00Z">
              <m:rPr>
                <m:sty m:val="bi"/>
              </m:rPr>
              <w:rPr>
                <w:rFonts w:ascii="Cambria Math" w:hAnsi="Cambria Math"/>
              </w:rPr>
              <m:t xml:space="preserve"> ~ </m:t>
            </w:del>
          </m:r>
          <m:r>
            <w:del w:id="1421" w:author="Owen" w:date="2026-02-28T10:38:00Z" w16du:dateUtc="2026-02-28T09:38:00Z">
              <m:rPr>
                <m:sty m:val="p"/>
              </m:rPr>
              <w:rPr>
                <w:rFonts w:ascii="Cambria Math" w:hAnsi="Cambria Math"/>
              </w:rPr>
              <m:t>Normal</m:t>
            </w:del>
          </m:r>
          <m:d>
            <m:dPr>
              <m:ctrlPr>
                <w:del w:id="1422" w:author="Owen" w:date="2026-02-28T10:38:00Z" w16du:dateUtc="2026-02-28T09:38:00Z">
                  <w:rPr>
                    <w:rFonts w:ascii="Cambria Math" w:hAnsi="Cambria Math"/>
                    <w:b/>
                    <w:i/>
                  </w:rPr>
                </w:del>
              </m:ctrlPr>
            </m:dPr>
            <m:e>
              <m:sSub>
                <m:sSubPr>
                  <m:ctrlPr>
                    <w:del w:id="1423" w:author="Owen" w:date="2026-02-28T10:38:00Z" w16du:dateUtc="2026-02-28T09:38:00Z">
                      <w:rPr>
                        <w:rFonts w:ascii="Cambria Math" w:hAnsi="Cambria Math"/>
                        <w:b/>
                        <w:i/>
                      </w:rPr>
                    </w:del>
                  </m:ctrlPr>
                </m:sSubPr>
                <m:e>
                  <m:r>
                    <w:del w:id="1424" w:author="Owen" w:date="2026-02-28T10:38:00Z" w16du:dateUtc="2026-02-28T09:38:00Z">
                      <w:rPr>
                        <w:rFonts w:ascii="Cambria Math" w:hAnsi="Cambria Math"/>
                      </w:rPr>
                      <m:t>y</m:t>
                    </w:del>
                  </m:r>
                </m:e>
                <m:sub>
                  <m:r>
                    <w:del w:id="1425" w:author="Owen" w:date="2026-02-28T10:38:00Z" w16du:dateUtc="2026-02-28T09:38:00Z">
                      <w:rPr>
                        <w:rFonts w:ascii="Cambria Math" w:hAnsi="Cambria Math"/>
                      </w:rPr>
                      <m:t>ij</m:t>
                    </w:del>
                  </m:r>
                </m:sub>
              </m:sSub>
              <m:r>
                <w:del w:id="1426" w:author="Owen" w:date="2026-02-28T10:38:00Z" w16du:dateUtc="2026-02-28T09:38:00Z">
                  <m:rPr>
                    <m:sty m:val="bi"/>
                  </m:rPr>
                  <w:rPr>
                    <w:rFonts w:ascii="Cambria Math" w:hAnsi="Cambria Math"/>
                  </w:rPr>
                  <m:t xml:space="preserve">, </m:t>
                </w:del>
              </m:r>
              <m:sSubSup>
                <m:sSubSupPr>
                  <m:ctrlPr>
                    <w:del w:id="1427" w:author="Owen" w:date="2026-02-28T10:38:00Z" w16du:dateUtc="2026-02-28T09:38:00Z">
                      <w:rPr>
                        <w:rFonts w:ascii="Cambria Math" w:hAnsi="Cambria Math"/>
                        <w:i/>
                      </w:rPr>
                    </w:del>
                  </m:ctrlPr>
                </m:sSubSupPr>
                <m:e>
                  <m:r>
                    <w:del w:id="1428" w:author="Owen" w:date="2026-02-28T10:38:00Z" w16du:dateUtc="2026-02-28T09:38:00Z">
                      <w:rPr>
                        <w:rFonts w:ascii="Cambria Math" w:hAnsi="Cambria Math"/>
                      </w:rPr>
                      <m:t xml:space="preserve"> </m:t>
                    </w:del>
                  </m:r>
                  <m:acc>
                    <m:accPr>
                      <m:ctrlPr>
                        <w:del w:id="1429" w:author="Owen" w:date="2026-02-28T10:38:00Z" w16du:dateUtc="2026-02-28T09:38:00Z">
                          <w:rPr>
                            <w:rFonts w:ascii="Cambria Math" w:hAnsi="Cambria Math"/>
                            <w:i/>
                          </w:rPr>
                        </w:del>
                      </m:ctrlPr>
                    </m:accPr>
                    <m:e>
                      <m:r>
                        <w:del w:id="1430" w:author="Owen" w:date="2026-02-28T10:38:00Z" w16du:dateUtc="2026-02-28T09:38:00Z">
                          <w:rPr>
                            <w:rFonts w:ascii="Cambria Math" w:hAnsi="Cambria Math"/>
                          </w:rPr>
                          <m:t>σ</m:t>
                        </w:del>
                      </m:r>
                    </m:e>
                  </m:acc>
                </m:e>
                <m:sub>
                  <m:r>
                    <w:del w:id="1431" w:author="Owen" w:date="2026-02-28T10:38:00Z" w16du:dateUtc="2026-02-28T09:38:00Z">
                      <m:rPr>
                        <m:sty m:val="p"/>
                      </m:rPr>
                      <w:rPr>
                        <w:rFonts w:ascii="Cambria Math" w:hAnsi="Cambria Math"/>
                      </w:rPr>
                      <m:t>y,</m:t>
                    </w:del>
                  </m:r>
                  <m:r>
                    <w:del w:id="1432" w:author="Owen" w:date="2026-02-28T10:38:00Z" w16du:dateUtc="2026-02-28T09:38:00Z">
                      <w:rPr>
                        <w:rFonts w:ascii="Cambria Math" w:hAnsi="Cambria Math"/>
                      </w:rPr>
                      <m:t>ij</m:t>
                    </w:del>
                  </m:r>
                </m:sub>
                <m:sup>
                  <m:r>
                    <w:del w:id="1433" w:author="Owen" w:date="2026-02-28T10:38:00Z" w16du:dateUtc="2026-02-28T09:38:00Z">
                      <w:rPr>
                        <w:rFonts w:ascii="Cambria Math" w:hAnsi="Cambria Math"/>
                      </w:rPr>
                      <m:t>2</m:t>
                    </w:del>
                  </m:r>
                </m:sup>
              </m:sSubSup>
            </m:e>
          </m:d>
          <m:r>
            <w:del w:id="1434" w:author="Owen" w:date="2026-02-28T10:38:00Z" w16du:dateUtc="2026-02-28T09:38:00Z">
              <m:rPr>
                <m:sty m:val="bi"/>
              </m:rPr>
              <w:rPr>
                <w:rFonts w:ascii="Cambria Math" w:hAnsi="Cambria Math"/>
              </w:rPr>
              <m:t>.</m:t>
            </w:del>
          </m:r>
        </m:oMath>
      </m:oMathPara>
    </w:p>
    <w:p w14:paraId="15AD4049" w14:textId="77777777" w:rsidR="00B41E2D" w:rsidRPr="00FE49DA" w:rsidRDefault="00000000">
      <w:pPr>
        <w:pStyle w:val="FirstParagraph"/>
        <w:rPr>
          <w:ins w:id="1435" w:author="Owen" w:date="2026-02-28T10:38:00Z" w16du:dateUtc="2026-02-28T09:38:00Z"/>
          <w:lang w:val="da-DK"/>
        </w:rPr>
      </w:pPr>
      <m:oMathPara>
        <m:oMathParaPr>
          <m:jc m:val="center"/>
        </m:oMathParaPr>
        <m:oMath>
          <m:sSub>
            <m:sSubPr>
              <m:ctrlPr>
                <w:ins w:id="1436" w:author="Owen" w:date="2026-02-28T10:38:00Z" w16du:dateUtc="2026-02-28T09:38:00Z">
                  <w:rPr>
                    <w:rFonts w:ascii="Cambria Math" w:hAnsi="Cambria Math"/>
                  </w:rPr>
                </w:ins>
              </m:ctrlPr>
            </m:sSubPr>
            <m:e>
              <m:r>
                <w:ins w:id="1437" w:author="Owen" w:date="2026-02-28T10:38:00Z" w16du:dateUtc="2026-02-28T09:38:00Z">
                  <w:rPr>
                    <w:rFonts w:ascii="Cambria Math" w:hAnsi="Cambria Math"/>
                  </w:rPr>
                  <m:t>x</m:t>
                </w:ins>
              </m:r>
            </m:e>
            <m:sub>
              <m:r>
                <w:ins w:id="1438" w:author="Owen" w:date="2026-02-28T10:38:00Z" w16du:dateUtc="2026-02-28T09:38:00Z">
                  <w:rPr>
                    <w:rFonts w:ascii="Cambria Math" w:hAnsi="Cambria Math"/>
                  </w:rPr>
                  <m:t>ij</m:t>
                </w:ins>
              </m:r>
            </m:sub>
          </m:sSub>
          <m:r>
            <w:ins w:id="1439" w:author="Owen" w:date="2026-02-28T10:38:00Z" w16du:dateUtc="2026-02-28T09:38:00Z">
              <m:rPr>
                <m:sty m:val="p"/>
              </m:rPr>
              <w:rPr>
                <w:rFonts w:ascii="Cambria Math" w:hAnsi="Cambria Math"/>
                <w:lang w:val="da-DK"/>
              </w:rPr>
              <m:t>∼</m:t>
            </w:ins>
          </m:r>
          <m:r>
            <w:ins w:id="1440" w:author="Owen" w:date="2026-02-28T10:38:00Z" w16du:dateUtc="2026-02-28T09:38:00Z">
              <m:rPr>
                <m:nor/>
              </m:rPr>
              <w:rPr>
                <w:lang w:val="da-DK"/>
              </w:rPr>
              <m:t>Normal</m:t>
            </w:ins>
          </m:r>
          <m:d>
            <m:dPr>
              <m:ctrlPr>
                <w:ins w:id="1441" w:author="Owen" w:date="2026-02-28T10:38:00Z" w16du:dateUtc="2026-02-28T09:38:00Z">
                  <w:rPr>
                    <w:rFonts w:ascii="Cambria Math" w:hAnsi="Cambria Math"/>
                  </w:rPr>
                </w:ins>
              </m:ctrlPr>
            </m:dPr>
            <m:e>
              <m:sSub>
                <m:sSubPr>
                  <m:ctrlPr>
                    <w:ins w:id="1442" w:author="Owen" w:date="2026-02-28T10:38:00Z" w16du:dateUtc="2026-02-28T09:38:00Z">
                      <w:rPr>
                        <w:rFonts w:ascii="Cambria Math" w:hAnsi="Cambria Math"/>
                      </w:rPr>
                    </w:ins>
                  </m:ctrlPr>
                </m:sSubPr>
                <m:e>
                  <m:acc>
                    <m:accPr>
                      <m:chr m:val="‾"/>
                      <m:ctrlPr>
                        <w:ins w:id="1443" w:author="Owen" w:date="2026-02-28T10:38:00Z" w16du:dateUtc="2026-02-28T09:38:00Z">
                          <w:rPr>
                            <w:rFonts w:ascii="Cambria Math" w:hAnsi="Cambria Math"/>
                          </w:rPr>
                        </w:ins>
                      </m:ctrlPr>
                    </m:accPr>
                    <m:e>
                      <m:r>
                        <w:ins w:id="1444" w:author="Owen" w:date="2026-02-28T10:38:00Z" w16du:dateUtc="2026-02-28T09:38:00Z">
                          <w:rPr>
                            <w:rFonts w:ascii="Cambria Math" w:hAnsi="Cambria Math"/>
                          </w:rPr>
                          <m:t>x</m:t>
                        </w:ins>
                      </m:r>
                    </m:e>
                  </m:acc>
                </m:e>
                <m:sub>
                  <m:r>
                    <w:ins w:id="1445" w:author="Owen" w:date="2026-02-28T10:38:00Z" w16du:dateUtc="2026-02-28T09:38:00Z">
                      <w:rPr>
                        <w:rFonts w:ascii="Cambria Math" w:hAnsi="Cambria Math"/>
                      </w:rPr>
                      <m:t>ij</m:t>
                    </w:ins>
                  </m:r>
                </m:sub>
              </m:sSub>
              <m:r>
                <w:ins w:id="1446" w:author="Owen" w:date="2026-02-28T10:38:00Z" w16du:dateUtc="2026-02-28T09:38:00Z">
                  <m:rPr>
                    <m:sty m:val="p"/>
                  </m:rPr>
                  <w:rPr>
                    <w:rFonts w:ascii="Cambria Math" w:hAnsi="Cambria Math"/>
                    <w:lang w:val="da-DK"/>
                  </w:rPr>
                  <m:t>,</m:t>
                </w:ins>
              </m:r>
              <m:sSubSup>
                <m:sSubSupPr>
                  <m:ctrlPr>
                    <w:ins w:id="1447" w:author="Owen" w:date="2026-02-28T10:38:00Z" w16du:dateUtc="2026-02-28T09:38:00Z">
                      <w:rPr>
                        <w:rFonts w:ascii="Cambria Math" w:hAnsi="Cambria Math"/>
                      </w:rPr>
                    </w:ins>
                  </m:ctrlPr>
                </m:sSubSupPr>
                <m:e>
                  <m:r>
                    <w:ins w:id="1448" w:author="Owen" w:date="2026-02-28T10:38:00Z" w16du:dateUtc="2026-02-28T09:38:00Z">
                      <w:rPr>
                        <w:rFonts w:ascii="Cambria Math" w:hAnsi="Cambria Math"/>
                      </w:rPr>
                      <m:t>σ</m:t>
                    </w:ins>
                  </m:r>
                </m:e>
                <m:sub>
                  <m:r>
                    <w:ins w:id="1449" w:author="Owen" w:date="2026-02-28T10:38:00Z" w16du:dateUtc="2026-02-28T09:38:00Z">
                      <w:rPr>
                        <w:rFonts w:ascii="Cambria Math" w:hAnsi="Cambria Math"/>
                      </w:rPr>
                      <m:t>x</m:t>
                    </w:ins>
                  </m:r>
                  <m:r>
                    <w:ins w:id="1450" w:author="Owen" w:date="2026-02-28T10:38:00Z" w16du:dateUtc="2026-02-28T09:38:00Z">
                      <m:rPr>
                        <m:sty m:val="p"/>
                      </m:rPr>
                      <w:rPr>
                        <w:rFonts w:ascii="Cambria Math" w:hAnsi="Cambria Math"/>
                        <w:lang w:val="da-DK"/>
                      </w:rPr>
                      <m:t>,</m:t>
                    </w:ins>
                  </m:r>
                  <m:r>
                    <w:ins w:id="1451" w:author="Owen" w:date="2026-02-28T10:38:00Z" w16du:dateUtc="2026-02-28T09:38:00Z">
                      <w:rPr>
                        <w:rFonts w:ascii="Cambria Math" w:hAnsi="Cambria Math"/>
                      </w:rPr>
                      <m:t>ij</m:t>
                    </w:ins>
                  </m:r>
                </m:sub>
                <m:sup>
                  <m:r>
                    <w:ins w:id="1452" w:author="Owen" w:date="2026-02-28T10:38:00Z" w16du:dateUtc="2026-02-28T09:38:00Z">
                      <w:rPr>
                        <w:rFonts w:ascii="Cambria Math" w:hAnsi="Cambria Math"/>
                        <w:lang w:val="da-DK"/>
                      </w:rPr>
                      <m:t>2</m:t>
                    </w:ins>
                  </m:r>
                </m:sup>
              </m:sSubSup>
            </m:e>
          </m:d>
          <m:r>
            <w:ins w:id="1453" w:author="Owen" w:date="2026-02-28T10:38:00Z" w16du:dateUtc="2026-02-28T09:38:00Z">
              <m:rPr>
                <m:sty m:val="p"/>
              </m:rPr>
              <w:rPr>
                <w:rFonts w:ascii="Cambria Math" w:hAnsi="Cambria Math"/>
                <w:lang w:val="da-DK"/>
              </w:rPr>
              <m:t>,</m:t>
            </w:ins>
          </m:r>
          <m:r>
            <w:ins w:id="1454" w:author="Owen" w:date="2026-02-28T10:38:00Z" w16du:dateUtc="2026-02-28T09:38:00Z">
              <w:rPr>
                <w:rFonts w:ascii="Cambria Math" w:hAnsi="Cambria Math"/>
                <w:lang w:val="da-DK"/>
              </w:rPr>
              <m:t>  </m:t>
            </w:ins>
          </m:r>
          <m:d>
            <m:dPr>
              <m:ctrlPr>
                <w:ins w:id="1455" w:author="Owen" w:date="2026-02-28T10:38:00Z" w16du:dateUtc="2026-02-28T09:38:00Z">
                  <w:rPr>
                    <w:rFonts w:ascii="Cambria Math" w:hAnsi="Cambria Math"/>
                  </w:rPr>
                </w:ins>
              </m:ctrlPr>
            </m:dPr>
            <m:e>
              <m:r>
                <w:ins w:id="1456" w:author="Owen" w:date="2026-02-28T10:38:00Z" w16du:dateUtc="2026-02-28T09:38:00Z">
                  <w:rPr>
                    <w:rFonts w:ascii="Cambria Math" w:hAnsi="Cambria Math"/>
                    <w:lang w:val="da-DK"/>
                  </w:rPr>
                  <m:t>6</m:t>
                </w:ins>
              </m:r>
            </m:e>
          </m:d>
        </m:oMath>
      </m:oMathPara>
    </w:p>
    <w:p w14:paraId="3287F9BA" w14:textId="77777777" w:rsidR="00B41E2D" w:rsidRPr="00FE49DA" w:rsidRDefault="00000000">
      <w:pPr>
        <w:pStyle w:val="FirstParagraph"/>
        <w:rPr>
          <w:ins w:id="1457" w:author="Owen" w:date="2026-02-28T10:38:00Z" w16du:dateUtc="2026-02-28T09:38:00Z"/>
          <w:lang w:val="da-DK"/>
        </w:rPr>
      </w:pPr>
      <m:oMathPara>
        <m:oMathParaPr>
          <m:jc m:val="center"/>
        </m:oMathParaPr>
        <m:oMath>
          <m:sSub>
            <m:sSubPr>
              <m:ctrlPr>
                <w:ins w:id="1458" w:author="Owen" w:date="2026-02-28T10:38:00Z" w16du:dateUtc="2026-02-28T09:38:00Z">
                  <w:rPr>
                    <w:rFonts w:ascii="Cambria Math" w:hAnsi="Cambria Math"/>
                  </w:rPr>
                </w:ins>
              </m:ctrlPr>
            </m:sSubPr>
            <m:e>
              <m:r>
                <w:ins w:id="1459" w:author="Owen" w:date="2026-02-28T10:38:00Z" w16du:dateUtc="2026-02-28T09:38:00Z">
                  <w:rPr>
                    <w:rFonts w:ascii="Cambria Math" w:hAnsi="Cambria Math"/>
                  </w:rPr>
                  <m:t>y</m:t>
                </w:ins>
              </m:r>
            </m:e>
            <m:sub>
              <m:r>
                <w:ins w:id="1460" w:author="Owen" w:date="2026-02-28T10:38:00Z" w16du:dateUtc="2026-02-28T09:38:00Z">
                  <w:rPr>
                    <w:rFonts w:ascii="Cambria Math" w:hAnsi="Cambria Math"/>
                  </w:rPr>
                  <m:t>ij</m:t>
                </w:ins>
              </m:r>
            </m:sub>
          </m:sSub>
          <m:r>
            <w:ins w:id="1461" w:author="Owen" w:date="2026-02-28T10:38:00Z" w16du:dateUtc="2026-02-28T09:38:00Z">
              <m:rPr>
                <m:sty m:val="p"/>
              </m:rPr>
              <w:rPr>
                <w:rFonts w:ascii="Cambria Math" w:hAnsi="Cambria Math"/>
                <w:lang w:val="da-DK"/>
              </w:rPr>
              <m:t>∼</m:t>
            </w:ins>
          </m:r>
          <m:r>
            <w:ins w:id="1462" w:author="Owen" w:date="2026-02-28T10:38:00Z" w16du:dateUtc="2026-02-28T09:38:00Z">
              <m:rPr>
                <m:nor/>
              </m:rPr>
              <w:rPr>
                <w:lang w:val="da-DK"/>
              </w:rPr>
              <m:t>Normal</m:t>
            </w:ins>
          </m:r>
          <m:d>
            <m:dPr>
              <m:ctrlPr>
                <w:ins w:id="1463" w:author="Owen" w:date="2026-02-28T10:38:00Z" w16du:dateUtc="2026-02-28T09:38:00Z">
                  <w:rPr>
                    <w:rFonts w:ascii="Cambria Math" w:hAnsi="Cambria Math"/>
                  </w:rPr>
                </w:ins>
              </m:ctrlPr>
            </m:dPr>
            <m:e>
              <m:sSub>
                <m:sSubPr>
                  <m:ctrlPr>
                    <w:ins w:id="1464" w:author="Owen" w:date="2026-02-28T10:38:00Z" w16du:dateUtc="2026-02-28T09:38:00Z">
                      <w:rPr>
                        <w:rFonts w:ascii="Cambria Math" w:hAnsi="Cambria Math"/>
                      </w:rPr>
                    </w:ins>
                  </m:ctrlPr>
                </m:sSubPr>
                <m:e>
                  <m:acc>
                    <m:accPr>
                      <m:chr m:val="‾"/>
                      <m:ctrlPr>
                        <w:ins w:id="1465" w:author="Owen" w:date="2026-02-28T10:38:00Z" w16du:dateUtc="2026-02-28T09:38:00Z">
                          <w:rPr>
                            <w:rFonts w:ascii="Cambria Math" w:hAnsi="Cambria Math"/>
                          </w:rPr>
                        </w:ins>
                      </m:ctrlPr>
                    </m:accPr>
                    <m:e>
                      <m:r>
                        <w:ins w:id="1466" w:author="Owen" w:date="2026-02-28T10:38:00Z" w16du:dateUtc="2026-02-28T09:38:00Z">
                          <w:rPr>
                            <w:rFonts w:ascii="Cambria Math" w:hAnsi="Cambria Math"/>
                          </w:rPr>
                          <m:t>y</m:t>
                        </w:ins>
                      </m:r>
                    </m:e>
                  </m:acc>
                </m:e>
                <m:sub>
                  <m:r>
                    <w:ins w:id="1467" w:author="Owen" w:date="2026-02-28T10:38:00Z" w16du:dateUtc="2026-02-28T09:38:00Z">
                      <w:rPr>
                        <w:rFonts w:ascii="Cambria Math" w:hAnsi="Cambria Math"/>
                      </w:rPr>
                      <m:t>ij</m:t>
                    </w:ins>
                  </m:r>
                </m:sub>
              </m:sSub>
              <m:r>
                <w:ins w:id="1468" w:author="Owen" w:date="2026-02-28T10:38:00Z" w16du:dateUtc="2026-02-28T09:38:00Z">
                  <m:rPr>
                    <m:sty m:val="p"/>
                  </m:rPr>
                  <w:rPr>
                    <w:rFonts w:ascii="Cambria Math" w:hAnsi="Cambria Math"/>
                    <w:lang w:val="da-DK"/>
                  </w:rPr>
                  <m:t>,</m:t>
                </w:ins>
              </m:r>
              <m:sSubSup>
                <m:sSubSupPr>
                  <m:ctrlPr>
                    <w:ins w:id="1469" w:author="Owen" w:date="2026-02-28T10:38:00Z" w16du:dateUtc="2026-02-28T09:38:00Z">
                      <w:rPr>
                        <w:rFonts w:ascii="Cambria Math" w:hAnsi="Cambria Math"/>
                      </w:rPr>
                    </w:ins>
                  </m:ctrlPr>
                </m:sSubSupPr>
                <m:e>
                  <m:r>
                    <w:ins w:id="1470" w:author="Owen" w:date="2026-02-28T10:38:00Z" w16du:dateUtc="2026-02-28T09:38:00Z">
                      <w:rPr>
                        <w:rFonts w:ascii="Cambria Math" w:hAnsi="Cambria Math"/>
                      </w:rPr>
                      <m:t>σ</m:t>
                    </w:ins>
                  </m:r>
                </m:e>
                <m:sub>
                  <m:r>
                    <w:ins w:id="1471" w:author="Owen" w:date="2026-02-28T10:38:00Z" w16du:dateUtc="2026-02-28T09:38:00Z">
                      <w:rPr>
                        <w:rFonts w:ascii="Cambria Math" w:hAnsi="Cambria Math"/>
                      </w:rPr>
                      <m:t>y</m:t>
                    </w:ins>
                  </m:r>
                  <m:r>
                    <w:ins w:id="1472" w:author="Owen" w:date="2026-02-28T10:38:00Z" w16du:dateUtc="2026-02-28T09:38:00Z">
                      <m:rPr>
                        <m:sty m:val="p"/>
                      </m:rPr>
                      <w:rPr>
                        <w:rFonts w:ascii="Cambria Math" w:hAnsi="Cambria Math"/>
                        <w:lang w:val="da-DK"/>
                      </w:rPr>
                      <m:t>,</m:t>
                    </w:ins>
                  </m:r>
                  <m:r>
                    <w:ins w:id="1473" w:author="Owen" w:date="2026-02-28T10:38:00Z" w16du:dateUtc="2026-02-28T09:38:00Z">
                      <w:rPr>
                        <w:rFonts w:ascii="Cambria Math" w:hAnsi="Cambria Math"/>
                      </w:rPr>
                      <m:t>ij</m:t>
                    </w:ins>
                  </m:r>
                </m:sub>
                <m:sup>
                  <m:r>
                    <w:ins w:id="1474" w:author="Owen" w:date="2026-02-28T10:38:00Z" w16du:dateUtc="2026-02-28T09:38:00Z">
                      <w:rPr>
                        <w:rFonts w:ascii="Cambria Math" w:hAnsi="Cambria Math"/>
                        <w:lang w:val="da-DK"/>
                      </w:rPr>
                      <m:t>2</m:t>
                    </w:ins>
                  </m:r>
                </m:sup>
              </m:sSubSup>
            </m:e>
          </m:d>
          <m:r>
            <w:ins w:id="1475" w:author="Owen" w:date="2026-02-28T10:38:00Z" w16du:dateUtc="2026-02-28T09:38:00Z">
              <m:rPr>
                <m:sty m:val="p"/>
              </m:rPr>
              <w:rPr>
                <w:rFonts w:ascii="Cambria Math" w:hAnsi="Cambria Math"/>
                <w:lang w:val="da-DK"/>
              </w:rPr>
              <m:t>.</m:t>
            </w:ins>
          </m:r>
          <m:r>
            <w:ins w:id="1476" w:author="Owen" w:date="2026-02-28T10:38:00Z" w16du:dateUtc="2026-02-28T09:38:00Z">
              <w:rPr>
                <w:rFonts w:ascii="Cambria Math" w:hAnsi="Cambria Math"/>
                <w:lang w:val="da-DK"/>
              </w:rPr>
              <m:t>  </m:t>
            </w:ins>
          </m:r>
          <m:d>
            <m:dPr>
              <m:ctrlPr>
                <w:ins w:id="1477" w:author="Owen" w:date="2026-02-28T10:38:00Z" w16du:dateUtc="2026-02-28T09:38:00Z">
                  <w:rPr>
                    <w:rFonts w:ascii="Cambria Math" w:hAnsi="Cambria Math"/>
                  </w:rPr>
                </w:ins>
              </m:ctrlPr>
            </m:dPr>
            <m:e>
              <m:r>
                <w:ins w:id="1478" w:author="Owen" w:date="2026-02-28T10:38:00Z" w16du:dateUtc="2026-02-28T09:38:00Z">
                  <w:rPr>
                    <w:rFonts w:ascii="Cambria Math" w:hAnsi="Cambria Math"/>
                    <w:lang w:val="da-DK"/>
                  </w:rPr>
                  <m:t>7</m:t>
                </w:ins>
              </m:r>
            </m:e>
          </m:d>
        </m:oMath>
      </m:oMathPara>
    </w:p>
    <w:p w14:paraId="258419CE" w14:textId="77777777" w:rsidR="00B41E2D" w:rsidRDefault="00000000">
      <w:pPr>
        <w:pStyle w:val="FirstParagraph"/>
        <w:pPrChange w:id="1479" w:author="Owen" w:date="2026-02-28T10:38:00Z" w16du:dateUtc="2026-02-28T09:38:00Z">
          <w:pPr>
            <w:tabs>
              <w:tab w:val="left" w:pos="4678"/>
              <w:tab w:val="left" w:pos="6096"/>
            </w:tabs>
            <w:spacing w:line="480" w:lineRule="auto"/>
          </w:pPr>
        </w:pPrChange>
      </w:pPr>
      <w:r>
        <w:t xml:space="preserve">We fit the </w:t>
      </w:r>
      <w:del w:id="1480" w:author="Owen" w:date="2026-02-28T10:38:00Z" w16du:dateUtc="2026-02-28T09:38:00Z">
        <w:r w:rsidR="003968D4" w:rsidRPr="00EC385A">
          <w:delText>above-</w:delText>
        </w:r>
      </w:del>
      <w:ins w:id="1481" w:author="Owen" w:date="2026-02-28T10:38:00Z" w16du:dateUtc="2026-02-28T09:38:00Z">
        <w:r>
          <w:t xml:space="preserve">models </w:t>
        </w:r>
      </w:ins>
      <w:r>
        <w:t xml:space="preserve">described </w:t>
      </w:r>
      <w:del w:id="1482" w:author="Owen" w:date="2026-02-28T10:38:00Z" w16du:dateUtc="2026-02-28T09:38:00Z">
        <w:r w:rsidR="003968D4" w:rsidRPr="00EC385A">
          <w:delText>models</w:delText>
        </w:r>
      </w:del>
      <w:ins w:id="1483" w:author="Owen" w:date="2026-02-28T10:38:00Z" w16du:dateUtc="2026-02-28T09:38:00Z">
        <w:r>
          <w:t>above</w:t>
        </w:r>
      </w:ins>
      <w:r>
        <w:t xml:space="preserve"> using RStan (Stan Development Team </w:t>
      </w:r>
      <w:del w:id="1484" w:author="Owen" w:date="2026-02-28T10:38:00Z" w16du:dateUtc="2026-02-28T09:38:00Z">
        <w:r w:rsidR="003968D4" w:rsidRPr="00EC385A">
          <w:delText>2018</w:delText>
        </w:r>
      </w:del>
      <w:ins w:id="1485" w:author="Owen" w:date="2026-02-28T10:38:00Z" w16du:dateUtc="2026-02-28T09:38:00Z">
        <w:r>
          <w:t>2025; Carpenter et al. 2017</w:t>
        </w:r>
      </w:ins>
      <w:r>
        <w:t xml:space="preserve">), with priors and settings as described in </w:t>
      </w:r>
      <w:del w:id="1486" w:author="Owen" w:date="2026-02-28T10:38:00Z" w16du:dateUtc="2026-02-28T09:38:00Z">
        <w:r w:rsidR="009A487F">
          <w:delText xml:space="preserve">Appendix </w:delText>
        </w:r>
        <w:r w:rsidR="007810CF">
          <w:delText>S2</w:delText>
        </w:r>
      </w:del>
      <w:ins w:id="1487" w:author="Owen" w:date="2026-02-28T10:38:00Z" w16du:dateUtc="2026-02-28T09:38:00Z">
        <w:r>
          <w:t>Supplementary Methods section S1.4</w:t>
        </w:r>
      </w:ins>
      <w:r>
        <w:t>.</w:t>
      </w:r>
    </w:p>
    <w:p w14:paraId="57DEC761" w14:textId="77777777" w:rsidR="00B41E2D" w:rsidRDefault="009A487F">
      <w:pPr>
        <w:pStyle w:val="BodyText"/>
        <w:pPrChange w:id="1488" w:author="Owen" w:date="2026-02-28T10:38:00Z" w16du:dateUtc="2026-02-28T09:38:00Z">
          <w:pPr>
            <w:spacing w:line="480" w:lineRule="auto"/>
          </w:pPr>
        </w:pPrChange>
      </w:pPr>
      <w:del w:id="1489" w:author="Owen" w:date="2026-02-28T10:38:00Z" w16du:dateUtc="2026-02-28T09:38:00Z">
        <w:r>
          <w:tab/>
        </w:r>
      </w:del>
      <w:r w:rsidR="00000000">
        <w:t xml:space="preserve">In supplementary analyses, we </w:t>
      </w:r>
      <w:del w:id="1490" w:author="Owen" w:date="2026-02-28T10:38:00Z" w16du:dateUtc="2026-02-28T09:38:00Z">
        <w:r>
          <w:delText xml:space="preserve">also </w:delText>
        </w:r>
      </w:del>
      <w:r w:rsidR="00000000">
        <w:t>estimated the variance components of life expectancy, shape, and other life history traits</w:t>
      </w:r>
      <w:del w:id="1491" w:author="Owen" w:date="2026-02-28T10:38:00Z" w16du:dateUtc="2026-02-28T09:38:00Z">
        <w:r w:rsidR="005210C0">
          <w:delText>, focusing on</w:delText>
        </w:r>
      </w:del>
      <w:ins w:id="1492" w:author="Owen" w:date="2026-02-28T10:38:00Z" w16du:dateUtc="2026-02-28T09:38:00Z">
        <w:r w:rsidR="00000000">
          <w:t xml:space="preserve"> using a sampling-to-other variance ratio:</w:t>
        </w:r>
      </w:ins>
      <w:r w:rsidR="00000000">
        <w:t xml:space="preserve"> the </w:t>
      </w:r>
      <w:del w:id="1493" w:author="Owen" w:date="2026-02-28T10:38:00Z" w16du:dateUtc="2026-02-28T09:38:00Z">
        <w:r w:rsidR="00953D8E">
          <w:delText>fraction</w:delText>
        </w:r>
      </w:del>
      <w:ins w:id="1494" w:author="Owen" w:date="2026-02-28T10:38:00Z" w16du:dateUtc="2026-02-28T09:38:00Z">
        <w:r w:rsidR="00000000">
          <w:t>proportion</w:t>
        </w:r>
      </w:ins>
      <w:r w:rsidR="00000000">
        <w:t xml:space="preserve"> of total </w:t>
      </w:r>
      <w:ins w:id="1495" w:author="Owen" w:date="2026-02-28T10:38:00Z" w16du:dateUtc="2026-02-28T09:38:00Z">
        <w:r w:rsidR="00000000">
          <w:t xml:space="preserve">observed </w:t>
        </w:r>
      </w:ins>
      <w:r w:rsidR="00000000">
        <w:lastRenderedPageBreak/>
        <w:t xml:space="preserve">variation </w:t>
      </w:r>
      <w:ins w:id="1496" w:author="Owen" w:date="2026-02-28T10:38:00Z" w16du:dateUtc="2026-02-28T09:38:00Z">
        <w:r w:rsidR="00000000">
          <w:t xml:space="preserve">in a demographic parameter </w:t>
        </w:r>
      </w:ins>
      <w:r w:rsidR="00000000">
        <w:t xml:space="preserve">attributable to transition-rate sampling uncertainty </w:t>
      </w:r>
      <w:del w:id="1497" w:author="Owen" w:date="2026-02-28T10:38:00Z" w16du:dateUtc="2026-02-28T09:38:00Z">
        <w:r w:rsidR="00C46A26">
          <w:delText>(</w:delText>
        </w:r>
        <w:commentRangeStart w:id="1498"/>
        <w:r w:rsidR="00512357">
          <w:delText>further</w:delText>
        </w:r>
      </w:del>
      <w:ins w:id="1499" w:author="Owen" w:date="2026-02-28T10:38:00Z" w16du:dateUtc="2026-02-28T09:38:00Z">
        <w:r w:rsidR="00000000">
          <w:t>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w:t>
        </w:r>
      </w:ins>
      <w:r w:rsidR="00000000">
        <w:t xml:space="preserve"> details </w:t>
      </w:r>
      <w:del w:id="1500" w:author="Owen" w:date="2026-02-28T10:38:00Z" w16du:dateUtc="2026-02-28T09:38:00Z">
        <w:r w:rsidR="00512357">
          <w:delText xml:space="preserve">in </w:delText>
        </w:r>
        <w:r w:rsidR="00C46A26">
          <w:delText>Appendix S1</w:delText>
        </w:r>
      </w:del>
      <w:commentRangeEnd w:id="1498"/>
      <w:r w:rsidR="00963707">
        <w:rPr>
          <w:rStyle w:val="CommentReference"/>
          <w:sz w:val="24"/>
          <w:szCs w:val="24"/>
        </w:rPr>
        <w:commentReference w:id="1498"/>
      </w:r>
      <w:del w:id="1501" w:author="Owen" w:date="2026-02-28T10:38:00Z" w16du:dateUtc="2026-02-28T09:38:00Z">
        <w:r w:rsidR="00C46A26">
          <w:delText>)</w:delText>
        </w:r>
        <w:r w:rsidR="002623E0">
          <w:delText>.</w:delText>
        </w:r>
      </w:del>
      <w:ins w:id="1502" w:author="Owen" w:date="2026-02-28T10:38:00Z" w16du:dateUtc="2026-02-28T09:38:00Z">
        <w:r w:rsidR="00000000">
          <w:t>are given in Supplementary Methods section S1.5 and Supplementary Table S3.</w:t>
        </w:r>
      </w:ins>
    </w:p>
    <w:p w14:paraId="6C1DFD93" w14:textId="33B1074F" w:rsidR="00A71DDD" w:rsidRPr="00EC385A" w:rsidRDefault="00FB6F58" w:rsidP="00D970FE">
      <w:pPr>
        <w:rPr>
          <w:del w:id="1503" w:author="Owen" w:date="2026-02-28T10:38:00Z" w16du:dateUtc="2026-02-28T09:38:00Z"/>
        </w:rPr>
      </w:pPr>
      <w:del w:id="1504" w:author="Owen" w:date="2026-02-28T10:38:00Z" w16du:dateUtc="2026-02-28T09:38:00Z">
        <w:r>
          <w:delText xml:space="preserve"> </w:delText>
        </w:r>
      </w:del>
    </w:p>
    <w:p w14:paraId="1893C263" w14:textId="77777777" w:rsidR="00B41E2D" w:rsidRPr="00FE49DA" w:rsidRDefault="00D1193A">
      <w:pPr>
        <w:pStyle w:val="Heading3"/>
        <w:pPrChange w:id="1505" w:author="Owen" w:date="2026-02-28T10:38:00Z" w16du:dateUtc="2026-02-28T09:38:00Z">
          <w:pPr>
            <w:spacing w:line="480" w:lineRule="auto"/>
          </w:pPr>
        </w:pPrChange>
      </w:pPr>
      <w:del w:id="1506" w:author="Owen" w:date="2026-02-28T10:38:00Z" w16du:dateUtc="2026-02-28T09:38:00Z">
        <w:r w:rsidRPr="00D1193A">
          <w:delText xml:space="preserve">2.6 </w:delText>
        </w:r>
        <w:r w:rsidR="002D575F" w:rsidRPr="00D1193A">
          <w:delText xml:space="preserve">Case Study </w:delText>
        </w:r>
        <w:r>
          <w:delText>#</w:delText>
        </w:r>
      </w:del>
      <w:bookmarkStart w:id="1507" w:name="Xa6846656006b1b9058ef913d8de9a898b7446a1"/>
      <w:bookmarkEnd w:id="1138"/>
      <w:ins w:id="1508" w:author="Owen" w:date="2026-02-28T10:38:00Z" w16du:dateUtc="2026-02-28T09:38:00Z">
        <w:r w:rsidR="00000000">
          <w:t xml:space="preserve">Analysis </w:t>
        </w:r>
      </w:ins>
      <w:r w:rsidR="00000000" w:rsidRPr="00FE49DA">
        <w:t>2: The impact of weather on demographic traits</w:t>
      </w:r>
    </w:p>
    <w:p w14:paraId="779503E3" w14:textId="77777777" w:rsidR="00B41E2D" w:rsidRDefault="00B81009">
      <w:pPr>
        <w:pStyle w:val="FirstParagraph"/>
        <w:pPrChange w:id="1509" w:author="Owen" w:date="2026-02-28T10:38:00Z" w16du:dateUtc="2026-02-28T09:38:00Z">
          <w:pPr>
            <w:spacing w:line="480" w:lineRule="auto"/>
          </w:pPr>
        </w:pPrChange>
      </w:pPr>
      <w:del w:id="1510" w:author="Owen" w:date="2026-02-28T10:38:00Z" w16du:dateUtc="2026-02-28T09:38:00Z">
        <w:r w:rsidRPr="00EC385A">
          <w:tab/>
          <w:delText xml:space="preserve">Here we examine how sampling uncertainty may affect inference regarding the </w:delText>
        </w:r>
        <w:r w:rsidR="00C90F2B" w:rsidRPr="00EC385A">
          <w:delText>effect</w:delText>
        </w:r>
        <w:r w:rsidRPr="00EC385A">
          <w:delText xml:space="preserve"> of </w:delText>
        </w:r>
        <w:r w:rsidR="00C40B95">
          <w:delText>weather</w:delText>
        </w:r>
        <w:r w:rsidRPr="00EC385A">
          <w:delText xml:space="preserve"> on demographic traits.</w:delText>
        </w:r>
        <w:r w:rsidR="00F60822" w:rsidRPr="00EC385A">
          <w:delText xml:space="preserve"> </w:delText>
        </w:r>
        <w:r w:rsidR="000B2A7D">
          <w:delText xml:space="preserve">We chose this topic because of its obvious significance to emerging research lines focusing on the impact of global climate change on both plant and animal demography. </w:delText>
        </w:r>
      </w:del>
      <w:r w:rsidR="00000000">
        <w:t xml:space="preserve">We focus on a 12-year MPM time-series for </w:t>
      </w:r>
      <w:r w:rsidR="00000000">
        <w:rPr>
          <w:i/>
          <w:iCs/>
        </w:rPr>
        <w:t>Silene spaldingii</w:t>
      </w:r>
      <w:r w:rsidR="00000000">
        <w:t xml:space="preserve"> (Lesica and Crone 2007), a perennial herb found in semi-arid grasslands of western North America. </w:t>
      </w:r>
      <w:ins w:id="1511" w:author="Owen" w:date="2026-02-28T10:38:00Z" w16du:dateUtc="2026-02-28T09:38:00Z">
        <w:r w:rsidR="00000000">
          <w:t xml:space="preserve">We selected this case because it provides a rare combination of multi-year temporal replication, recoverable transition-level sample sizes, and matched local climate covariates, making it well suited for testing uncertainty propagation in a climate-response context. </w:t>
        </w:r>
      </w:ins>
      <w:r w:rsidR="00000000">
        <w:t xml:space="preserve">In that study, transition rates were estimated using the methods described </w:t>
      </w:r>
      <w:del w:id="1512" w:author="Owen" w:date="2026-02-28T10:38:00Z" w16du:dateUtc="2026-02-28T09:38:00Z">
        <w:r w:rsidR="004D18B2">
          <w:delText xml:space="preserve">in </w:delText>
        </w:r>
        <w:r w:rsidR="004D18B2" w:rsidRPr="00C43E49">
          <w:rPr>
            <w:i/>
          </w:rPr>
          <w:delText>2.3</w:delText>
        </w:r>
        <w:r w:rsidR="00ED75C7" w:rsidRPr="00EC385A">
          <w:delText xml:space="preserve"> (</w:delText>
        </w:r>
        <w:r w:rsidR="00AC14BE" w:rsidRPr="00EC385A">
          <w:delText>i.e.</w:delText>
        </w:r>
      </w:del>
      <w:ins w:id="1513" w:author="Owen" w:date="2026-02-28T10:38:00Z" w16du:dateUtc="2026-02-28T09:38:00Z">
        <w:r w:rsidR="00000000">
          <w:t>above,</w:t>
        </w:r>
      </w:ins>
      <w:r w:rsidR="00000000">
        <w:t xml:space="preserve"> as ratios of two integers</w:t>
      </w:r>
      <w:del w:id="1514" w:author="Owen" w:date="2026-02-28T10:38:00Z" w16du:dateUtc="2026-02-28T09:38:00Z">
        <w:r w:rsidR="00ED75C7" w:rsidRPr="00EC385A">
          <w:delText>)</w:delText>
        </w:r>
        <w:r w:rsidR="00CD5F92" w:rsidRPr="00EC385A">
          <w:delText>,</w:delText>
        </w:r>
      </w:del>
      <w:ins w:id="1515" w:author="Owen" w:date="2026-02-28T10:38:00Z" w16du:dateUtc="2026-02-28T09:38:00Z">
        <w:r w:rsidR="00000000">
          <w:t xml:space="preserve"> (Eqs. (1)</w:t>
        </w:r>
      </w:ins>
      <w:r w:rsidR="00000000">
        <w:t xml:space="preserve"> and</w:t>
      </w:r>
      <w:ins w:id="1516" w:author="Owen" w:date="2026-02-28T10:38:00Z" w16du:dateUtc="2026-02-28T09:38:00Z">
        <w:r w:rsidR="00000000">
          <w:t xml:space="preserve"> (2)), and the</w:t>
        </w:r>
      </w:ins>
      <w:r w:rsidR="00000000">
        <w:t xml:space="preserve"> corresponding stage-specific sample sizes are reported in Ellis et al.</w:t>
      </w:r>
      <w:del w:id="1517" w:author="Owen" w:date="2026-02-28T10:38:00Z" w16du:dateUtc="2026-02-28T09:38:00Z">
        <w:r w:rsidR="00ED75C7" w:rsidRPr="00EC385A">
          <w:delText xml:space="preserve"> </w:delText>
        </w:r>
      </w:del>
      <w:ins w:id="1518" w:author="Owen" w:date="2026-02-28T10:38:00Z" w16du:dateUtc="2026-02-28T09:38:00Z">
        <w:r w:rsidR="00000000">
          <w:t> </w:t>
        </w:r>
      </w:ins>
      <w:r w:rsidR="00000000">
        <w:t xml:space="preserve">(2012). Eight of the MPMs </w:t>
      </w:r>
      <w:del w:id="1519" w:author="Owen" w:date="2026-02-28T10:38:00Z" w16du:dateUtc="2026-02-28T09:38:00Z">
        <w:r w:rsidR="0082217D" w:rsidRPr="00EC385A">
          <w:delText>within</w:delText>
        </w:r>
      </w:del>
      <w:ins w:id="1520" w:author="Owen" w:date="2026-02-28T10:38:00Z" w16du:dateUtc="2026-02-28T09:38:00Z">
        <w:r w:rsidR="00000000">
          <w:t>in</w:t>
        </w:r>
      </w:ins>
      <w:r w:rsidR="00000000">
        <w:t xml:space="preserve"> the 12-year time-series were non-ergodic due to missing estimates for the “rosette” stage class (i.e.</w:t>
      </w:r>
      <w:del w:id="1521" w:author="Owen" w:date="2026-02-28T10:38:00Z" w16du:dateUtc="2026-02-28T09:38:00Z">
        <w:r w:rsidR="00B06A2D">
          <w:delText xml:space="preserve"> </w:delText>
        </w:r>
        <w:r w:rsidR="00E62FAC">
          <w:delText xml:space="preserve">because </w:delText>
        </w:r>
      </w:del>
      <w:ins w:id="1522" w:author="Owen" w:date="2026-02-28T10:38:00Z" w16du:dateUtc="2026-02-28T09:38:00Z">
        <w:r w:rsidR="00000000">
          <w:t> </w:t>
        </w:r>
      </w:ins>
      <w:r w:rsidR="00000000">
        <w:t xml:space="preserve">no rosettes were observed </w:t>
      </w:r>
      <w:del w:id="1523" w:author="Owen" w:date="2026-02-28T10:38:00Z" w16du:dateUtc="2026-02-28T09:38:00Z">
        <w:r w:rsidR="0082217D" w:rsidRPr="00EC385A">
          <w:delText>within</w:delText>
        </w:r>
      </w:del>
      <w:ins w:id="1524" w:author="Owen" w:date="2026-02-28T10:38:00Z" w16du:dateUtc="2026-02-28T09:38:00Z">
        <w:r w:rsidR="00000000">
          <w:t>in</w:t>
        </w:r>
      </w:ins>
      <w:r w:rsidR="00000000">
        <w:t xml:space="preserve"> the sample plots</w:t>
      </w:r>
      <w:del w:id="1525" w:author="Owen" w:date="2026-02-28T10:38:00Z" w16du:dateUtc="2026-02-28T09:38:00Z">
        <w:r w:rsidR="00B06A2D">
          <w:delText>)</w:delText>
        </w:r>
        <w:r w:rsidR="0082217D" w:rsidRPr="00EC385A">
          <w:delText>, so instead</w:delText>
        </w:r>
      </w:del>
      <w:ins w:id="1526" w:author="Owen" w:date="2026-02-28T10:38:00Z" w16du:dateUtc="2026-02-28T09:38:00Z">
        <w:r w:rsidR="00000000">
          <w:t>). Instead</w:t>
        </w:r>
      </w:ins>
      <w:r w:rsidR="00000000">
        <w:t xml:space="preserve"> of examining variation in population growth rates (which assumes ergodicity), we focus only on the reproductive transition (hereafter ‘recruitment’, the number of seedlings in year </w:t>
      </w:r>
      <w:del w:id="1527" w:author="Owen" w:date="2026-02-28T10:38:00Z" w16du:dateUtc="2026-02-28T09:38:00Z">
        <w:r w:rsidR="00424A95" w:rsidRPr="00424A95">
          <w:rPr>
            <w:i/>
          </w:rPr>
          <w:delText>t</w:delText>
        </w:r>
        <w:r w:rsidR="00424A95">
          <w:delText xml:space="preserve"> per reproductive plant in year </w:delText>
        </w:r>
        <w:r w:rsidR="00424A95" w:rsidRPr="00424A95">
          <w:rPr>
            <w:i/>
          </w:rPr>
          <w:delText>t</w:delText>
        </w:r>
        <w:r w:rsidR="00424A95">
          <w:delText>-1)</w:delText>
        </w:r>
        <w:r w:rsidR="0082217D" w:rsidRPr="00EC385A">
          <w:delText>.</w:delText>
        </w:r>
      </w:del>
      <m:oMath>
        <m:r>
          <w:ins w:id="1528" w:author="Owen" w:date="2026-02-28T10:38:00Z" w16du:dateUtc="2026-02-28T09:38:00Z">
            <w:rPr>
              <w:rFonts w:ascii="Cambria Math" w:hAnsi="Cambria Math"/>
            </w:rPr>
            <m:t>t</m:t>
          </w:ins>
        </m:r>
      </m:oMath>
      <w:ins w:id="1529" w:author="Owen" w:date="2026-02-28T10:38:00Z" w16du:dateUtc="2026-02-28T09:38:00Z">
        <w:r w:rsidR="00000000">
          <w:t xml:space="preserve"> per reproductive plant in year </w:t>
        </w:r>
      </w:ins>
      <m:oMath>
        <m:r>
          <w:ins w:id="1530" w:author="Owen" w:date="2026-02-28T10:38:00Z" w16du:dateUtc="2026-02-28T09:38:00Z">
            <w:rPr>
              <w:rFonts w:ascii="Cambria Math" w:hAnsi="Cambria Math"/>
            </w:rPr>
            <m:t>t</m:t>
          </w:ins>
        </m:r>
        <m:r>
          <w:ins w:id="1531" w:author="Owen" w:date="2026-02-28T10:38:00Z" w16du:dateUtc="2026-02-28T09:38:00Z">
            <m:rPr>
              <m:sty m:val="p"/>
            </m:rPr>
            <w:rPr>
              <w:rFonts w:ascii="Cambria Math" w:hAnsi="Cambria Math"/>
            </w:rPr>
            <m:t>-</m:t>
          </w:ins>
        </m:r>
        <m:r>
          <w:ins w:id="1532" w:author="Owen" w:date="2026-02-28T10:38:00Z" w16du:dateUtc="2026-02-28T09:38:00Z">
            <w:rPr>
              <w:rFonts w:ascii="Cambria Math" w:hAnsi="Cambria Math"/>
            </w:rPr>
            <m:t>1</m:t>
          </w:ins>
        </m:r>
      </m:oMath>
      <w:ins w:id="1533" w:author="Owen" w:date="2026-02-28T10:38:00Z" w16du:dateUtc="2026-02-28T09:38:00Z">
        <w:r w:rsidR="00000000">
          <w:t>). We note that recruitment estimated in this way is a relatively aggregated transition whose behaviour under sampling uncertainty may differ from that of survival transitions, and that results from this analysis should not be assumed to generalise to other transition types.</w:t>
        </w:r>
      </w:ins>
    </w:p>
    <w:p w14:paraId="2AC316F3" w14:textId="77777777" w:rsidR="00B41E2D" w:rsidRDefault="00A323C3">
      <w:pPr>
        <w:pStyle w:val="BodyText"/>
        <w:pPrChange w:id="1534" w:author="Owen" w:date="2026-02-28T10:38:00Z" w16du:dateUtc="2026-02-28T09:38:00Z">
          <w:pPr>
            <w:spacing w:line="480" w:lineRule="auto"/>
          </w:pPr>
        </w:pPrChange>
      </w:pPr>
      <w:del w:id="1535" w:author="Owen" w:date="2026-02-28T10:38:00Z" w16du:dateUtc="2026-02-28T09:38:00Z">
        <w:r w:rsidRPr="00EC385A">
          <w:lastRenderedPageBreak/>
          <w:tab/>
        </w:r>
      </w:del>
      <w:r w:rsidR="00000000">
        <w:t>We examined the effect of monthly temperature deviations</w:t>
      </w:r>
      <w:ins w:id="1536" w:author="Owen" w:date="2026-02-28T10:38:00Z" w16du:dateUtc="2026-02-28T09:38:00Z">
        <w:r w:rsidR="00000000">
          <w:t>, derived from PRISM monthly temperature rasters extracted at the study population coordinates (Daly et al. 2008; PRISM Group, Oregon State University 2026; Supplementary Methods section S1.6),</w:t>
        </w:r>
      </w:ins>
      <w:r w:rsidR="00000000">
        <w:t xml:space="preserve"> on annual recruitment using a similar approach to Teller et al.</w:t>
      </w:r>
      <w:del w:id="1537" w:author="Owen" w:date="2026-02-28T10:38:00Z" w16du:dateUtc="2026-02-28T09:38:00Z">
        <w:r w:rsidR="00E641B3" w:rsidRPr="00EC385A">
          <w:delText xml:space="preserve"> </w:delText>
        </w:r>
      </w:del>
      <w:ins w:id="1538" w:author="Owen" w:date="2026-02-28T10:38:00Z" w16du:dateUtc="2026-02-28T09:38:00Z">
        <w:r w:rsidR="00000000">
          <w:t> </w:t>
        </w:r>
      </w:ins>
      <w:r w:rsidR="00000000">
        <w:t xml:space="preserve">(2016), </w:t>
      </w:r>
      <w:del w:id="1539" w:author="Owen" w:date="2026-02-28T10:38:00Z" w16du:dateUtc="2026-02-28T09:38:00Z">
        <w:r w:rsidR="00E641B3" w:rsidRPr="00EC385A">
          <w:delText>where</w:delText>
        </w:r>
      </w:del>
      <w:ins w:id="1540" w:author="Owen" w:date="2026-02-28T10:38:00Z" w16du:dateUtc="2026-02-28T09:38:00Z">
        <w:r w:rsidR="00000000">
          <w:t>in which</w:t>
        </w:r>
      </w:ins>
      <w:r w:rsidR="00000000">
        <w:t xml:space="preserve"> we model separate slope coefficients for a series of </w:t>
      </w:r>
      <w:del w:id="1541" w:author="Owen" w:date="2026-02-28T10:38:00Z" w16du:dateUtc="2026-02-28T09:38:00Z">
        <w:r w:rsidR="007A0898" w:rsidRPr="00D71360">
          <w:rPr>
            <w:i/>
          </w:rPr>
          <w:delText>K</w:delText>
        </w:r>
      </w:del>
      <m:oMath>
        <m:r>
          <w:ins w:id="1542" w:author="Owen" w:date="2026-02-28T10:38:00Z" w16du:dateUtc="2026-02-28T09:38:00Z">
            <w:rPr>
              <w:rFonts w:ascii="Cambria Math" w:hAnsi="Cambria Math"/>
            </w:rPr>
            <m:t>K</m:t>
          </w:ins>
        </m:r>
      </m:oMath>
      <w:r w:rsidR="00000000">
        <w:t xml:space="preserve"> monthly lags (i.e</w:t>
      </w:r>
      <w:del w:id="1543" w:author="Owen" w:date="2026-02-28T10:38:00Z" w16du:dateUtc="2026-02-28T09:38:00Z">
        <w:r w:rsidR="00AE5CAF" w:rsidRPr="00EC385A">
          <w:delText>.</w:delText>
        </w:r>
      </w:del>
      <w:ins w:id="1544" w:author="Owen" w:date="2026-02-28T10:38:00Z" w16du:dateUtc="2026-02-28T09:38:00Z">
        <w:r w:rsidR="00000000">
          <w:t>.,</w:t>
        </w:r>
      </w:ins>
      <w:r w:rsidR="00000000">
        <w:t xml:space="preserve"> going back in time from the end of a given transition interval) in a way that allows </w:t>
      </w:r>
      <w:del w:id="1545" w:author="Owen" w:date="2026-02-28T10:38:00Z" w16du:dateUtc="2026-02-28T09:38:00Z">
        <w:r w:rsidR="00E84A7A" w:rsidRPr="00EC385A">
          <w:delText>for ‘smoothing’</w:delText>
        </w:r>
      </w:del>
      <w:ins w:id="1546" w:author="Owen" w:date="2026-02-28T10:38:00Z" w16du:dateUtc="2026-02-28T09:38:00Z">
        <w:r w:rsidR="00000000">
          <w:t>smoothing</w:t>
        </w:r>
      </w:ins>
      <w:r w:rsidR="00000000">
        <w:t xml:space="preserve"> of coefficients </w:t>
      </w:r>
      <w:del w:id="1547" w:author="Owen" w:date="2026-02-28T10:38:00Z" w16du:dateUtc="2026-02-28T09:38:00Z">
        <w:r w:rsidR="00E84A7A" w:rsidRPr="00EC385A">
          <w:delText>from</w:delText>
        </w:r>
      </w:del>
      <w:ins w:id="1548" w:author="Owen" w:date="2026-02-28T10:38:00Z" w16du:dateUtc="2026-02-28T09:38:00Z">
        <w:r w:rsidR="00000000">
          <w:t>across</w:t>
        </w:r>
      </w:ins>
      <w:r w:rsidR="00000000">
        <w:t xml:space="preserve"> nearby lags. The smoothing model we use here is a Gaussian process with an exponential covariance function, as in</w:t>
      </w:r>
      <w:ins w:id="1549" w:author="Owen" w:date="2026-02-28T10:38:00Z" w16du:dateUtc="2026-02-28T09:38:00Z">
        <w:r w:rsidR="00000000">
          <w:t xml:space="preserve"> Eq. (8),</w:t>
        </w:r>
      </w:ins>
    </w:p>
    <w:p w14:paraId="1DC71376" w14:textId="77777777" w:rsidR="00E84A7A" w:rsidRPr="00EC385A" w:rsidRDefault="00E84A7A" w:rsidP="0061009E">
      <w:pPr>
        <w:rPr>
          <w:del w:id="1550" w:author="Owen" w:date="2026-02-28T10:38:00Z" w16du:dateUtc="2026-02-28T09:38:00Z"/>
        </w:rPr>
      </w:pPr>
    </w:p>
    <w:p w14:paraId="195428F1" w14:textId="77777777" w:rsidR="00B41E2D" w:rsidRPr="00FE49DA" w:rsidRDefault="00000000">
      <w:pPr>
        <w:pStyle w:val="BodyText"/>
        <w:rPr>
          <w:ins w:id="1551" w:author="Owen" w:date="2026-02-28T10:38:00Z" w16du:dateUtc="2026-02-28T09:38:00Z"/>
          <w:lang w:val="da-DK"/>
        </w:rPr>
      </w:pPr>
      <m:oMath>
        <m:r>
          <m:rPr>
            <m:sty m:val="p"/>
          </m:rPr>
          <w:rPr>
            <w:rFonts w:ascii="Cambria Math" w:hAnsi="Cambria Math"/>
            <w:lang w:val="da-DK"/>
          </w:rPr>
          <m:t>log</m:t>
        </m:r>
        <m:r>
          <w:del w:id="1552" w:author="Owen" w:date="2026-02-28T10:38:00Z" w16du:dateUtc="2026-02-28T09:38:00Z">
            <w:rPr>
              <w:rFonts w:ascii="Cambria Math" w:hAnsi="Cambria Math"/>
              <w:lang w:val="da-DK"/>
            </w:rPr>
            <m:t>(</m:t>
          </w:del>
        </m:r>
        <m:sSub>
          <m:sSubPr>
            <m:ctrlPr>
              <w:del w:id="1553" w:author="Owen" w:date="2026-02-28T10:38:00Z" w16du:dateUtc="2026-02-28T09:38:00Z">
                <w:rPr>
                  <w:rFonts w:ascii="Cambria Math" w:hAnsi="Cambria Math"/>
                  <w:b/>
                  <w:i/>
                </w:rPr>
              </w:del>
            </m:ctrlPr>
          </m:sSubPr>
          <m:e>
            <m:r>
              <w:del w:id="1554" w:author="Owen" w:date="2026-02-28T10:38:00Z" w16du:dateUtc="2026-02-28T09:38:00Z">
                <w:rPr>
                  <w:rFonts w:ascii="Cambria Math" w:hAnsi="Cambria Math"/>
                </w:rPr>
                <m:t>y</m:t>
              </w:del>
            </m:r>
          </m:e>
          <m:sub>
            <m:r>
              <w:del w:id="1555" w:author="Owen" w:date="2026-02-28T10:38:00Z" w16du:dateUtc="2026-02-28T09:38:00Z">
                <w:rPr>
                  <w:rFonts w:ascii="Cambria Math" w:hAnsi="Cambria Math"/>
                </w:rPr>
                <m:t>t</m:t>
              </w:del>
            </m:r>
          </m:sub>
        </m:sSub>
        <m:r>
          <w:del w:id="1556" w:author="Owen" w:date="2026-02-28T10:38:00Z" w16du:dateUtc="2026-02-28T09:38:00Z">
            <m:rPr>
              <m:sty m:val="bi"/>
            </m:rPr>
            <w:rPr>
              <w:rFonts w:ascii="Cambria Math" w:hAnsi="Cambria Math"/>
              <w:lang w:val="da-DK"/>
            </w:rPr>
            <m:t>)</m:t>
          </w:del>
        </m:r>
        <m:r>
          <w:del w:id="1557" w:author="Owen" w:date="2026-02-28T10:38:00Z" w16du:dateUtc="2026-02-28T09:38:00Z">
            <w:rPr>
              <w:rFonts w:ascii="Cambria Math" w:hAnsi="Cambria Math"/>
              <w:lang w:val="da-DK"/>
            </w:rPr>
            <m:t xml:space="preserve"> ~ </m:t>
          </w:del>
        </m:r>
        <m:r>
          <w:del w:id="1558" w:author="Owen" w:date="2026-02-28T10:38:00Z" w16du:dateUtc="2026-02-28T09:38:00Z">
            <m:rPr>
              <m:sty m:val="p"/>
            </m:rPr>
            <w:rPr>
              <w:rFonts w:ascii="Cambria Math" w:hAnsi="Cambria Math"/>
              <w:lang w:val="da-DK"/>
            </w:rPr>
            <m:t>Normal</m:t>
          </w:del>
        </m:r>
        <m:r>
          <w:del w:id="1559" w:author="Owen" w:date="2026-02-28T10:38:00Z" w16du:dateUtc="2026-02-28T09:38:00Z">
            <w:rPr>
              <w:rFonts w:ascii="Cambria Math" w:hAnsi="Cambria Math"/>
              <w:lang w:val="da-DK"/>
            </w:rPr>
            <m:t>(</m:t>
          </w:del>
        </m:r>
        <m:r>
          <w:del w:id="1560" w:author="Owen" w:date="2026-02-28T10:38:00Z" w16du:dateUtc="2026-02-28T09:38:00Z">
            <w:rPr>
              <w:rFonts w:ascii="Cambria Math" w:hAnsi="Cambria Math"/>
            </w:rPr>
            <m:t>α</m:t>
          </w:del>
        </m:r>
        <m:r>
          <w:del w:id="1561" w:author="Owen" w:date="2026-02-28T10:38:00Z" w16du:dateUtc="2026-02-28T09:38:00Z">
            <w:rPr>
              <w:rFonts w:ascii="Cambria Math" w:hAnsi="Cambria Math"/>
              <w:lang w:val="da-DK"/>
            </w:rPr>
            <m:t>+</m:t>
          </w:del>
        </m:r>
        <m:nary>
          <m:naryPr>
            <m:chr m:val="∑"/>
            <m:limLoc m:val="subSup"/>
            <m:supHide m:val="1"/>
            <m:ctrlPr>
              <w:del w:id="1562" w:author="Owen" w:date="2026-02-28T10:38:00Z" w16du:dateUtc="2026-02-28T09:38:00Z">
                <w:rPr>
                  <w:rFonts w:ascii="Cambria Math" w:hAnsi="Cambria Math"/>
                  <w:b/>
                </w:rPr>
              </w:del>
            </m:ctrlPr>
          </m:naryPr>
          <m:sub>
            <m:r>
              <w:del w:id="1563" w:author="Owen" w:date="2026-02-28T10:38:00Z" w16du:dateUtc="2026-02-28T09:38:00Z">
                <w:rPr>
                  <w:rFonts w:ascii="Cambria Math" w:hAnsi="Cambria Math"/>
                </w:rPr>
                <m:t>k</m:t>
              </w:del>
            </m:r>
          </m:sub>
          <m:sup/>
          <m:e>
            <m:sSub>
              <m:sSubPr>
                <m:ctrlPr>
                  <w:del w:id="1564" w:author="Owen" w:date="2026-02-28T10:38:00Z" w16du:dateUtc="2026-02-28T09:38:00Z">
                    <w:rPr>
                      <w:rFonts w:ascii="Cambria Math" w:hAnsi="Cambria Math"/>
                      <w:i/>
                    </w:rPr>
                  </w:del>
                </m:ctrlPr>
              </m:sSubPr>
              <m:e>
                <m:r>
                  <w:del w:id="1565" w:author="Owen" w:date="2026-02-28T10:38:00Z" w16du:dateUtc="2026-02-28T09:38:00Z">
                    <w:rPr>
                      <w:rFonts w:ascii="Cambria Math" w:hAnsi="Cambria Math"/>
                    </w:rPr>
                    <m:t>b</m:t>
                  </w:del>
                </m:r>
              </m:e>
              <m:sub>
                <m:r>
                  <w:del w:id="1566" w:author="Owen" w:date="2026-02-28T10:38:00Z" w16du:dateUtc="2026-02-28T09:38:00Z">
                    <w:rPr>
                      <w:rFonts w:ascii="Cambria Math" w:hAnsi="Cambria Math"/>
                    </w:rPr>
                    <m:t>k</m:t>
                  </w:del>
                </m:r>
              </m:sub>
            </m:sSub>
            <m:sSub>
              <m:sSubPr>
                <m:ctrlPr>
                  <w:del w:id="1567" w:author="Owen" w:date="2026-02-28T10:38:00Z" w16du:dateUtc="2026-02-28T09:38:00Z">
                    <w:rPr>
                      <w:rFonts w:ascii="Cambria Math" w:hAnsi="Cambria Math"/>
                      <w:i/>
                    </w:rPr>
                  </w:del>
                </m:ctrlPr>
              </m:sSubPr>
              <m:e>
                <m:r>
                  <w:del w:id="1568" w:author="Owen" w:date="2026-02-28T10:38:00Z" w16du:dateUtc="2026-02-28T09:38:00Z">
                    <w:rPr>
                      <w:rFonts w:ascii="Cambria Math" w:hAnsi="Cambria Math"/>
                    </w:rPr>
                    <m:t>x</m:t>
                  </w:del>
                </m:r>
              </m:e>
              <m:sub>
                <m:r>
                  <w:del w:id="1569" w:author="Owen" w:date="2026-02-28T10:38:00Z" w16du:dateUtc="2026-02-28T09:38:00Z">
                    <w:rPr>
                      <w:rFonts w:ascii="Cambria Math" w:hAnsi="Cambria Math"/>
                    </w:rPr>
                    <m:t>tk</m:t>
                  </w:del>
                </m:r>
              </m:sub>
            </m:sSub>
            <m:r>
              <w:del w:id="1570" w:author="Owen" w:date="2026-02-28T10:38:00Z" w16du:dateUtc="2026-02-28T09:38:00Z">
                <w:rPr>
                  <w:rFonts w:ascii="Cambria Math" w:hAnsi="Cambria Math"/>
                  <w:lang w:val="da-DK"/>
                </w:rPr>
                <m:t>,</m:t>
              </w:del>
            </m:r>
          </m:e>
        </m:nary>
        <m:sSup>
          <m:sSupPr>
            <m:ctrlPr>
              <w:del w:id="1571" w:author="Owen" w:date="2026-02-28T10:38:00Z" w16du:dateUtc="2026-02-28T09:38:00Z">
                <w:rPr>
                  <w:rFonts w:ascii="Cambria Math" w:hAnsi="Cambria Math"/>
                  <w:i/>
                </w:rPr>
              </w:del>
            </m:ctrlPr>
          </m:sSupPr>
          <m:e>
            <m:r>
              <w:del w:id="1572" w:author="Owen" w:date="2026-02-28T10:38:00Z" w16du:dateUtc="2026-02-28T09:38:00Z">
                <w:rPr>
                  <w:rFonts w:ascii="Cambria Math" w:hAnsi="Cambria Math"/>
                  <w:lang w:val="da-DK"/>
                </w:rPr>
                <m:t xml:space="preserve"> </m:t>
              </w:del>
            </m:r>
            <m:r>
              <w:del w:id="1573" w:author="Owen" w:date="2026-02-28T10:38:00Z" w16du:dateUtc="2026-02-28T09:38:00Z">
                <w:rPr>
                  <w:rFonts w:ascii="Cambria Math" w:hAnsi="Cambria Math"/>
                </w:rPr>
                <m:t>σ</m:t>
              </w:del>
            </m:r>
          </m:e>
          <m:sup>
            <m:r>
              <w:del w:id="1574" w:author="Owen" w:date="2026-02-28T10:38:00Z" w16du:dateUtc="2026-02-28T09:38:00Z">
                <w:rPr>
                  <w:rFonts w:ascii="Cambria Math" w:hAnsi="Cambria Math"/>
                  <w:lang w:val="da-DK"/>
                </w:rPr>
                <m:t>2</m:t>
              </w:del>
            </m:r>
          </m:sup>
        </m:sSup>
        <m:r>
          <w:del w:id="1575" w:author="Owen" w:date="2026-02-28T10:38:00Z" w16du:dateUtc="2026-02-28T09:38:00Z">
            <w:rPr>
              <w:rFonts w:ascii="Cambria Math" w:hAnsi="Cambria Math"/>
              <w:lang w:val="da-DK"/>
            </w:rPr>
            <m:t>)</m:t>
          </w:del>
        </m:r>
      </m:oMath>
      <w:del w:id="1576" w:author="Owen" w:date="2026-02-28T10:38:00Z" w16du:dateUtc="2026-02-28T09:38:00Z">
        <w:r w:rsidR="00B00831" w:rsidRPr="00FE49DA">
          <w:rPr>
            <w:lang w:val="da-DK"/>
          </w:rPr>
          <w:tab/>
        </w:r>
      </w:del>
      <m:oMath>
        <m:d>
          <m:dPr>
            <m:ctrlPr>
              <w:ins w:id="1577" w:author="Owen" w:date="2026-02-28T10:38:00Z" w16du:dateUtc="2026-02-28T09:38:00Z">
                <w:rPr>
                  <w:rFonts w:ascii="Cambria Math" w:hAnsi="Cambria Math"/>
                </w:rPr>
              </w:ins>
            </m:ctrlPr>
          </m:dPr>
          <m:e>
            <m:sSub>
              <m:sSubPr>
                <m:ctrlPr>
                  <w:ins w:id="1578" w:author="Owen" w:date="2026-02-28T10:38:00Z" w16du:dateUtc="2026-02-28T09:38:00Z">
                    <w:rPr>
                      <w:rFonts w:ascii="Cambria Math" w:hAnsi="Cambria Math"/>
                    </w:rPr>
                  </w:ins>
                </m:ctrlPr>
              </m:sSubPr>
              <m:e>
                <m:r>
                  <w:ins w:id="1579" w:author="Owen" w:date="2026-02-28T10:38:00Z" w16du:dateUtc="2026-02-28T09:38:00Z">
                    <w:rPr>
                      <w:rFonts w:ascii="Cambria Math" w:hAnsi="Cambria Math"/>
                    </w:rPr>
                    <m:t>y</m:t>
                  </w:ins>
                </m:r>
              </m:e>
              <m:sub>
                <m:r>
                  <w:ins w:id="1580" w:author="Owen" w:date="2026-02-28T10:38:00Z" w16du:dateUtc="2026-02-28T09:38:00Z">
                    <w:rPr>
                      <w:rFonts w:ascii="Cambria Math" w:hAnsi="Cambria Math"/>
                    </w:rPr>
                    <m:t>t</m:t>
                  </w:ins>
                </m:r>
              </m:sub>
            </m:sSub>
          </m:e>
        </m:d>
        <m:r>
          <w:ins w:id="1581" w:author="Owen" w:date="2026-02-28T10:38:00Z" w16du:dateUtc="2026-02-28T09:38:00Z">
            <m:rPr>
              <m:sty m:val="p"/>
            </m:rPr>
            <w:rPr>
              <w:rFonts w:ascii="Cambria Math" w:hAnsi="Cambria Math"/>
              <w:lang w:val="da-DK"/>
            </w:rPr>
            <m:t>∼</m:t>
          </w:ins>
        </m:r>
        <m:r>
          <w:ins w:id="1582" w:author="Owen" w:date="2026-02-28T10:38:00Z" w16du:dateUtc="2026-02-28T09:38:00Z">
            <m:rPr>
              <m:nor/>
            </m:rPr>
            <w:rPr>
              <w:lang w:val="da-DK"/>
            </w:rPr>
            <m:t>Normal</m:t>
          </w:ins>
        </m:r>
        <m:r>
          <w:ins w:id="1583" w:author="Owen" w:date="2026-02-28T10:38:00Z" w16du:dateUtc="2026-02-28T09:38:00Z">
            <w:rPr>
              <w:rFonts w:ascii="Cambria Math" w:hAnsi="Cambria Math"/>
              <w:lang w:val="da-DK"/>
            </w:rPr>
            <m:t>​</m:t>
          </w:ins>
        </m:r>
        <m:d>
          <m:dPr>
            <m:ctrlPr>
              <w:ins w:id="1584" w:author="Owen" w:date="2026-02-28T10:38:00Z" w16du:dateUtc="2026-02-28T09:38:00Z">
                <w:rPr>
                  <w:rFonts w:ascii="Cambria Math" w:hAnsi="Cambria Math"/>
                </w:rPr>
              </w:ins>
            </m:ctrlPr>
          </m:dPr>
          <m:e>
            <m:r>
              <w:ins w:id="1585" w:author="Owen" w:date="2026-02-28T10:38:00Z" w16du:dateUtc="2026-02-28T09:38:00Z">
                <w:rPr>
                  <w:rFonts w:ascii="Cambria Math" w:hAnsi="Cambria Math"/>
                </w:rPr>
                <m:t>α</m:t>
              </w:ins>
            </m:r>
            <m:r>
              <w:ins w:id="1586" w:author="Owen" w:date="2026-02-28T10:38:00Z" w16du:dateUtc="2026-02-28T09:38:00Z">
                <m:rPr>
                  <m:sty m:val="p"/>
                </m:rPr>
                <w:rPr>
                  <w:rFonts w:ascii="Cambria Math" w:hAnsi="Cambria Math"/>
                  <w:lang w:val="da-DK"/>
                </w:rPr>
                <m:t>+</m:t>
              </w:ins>
            </m:r>
            <m:nary>
              <m:naryPr>
                <m:chr m:val="∑"/>
                <m:limLoc m:val="undOvr"/>
                <m:supHide m:val="1"/>
                <m:ctrlPr>
                  <w:ins w:id="1587" w:author="Owen" w:date="2026-02-28T10:38:00Z" w16du:dateUtc="2026-02-28T09:38:00Z">
                    <w:rPr>
                      <w:rFonts w:ascii="Cambria Math" w:hAnsi="Cambria Math"/>
                    </w:rPr>
                  </w:ins>
                </m:ctrlPr>
              </m:naryPr>
              <m:sub>
                <m:r>
                  <w:ins w:id="1588" w:author="Owen" w:date="2026-02-28T10:38:00Z" w16du:dateUtc="2026-02-28T09:38:00Z">
                    <w:rPr>
                      <w:rFonts w:ascii="Cambria Math" w:hAnsi="Cambria Math"/>
                    </w:rPr>
                    <m:t>k</m:t>
                  </w:ins>
                </m:r>
              </m:sub>
              <m:sup>
                <m:r>
                  <w:ins w:id="1589" w:author="Owen" w:date="2026-02-28T10:38:00Z" w16du:dateUtc="2026-02-28T09:38:00Z">
                    <w:rPr>
                      <w:rFonts w:ascii="Cambria Math" w:hAnsi="Cambria Math"/>
                      <w:lang w:val="da-DK"/>
                    </w:rPr>
                    <m:t>​</m:t>
                  </w:ins>
                </m:r>
              </m:sup>
              <m:e>
                <m:sSub>
                  <m:sSubPr>
                    <m:ctrlPr>
                      <w:ins w:id="1590" w:author="Owen" w:date="2026-02-28T10:38:00Z" w16du:dateUtc="2026-02-28T09:38:00Z">
                        <w:rPr>
                          <w:rFonts w:ascii="Cambria Math" w:hAnsi="Cambria Math"/>
                        </w:rPr>
                      </w:ins>
                    </m:ctrlPr>
                  </m:sSubPr>
                  <m:e>
                    <m:r>
                      <w:ins w:id="1591" w:author="Owen" w:date="2026-02-28T10:38:00Z" w16du:dateUtc="2026-02-28T09:38:00Z">
                        <w:rPr>
                          <w:rFonts w:ascii="Cambria Math" w:hAnsi="Cambria Math"/>
                        </w:rPr>
                        <m:t>b</m:t>
                      </w:ins>
                    </m:r>
                  </m:e>
                  <m:sub>
                    <m:r>
                      <w:ins w:id="1592" w:author="Owen" w:date="2026-02-28T10:38:00Z" w16du:dateUtc="2026-02-28T09:38:00Z">
                        <w:rPr>
                          <w:rFonts w:ascii="Cambria Math" w:hAnsi="Cambria Math"/>
                        </w:rPr>
                        <m:t>k</m:t>
                      </w:ins>
                    </m:r>
                  </m:sub>
                </m:sSub>
              </m:e>
            </m:nary>
            <m:sSub>
              <m:sSubPr>
                <m:ctrlPr>
                  <w:ins w:id="1593" w:author="Owen" w:date="2026-02-28T10:38:00Z" w16du:dateUtc="2026-02-28T09:38:00Z">
                    <w:rPr>
                      <w:rFonts w:ascii="Cambria Math" w:hAnsi="Cambria Math"/>
                    </w:rPr>
                  </w:ins>
                </m:ctrlPr>
              </m:sSubPr>
              <m:e>
                <m:r>
                  <w:ins w:id="1594" w:author="Owen" w:date="2026-02-28T10:38:00Z" w16du:dateUtc="2026-02-28T09:38:00Z">
                    <w:rPr>
                      <w:rFonts w:ascii="Cambria Math" w:hAnsi="Cambria Math"/>
                    </w:rPr>
                    <m:t>x</m:t>
                  </w:ins>
                </m:r>
              </m:e>
              <m:sub>
                <m:r>
                  <w:ins w:id="1595" w:author="Owen" w:date="2026-02-28T10:38:00Z" w16du:dateUtc="2026-02-28T09:38:00Z">
                    <w:rPr>
                      <w:rFonts w:ascii="Cambria Math" w:hAnsi="Cambria Math"/>
                    </w:rPr>
                    <m:t>tk</m:t>
                  </w:ins>
                </m:r>
              </m:sub>
            </m:sSub>
            <m:r>
              <w:ins w:id="1596" w:author="Owen" w:date="2026-02-28T10:38:00Z" w16du:dateUtc="2026-02-28T09:38:00Z">
                <m:rPr>
                  <m:sty m:val="p"/>
                </m:rPr>
                <w:rPr>
                  <w:rFonts w:ascii="Cambria Math" w:hAnsi="Cambria Math"/>
                  <w:lang w:val="da-DK"/>
                </w:rPr>
                <m:t>,</m:t>
              </w:ins>
            </m:r>
            <m:sSup>
              <m:sSupPr>
                <m:ctrlPr>
                  <w:ins w:id="1597" w:author="Owen" w:date="2026-02-28T10:38:00Z" w16du:dateUtc="2026-02-28T09:38:00Z">
                    <w:rPr>
                      <w:rFonts w:ascii="Cambria Math" w:hAnsi="Cambria Math"/>
                    </w:rPr>
                  </w:ins>
                </m:ctrlPr>
              </m:sSupPr>
              <m:e>
                <m:r>
                  <w:ins w:id="1598" w:author="Owen" w:date="2026-02-28T10:38:00Z" w16du:dateUtc="2026-02-28T09:38:00Z">
                    <w:rPr>
                      <w:rFonts w:ascii="Cambria Math" w:hAnsi="Cambria Math"/>
                    </w:rPr>
                    <m:t>σ</m:t>
                  </w:ins>
                </m:r>
              </m:e>
              <m:sup>
                <m:r>
                  <w:ins w:id="1599" w:author="Owen" w:date="2026-02-28T10:38:00Z" w16du:dateUtc="2026-02-28T09:38:00Z">
                    <w:rPr>
                      <w:rFonts w:ascii="Cambria Math" w:hAnsi="Cambria Math"/>
                      <w:lang w:val="da-DK"/>
                    </w:rPr>
                    <m:t>2</m:t>
                  </w:ins>
                </m:r>
              </m:sup>
            </m:sSup>
          </m:e>
        </m:d>
        <m:r>
          <w:ins w:id="1600" w:author="Owen" w:date="2026-02-28T10:38:00Z" w16du:dateUtc="2026-02-28T09:38:00Z">
            <w:rPr>
              <w:rFonts w:ascii="Cambria Math" w:hAnsi="Cambria Math"/>
              <w:lang w:val="da-DK"/>
            </w:rPr>
            <m:t>  </m:t>
          </w:ins>
        </m:r>
        <m:d>
          <m:dPr>
            <m:ctrlPr>
              <w:ins w:id="1601" w:author="Owen" w:date="2026-02-28T10:38:00Z" w16du:dateUtc="2026-02-28T09:38:00Z">
                <w:rPr>
                  <w:rFonts w:ascii="Cambria Math" w:hAnsi="Cambria Math"/>
                </w:rPr>
              </w:ins>
            </m:ctrlPr>
          </m:dPr>
          <m:e>
            <m:r>
              <w:ins w:id="1602" w:author="Owen" w:date="2026-02-28T10:38:00Z" w16du:dateUtc="2026-02-28T09:38:00Z">
                <w:rPr>
                  <w:rFonts w:ascii="Cambria Math" w:hAnsi="Cambria Math"/>
                  <w:lang w:val="da-DK"/>
                </w:rPr>
                <m:t>8</m:t>
              </w:ins>
            </m:r>
          </m:e>
        </m:d>
      </m:oMath>
    </w:p>
    <w:p w14:paraId="4CB37606" w14:textId="77777777" w:rsidR="00B41E2D" w:rsidRDefault="00000000">
      <w:pPr>
        <w:pStyle w:val="FirstParagraph"/>
        <w:rPr>
          <w:rPrChange w:id="1603" w:author="Owen" w:date="2026-02-28T10:38:00Z" w16du:dateUtc="2026-02-28T09:38:00Z">
            <w:rPr>
              <w:b/>
            </w:rPr>
          </w:rPrChange>
        </w:rPr>
        <w:pPrChange w:id="1604" w:author="Owen" w:date="2026-02-28T10:38:00Z" w16du:dateUtc="2026-02-28T09:38:00Z">
          <w:pPr>
            <w:tabs>
              <w:tab w:val="left" w:pos="4678"/>
              <w:tab w:val="left" w:pos="6096"/>
            </w:tabs>
            <w:spacing w:line="480" w:lineRule="auto"/>
          </w:pPr>
        </w:pPrChange>
      </w:pPr>
      <w:r>
        <w:t>likelihood</w:t>
      </w:r>
    </w:p>
    <w:p w14:paraId="1BC3A12B" w14:textId="77777777" w:rsidR="00B41E2D" w:rsidRDefault="00437A82">
      <w:pPr>
        <w:pStyle w:val="BodyText"/>
        <w:rPr>
          <w:ins w:id="1605" w:author="Owen" w:date="2026-02-28T10:38:00Z" w16du:dateUtc="2026-02-28T09:38:00Z"/>
        </w:rPr>
      </w:pPr>
      <m:oMath>
        <m:r>
          <w:del w:id="1606" w:author="Owen" w:date="2026-02-28T10:38:00Z" w16du:dateUtc="2026-02-28T09:38:00Z">
            <m:rPr>
              <m:sty m:val="b"/>
            </m:rPr>
            <w:rPr>
              <w:rFonts w:ascii="Cambria Math" w:hAnsi="Cambria Math"/>
            </w:rPr>
            <m:t>b</m:t>
          </w:del>
        </m:r>
        <m:r>
          <w:del w:id="1607" w:author="Owen" w:date="2026-02-28T10:38:00Z" w16du:dateUtc="2026-02-28T09:38:00Z">
            <w:rPr>
              <w:rFonts w:ascii="Cambria Math" w:hAnsi="Cambria Math"/>
            </w:rPr>
            <m:t xml:space="preserve"> ~ </m:t>
          </w:del>
        </m:r>
        <m:r>
          <w:del w:id="1608" w:author="Owen" w:date="2026-02-28T10:38:00Z" w16du:dateUtc="2026-02-28T09:38:00Z">
            <m:rPr>
              <m:sty m:val="p"/>
            </m:rPr>
            <w:rPr>
              <w:rFonts w:ascii="Cambria Math" w:hAnsi="Cambria Math"/>
            </w:rPr>
            <m:t>MVN</m:t>
          </w:del>
        </m:r>
        <m:r>
          <w:del w:id="1609" w:author="Owen" w:date="2026-02-28T10:38:00Z" w16du:dateUtc="2026-02-28T09:38:00Z">
            <w:rPr>
              <w:rFonts w:ascii="Cambria Math" w:hAnsi="Cambria Math"/>
            </w:rPr>
            <m:t>(</m:t>
          </w:del>
        </m:r>
        <m:sSub>
          <m:sSubPr>
            <m:ctrlPr>
              <w:del w:id="1610" w:author="Owen" w:date="2026-02-28T10:38:00Z" w16du:dateUtc="2026-02-28T09:38:00Z">
                <w:rPr>
                  <w:rFonts w:ascii="Cambria Math" w:hAnsi="Cambria Math"/>
                  <w:b/>
                  <w:i/>
                </w:rPr>
              </w:del>
            </m:ctrlPr>
          </m:sSubPr>
          <m:e>
            <m:r>
              <w:del w:id="1611" w:author="Owen" w:date="2026-02-28T10:38:00Z" w16du:dateUtc="2026-02-28T09:38:00Z">
                <m:rPr>
                  <m:sty m:val="b"/>
                </m:rPr>
                <w:rPr>
                  <w:rFonts w:ascii="Cambria Math" w:hAnsi="Cambria Math"/>
                </w:rPr>
                <m:t>μ</m:t>
              </w:del>
            </m:r>
          </m:e>
          <m:sub>
            <m:r>
              <w:del w:id="1612" w:author="Owen" w:date="2026-02-28T10:38:00Z" w16du:dateUtc="2026-02-28T09:38:00Z">
                <m:rPr>
                  <m:sty m:val="b"/>
                </m:rPr>
                <w:rPr>
                  <w:rFonts w:ascii="Cambria Math" w:hAnsi="Cambria Math"/>
                </w:rPr>
                <m:t>b</m:t>
              </w:del>
            </m:r>
          </m:sub>
        </m:sSub>
        <m:r>
          <w:del w:id="1613" w:author="Owen" w:date="2026-02-28T10:38:00Z" w16du:dateUtc="2026-02-28T09:38:00Z">
            <m:rPr>
              <m:sty m:val="bi"/>
            </m:rPr>
            <w:rPr>
              <w:rFonts w:ascii="Cambria Math" w:hAnsi="Cambria Math"/>
            </w:rPr>
            <m:t>,</m:t>
          </w:del>
        </m:r>
        <m:r>
          <w:del w:id="1614" w:author="Owen" w:date="2026-02-28T10:38:00Z" w16du:dateUtc="2026-02-28T09:38:00Z">
            <w:rPr>
              <w:rFonts w:ascii="Cambria Math" w:hAnsi="Cambria Math"/>
            </w:rPr>
            <m:t xml:space="preserve"> </m:t>
          </w:del>
        </m:r>
        <m:r>
          <w:del w:id="1615" w:author="Owen" w:date="2026-02-28T10:38:00Z" w16du:dateUtc="2026-02-28T09:38:00Z">
            <m:rPr>
              <m:sty m:val="b"/>
            </m:rPr>
            <w:rPr>
              <w:rFonts w:ascii="Cambria Math" w:hAnsi="Cambria Math"/>
            </w:rPr>
            <m:t>Σ</m:t>
          </w:del>
        </m:r>
        <m:r>
          <w:del w:id="1616" w:author="Owen" w:date="2026-02-28T10:38:00Z" w16du:dateUtc="2026-02-28T09:38:00Z">
            <w:rPr>
              <w:rFonts w:ascii="Cambria Math" w:hAnsi="Cambria Math"/>
            </w:rPr>
            <m:t>)</m:t>
          </w:del>
        </m:r>
      </m:oMath>
      <w:del w:id="1617" w:author="Owen" w:date="2026-02-28T10:38:00Z" w16du:dateUtc="2026-02-28T09:38:00Z">
        <w:r w:rsidR="00B00831" w:rsidRPr="00EC385A">
          <w:tab/>
        </w:r>
      </w:del>
      <m:oMath>
        <m:r>
          <w:ins w:id="1618" w:author="Owen" w:date="2026-02-28T10:38:00Z" w16du:dateUtc="2026-02-28T09:38:00Z">
            <w:rPr>
              <w:rFonts w:ascii="Cambria Math" w:hAnsi="Cambria Math"/>
            </w:rPr>
            <m:t>b</m:t>
          </w:ins>
        </m:r>
        <m:r>
          <w:ins w:id="1619" w:author="Owen" w:date="2026-02-28T10:38:00Z" w16du:dateUtc="2026-02-28T09:38:00Z">
            <m:rPr>
              <m:sty m:val="p"/>
            </m:rPr>
            <w:rPr>
              <w:rFonts w:ascii="Cambria Math" w:hAnsi="Cambria Math"/>
            </w:rPr>
            <m:t>∼</m:t>
          </w:ins>
        </m:r>
        <m:r>
          <w:ins w:id="1620" w:author="Owen" w:date="2026-02-28T10:38:00Z" w16du:dateUtc="2026-02-28T09:38:00Z">
            <m:rPr>
              <m:nor/>
            </m:rPr>
            <m:t>MVN</m:t>
          </w:ins>
        </m:r>
        <m:d>
          <m:dPr>
            <m:ctrlPr>
              <w:ins w:id="1621" w:author="Owen" w:date="2026-02-28T10:38:00Z" w16du:dateUtc="2026-02-28T09:38:00Z">
                <w:rPr>
                  <w:rFonts w:ascii="Cambria Math" w:hAnsi="Cambria Math"/>
                </w:rPr>
              </w:ins>
            </m:ctrlPr>
          </m:dPr>
          <m:e>
            <m:sSub>
              <m:sSubPr>
                <m:ctrlPr>
                  <w:ins w:id="1622" w:author="Owen" w:date="2026-02-28T10:38:00Z" w16du:dateUtc="2026-02-28T09:38:00Z">
                    <w:rPr>
                      <w:rFonts w:ascii="Cambria Math" w:hAnsi="Cambria Math"/>
                    </w:rPr>
                  </w:ins>
                </m:ctrlPr>
              </m:sSubPr>
              <m:e>
                <m:r>
                  <w:ins w:id="1623" w:author="Owen" w:date="2026-02-28T10:38:00Z" w16du:dateUtc="2026-02-28T09:38:00Z">
                    <w:rPr>
                      <w:rFonts w:ascii="Cambria Math" w:hAnsi="Cambria Math"/>
                    </w:rPr>
                    <m:t>μ</m:t>
                  </w:ins>
                </m:r>
              </m:e>
              <m:sub>
                <m:r>
                  <w:ins w:id="1624" w:author="Owen" w:date="2026-02-28T10:38:00Z" w16du:dateUtc="2026-02-28T09:38:00Z">
                    <w:rPr>
                      <w:rFonts w:ascii="Cambria Math" w:hAnsi="Cambria Math"/>
                    </w:rPr>
                    <m:t>b</m:t>
                  </w:ins>
                </m:r>
              </m:sub>
            </m:sSub>
            <m:r>
              <w:ins w:id="1625" w:author="Owen" w:date="2026-02-28T10:38:00Z" w16du:dateUtc="2026-02-28T09:38:00Z">
                <m:rPr>
                  <m:sty m:val="p"/>
                </m:rPr>
                <w:rPr>
                  <w:rFonts w:ascii="Cambria Math" w:hAnsi="Cambria Math"/>
                </w:rPr>
                <m:t>,</m:t>
              </w:ins>
            </m:r>
            <m:r>
              <w:ins w:id="1626" w:author="Owen" w:date="2026-02-28T10:38:00Z" w16du:dateUtc="2026-02-28T09:38:00Z">
                <m:rPr>
                  <m:sty m:val="b"/>
                </m:rPr>
                <w:rPr>
                  <w:rFonts w:ascii="Cambria Math" w:hAnsi="Cambria Math"/>
                </w:rPr>
                <m:t>K</m:t>
              </w:ins>
            </m:r>
          </m:e>
        </m:d>
        <m:r>
          <w:ins w:id="1627" w:author="Owen" w:date="2026-02-28T10:38:00Z" w16du:dateUtc="2026-02-28T09:38:00Z">
            <w:rPr>
              <w:rFonts w:ascii="Cambria Math" w:hAnsi="Cambria Math"/>
            </w:rPr>
            <m:t>  </m:t>
          </w:ins>
        </m:r>
        <m:d>
          <m:dPr>
            <m:ctrlPr>
              <w:ins w:id="1628" w:author="Owen" w:date="2026-02-28T10:38:00Z" w16du:dateUtc="2026-02-28T09:38:00Z">
                <w:rPr>
                  <w:rFonts w:ascii="Cambria Math" w:hAnsi="Cambria Math"/>
                </w:rPr>
              </w:ins>
            </m:ctrlPr>
          </m:dPr>
          <m:e>
            <m:r>
              <w:ins w:id="1629" w:author="Owen" w:date="2026-02-28T10:38:00Z" w16du:dateUtc="2026-02-28T09:38:00Z">
                <w:rPr>
                  <w:rFonts w:ascii="Cambria Math" w:hAnsi="Cambria Math"/>
                </w:rPr>
                <m:t>9</m:t>
              </w:ins>
            </m:r>
          </m:e>
        </m:d>
      </m:oMath>
    </w:p>
    <w:p w14:paraId="3B0AB20F" w14:textId="77777777" w:rsidR="00B41E2D" w:rsidRDefault="00000000">
      <w:pPr>
        <w:pStyle w:val="FirstParagraph"/>
        <w:rPr>
          <w:rPrChange w:id="1630" w:author="Owen" w:date="2026-02-28T10:38:00Z" w16du:dateUtc="2026-02-28T09:38:00Z">
            <w:rPr>
              <w:b/>
              <w:i/>
            </w:rPr>
          </w:rPrChange>
        </w:rPr>
        <w:pPrChange w:id="1631" w:author="Owen" w:date="2026-02-28T10:38:00Z" w16du:dateUtc="2026-02-28T09:38:00Z">
          <w:pPr>
            <w:tabs>
              <w:tab w:val="left" w:pos="4678"/>
              <w:tab w:val="left" w:pos="6096"/>
            </w:tabs>
            <w:spacing w:line="480" w:lineRule="auto"/>
          </w:pPr>
        </w:pPrChange>
      </w:pPr>
      <w:r>
        <w:t xml:space="preserve">climate coefficient for each monthly lag </w:t>
      </w:r>
      <w:r>
        <w:rPr>
          <w:rPrChange w:id="1632" w:author="Owen" w:date="2026-02-28T10:38:00Z" w16du:dateUtc="2026-02-28T09:38:00Z">
            <w:rPr>
              <w:i/>
            </w:rPr>
          </w:rPrChange>
        </w:rPr>
        <w:t>k</w:t>
      </w:r>
    </w:p>
    <w:p w14:paraId="245DAF36" w14:textId="77777777" w:rsidR="00B41E2D" w:rsidRDefault="00000000">
      <w:pPr>
        <w:pStyle w:val="BodyText"/>
        <w:rPr>
          <w:ins w:id="1633" w:author="Owen" w:date="2026-02-28T10:38:00Z" w16du:dateUtc="2026-02-28T09:38:00Z"/>
        </w:rPr>
      </w:pPr>
      <m:oMath>
        <m:sSub>
          <m:sSubPr>
            <m:ctrlPr>
              <w:del w:id="1634" w:author="Owen" w:date="2026-02-28T10:38:00Z" w16du:dateUtc="2026-02-28T09:38:00Z">
                <w:rPr>
                  <w:rFonts w:ascii="Cambria Math" w:hAnsi="Cambria Math"/>
                </w:rPr>
              </w:del>
            </m:ctrlPr>
          </m:sSubPr>
          <m:e>
            <m:r>
              <w:del w:id="1635" w:author="Owen" w:date="2026-02-28T10:38:00Z" w16du:dateUtc="2026-02-28T09:38:00Z">
                <m:rPr>
                  <m:sty m:val="p"/>
                </m:rPr>
                <w:rPr>
                  <w:rFonts w:ascii="Cambria Math" w:hAnsi="Cambria Math"/>
                </w:rPr>
                <m:t>Σ</m:t>
              </w:del>
            </m:r>
          </m:e>
          <m:sub>
            <m:r>
              <w:del w:id="1636" w:author="Owen" w:date="2026-02-28T10:38:00Z" w16du:dateUtc="2026-02-28T09:38:00Z">
                <w:rPr>
                  <w:rFonts w:ascii="Cambria Math" w:hAnsi="Cambria Math"/>
                </w:rPr>
                <m:t>i,j</m:t>
              </w:del>
            </m:r>
          </m:sub>
        </m:sSub>
        <m:sSub>
          <m:sSubPr>
            <m:ctrlPr>
              <w:ins w:id="1637" w:author="Owen" w:date="2026-02-28T10:38:00Z" w16du:dateUtc="2026-02-28T09:38:00Z">
                <w:rPr>
                  <w:rFonts w:ascii="Cambria Math" w:hAnsi="Cambria Math"/>
                </w:rPr>
              </w:ins>
            </m:ctrlPr>
          </m:sSubPr>
          <m:e>
            <m:r>
              <w:ins w:id="1638" w:author="Owen" w:date="2026-02-28T10:38:00Z" w16du:dateUtc="2026-02-28T09:38:00Z">
                <w:rPr>
                  <w:rFonts w:ascii="Cambria Math" w:hAnsi="Cambria Math"/>
                </w:rPr>
                <m:t>K</m:t>
              </w:ins>
            </m:r>
          </m:e>
          <m:sub>
            <m:r>
              <w:ins w:id="1639" w:author="Owen" w:date="2026-02-28T10:38:00Z" w16du:dateUtc="2026-02-28T09:38:00Z">
                <w:rPr>
                  <w:rFonts w:ascii="Cambria Math" w:hAnsi="Cambria Math"/>
                </w:rPr>
                <m:t>i</m:t>
              </w:ins>
            </m:r>
            <m:r>
              <w:ins w:id="1640" w:author="Owen" w:date="2026-02-28T10:38:00Z" w16du:dateUtc="2026-02-28T09:38:00Z">
                <m:rPr>
                  <m:sty m:val="p"/>
                </m:rPr>
                <w:rPr>
                  <w:rFonts w:ascii="Cambria Math" w:hAnsi="Cambria Math"/>
                </w:rPr>
                <m:t>,</m:t>
              </w:ins>
            </m:r>
            <m:r>
              <w:ins w:id="1641" w:author="Owen" w:date="2026-02-28T10:38:00Z" w16du:dateUtc="2026-02-28T09:38:00Z">
                <w:rPr>
                  <w:rFonts w:ascii="Cambria Math" w:hAnsi="Cambria Math"/>
                </w:rPr>
                <m:t>j</m:t>
              </w:ins>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p>
          <m:sSupPr>
            <m:ctrlPr>
              <w:del w:id="1642" w:author="Owen" w:date="2026-02-28T10:38:00Z" w16du:dateUtc="2026-02-28T09:38:00Z">
                <w:rPr>
                  <w:rFonts w:ascii="Cambria Math" w:hAnsi="Cambria Math"/>
                  <w:i/>
                </w:rPr>
              </w:del>
            </m:ctrlPr>
          </m:sSupPr>
          <m:e>
            <m:r>
              <w:del w:id="1643" w:author="Owen" w:date="2026-02-28T10:38:00Z" w16du:dateUtc="2026-02-28T09:38:00Z">
                <w:rPr>
                  <w:rFonts w:ascii="Cambria Math" w:hAnsi="Cambria Math"/>
                </w:rPr>
                <m:t>e</m:t>
              </w:del>
            </m:r>
          </m:e>
          <m:sup>
            <m:r>
              <w:del w:id="1644" w:author="Owen" w:date="2026-02-28T10:38:00Z" w16du:dateUtc="2026-02-28T09:38:00Z">
                <w:rPr>
                  <w:rFonts w:ascii="Cambria Math" w:hAnsi="Cambria Math"/>
                </w:rPr>
                <m:t>-0.5</m:t>
              </w:del>
            </m:r>
            <m:sSup>
              <m:sSupPr>
                <m:ctrlPr>
                  <w:del w:id="1645" w:author="Owen" w:date="2026-02-28T10:38:00Z" w16du:dateUtc="2026-02-28T09:38:00Z">
                    <w:rPr>
                      <w:rFonts w:ascii="Cambria Math" w:hAnsi="Cambria Math"/>
                      <w:i/>
                    </w:rPr>
                  </w:del>
                </m:ctrlPr>
              </m:sSupPr>
              <m:e>
                <m:r>
                  <w:del w:id="1646" w:author="Owen" w:date="2026-02-28T10:38:00Z" w16du:dateUtc="2026-02-28T09:38:00Z">
                    <w:rPr>
                      <w:rFonts w:ascii="Cambria Math" w:hAnsi="Cambria Math"/>
                    </w:rPr>
                    <m:t>ρ</m:t>
                  </w:del>
                </m:r>
              </m:e>
              <m:sup>
                <m:r>
                  <w:del w:id="1647" w:author="Owen" w:date="2026-02-28T10:38:00Z" w16du:dateUtc="2026-02-28T09:38:00Z">
                    <w:rPr>
                      <w:rFonts w:ascii="Cambria Math" w:hAnsi="Cambria Math"/>
                    </w:rPr>
                    <m:t>2</m:t>
                  </w:del>
                </m:r>
              </m:sup>
            </m:sSup>
            <m:sSup>
              <m:sSupPr>
                <m:ctrlPr>
                  <w:del w:id="1648" w:author="Owen" w:date="2026-02-28T10:38:00Z" w16du:dateUtc="2026-02-28T09:38:00Z">
                    <w:rPr>
                      <w:rFonts w:ascii="Cambria Math" w:hAnsi="Cambria Math"/>
                      <w:i/>
                    </w:rPr>
                  </w:del>
                </m:ctrlPr>
              </m:sSupPr>
              <m:e>
                <m:r>
                  <w:del w:id="1649" w:author="Owen" w:date="2026-02-28T10:38:00Z" w16du:dateUtc="2026-02-28T09:38:00Z">
                    <w:rPr>
                      <w:rFonts w:ascii="Cambria Math" w:hAnsi="Cambria Math"/>
                    </w:rPr>
                    <m:t>(j-i)</m:t>
                  </w:del>
                </m:r>
              </m:e>
              <m:sup>
                <m:r>
                  <w:del w:id="1650" w:author="Owen" w:date="2026-02-28T10:38:00Z" w16du:dateUtc="2026-02-28T09:38:00Z">
                    <w:rPr>
                      <w:rFonts w:ascii="Cambria Math" w:hAnsi="Cambria Math"/>
                    </w:rPr>
                    <m:t>2</m:t>
                  </w:del>
                </m:r>
              </m:sup>
            </m:sSup>
          </m:sup>
        </m:sSup>
      </m:oMath>
      <w:del w:id="1651" w:author="Owen" w:date="2026-02-28T10:38:00Z" w16du:dateUtc="2026-02-28T09:38:00Z">
        <w:r w:rsidR="00B00831" w:rsidRPr="00EC385A">
          <w:tab/>
        </w:r>
      </w:del>
      <m:oMath>
        <m:r>
          <w:ins w:id="1652" w:author="Owen" w:date="2026-02-28T10:38:00Z" w16du:dateUtc="2026-02-28T09:38:00Z">
            <m:rPr>
              <m:sty m:val="p"/>
            </m:rPr>
            <w:rPr>
              <w:rFonts w:ascii="Cambria Math" w:hAnsi="Cambria Math"/>
            </w:rPr>
            <m:t>exp</m:t>
          </w:ins>
        </m:r>
        <m:r>
          <w:ins w:id="1653" w:author="Owen" w:date="2026-02-28T10:38:00Z" w16du:dateUtc="2026-02-28T09:38:00Z">
            <w:rPr>
              <w:rFonts w:ascii="Cambria Math" w:hAnsi="Cambria Math"/>
            </w:rPr>
            <m:t>​</m:t>
          </w:ins>
        </m:r>
        <m:d>
          <m:dPr>
            <m:ctrlPr>
              <w:ins w:id="1654" w:author="Owen" w:date="2026-02-28T10:38:00Z" w16du:dateUtc="2026-02-28T09:38:00Z">
                <w:rPr>
                  <w:rFonts w:ascii="Cambria Math" w:hAnsi="Cambria Math"/>
                </w:rPr>
              </w:ins>
            </m:ctrlPr>
          </m:dPr>
          <m:e>
            <m:r>
              <w:ins w:id="1655" w:author="Owen" w:date="2026-02-28T10:38:00Z" w16du:dateUtc="2026-02-28T09:38:00Z">
                <m:rPr>
                  <m:sty m:val="p"/>
                </m:rPr>
                <w:rPr>
                  <w:rFonts w:ascii="Cambria Math" w:hAnsi="Cambria Math"/>
                </w:rPr>
                <m:t>-</m:t>
              </w:ins>
            </m:r>
            <m:r>
              <w:ins w:id="1656" w:author="Owen" w:date="2026-02-28T10:38:00Z" w16du:dateUtc="2026-02-28T09:38:00Z">
                <w:rPr>
                  <w:rFonts w:ascii="Cambria Math" w:hAnsi="Cambria Math"/>
                </w:rPr>
                <m:t>0.5 </m:t>
              </w:ins>
            </m:r>
            <m:sSup>
              <m:sSupPr>
                <m:ctrlPr>
                  <w:ins w:id="1657" w:author="Owen" w:date="2026-02-28T10:38:00Z" w16du:dateUtc="2026-02-28T09:38:00Z">
                    <w:rPr>
                      <w:rFonts w:ascii="Cambria Math" w:hAnsi="Cambria Math"/>
                    </w:rPr>
                  </w:ins>
                </m:ctrlPr>
              </m:sSupPr>
              <m:e>
                <m:r>
                  <w:ins w:id="1658" w:author="Owen" w:date="2026-02-28T10:38:00Z" w16du:dateUtc="2026-02-28T09:38:00Z">
                    <w:rPr>
                      <w:rFonts w:ascii="Cambria Math" w:hAnsi="Cambria Math"/>
                    </w:rPr>
                    <m:t>ρ</m:t>
                  </w:ins>
                </m:r>
              </m:e>
              <m:sup>
                <m:r>
                  <w:ins w:id="1659" w:author="Owen" w:date="2026-02-28T10:38:00Z" w16du:dateUtc="2026-02-28T09:38:00Z">
                    <w:rPr>
                      <w:rFonts w:ascii="Cambria Math" w:hAnsi="Cambria Math"/>
                    </w:rPr>
                    <m:t>2</m:t>
                  </w:ins>
                </m:r>
              </m:sup>
            </m:sSup>
            <m:sSup>
              <m:sSupPr>
                <m:ctrlPr>
                  <w:ins w:id="1660" w:author="Owen" w:date="2026-02-28T10:38:00Z" w16du:dateUtc="2026-02-28T09:38:00Z">
                    <w:rPr>
                      <w:rFonts w:ascii="Cambria Math" w:hAnsi="Cambria Math"/>
                    </w:rPr>
                  </w:ins>
                </m:ctrlPr>
              </m:sSupPr>
              <m:e>
                <m:d>
                  <m:dPr>
                    <m:ctrlPr>
                      <w:ins w:id="1661" w:author="Owen" w:date="2026-02-28T10:38:00Z" w16du:dateUtc="2026-02-28T09:38:00Z">
                        <w:rPr>
                          <w:rFonts w:ascii="Cambria Math" w:hAnsi="Cambria Math"/>
                        </w:rPr>
                      </w:ins>
                    </m:ctrlPr>
                  </m:dPr>
                  <m:e>
                    <m:r>
                      <w:ins w:id="1662" w:author="Owen" w:date="2026-02-28T10:38:00Z" w16du:dateUtc="2026-02-28T09:38:00Z">
                        <w:rPr>
                          <w:rFonts w:ascii="Cambria Math" w:hAnsi="Cambria Math"/>
                        </w:rPr>
                        <m:t>j</m:t>
                      </w:ins>
                    </m:r>
                    <m:r>
                      <w:ins w:id="1663" w:author="Owen" w:date="2026-02-28T10:38:00Z" w16du:dateUtc="2026-02-28T09:38:00Z">
                        <m:rPr>
                          <m:sty m:val="p"/>
                        </m:rPr>
                        <w:rPr>
                          <w:rFonts w:ascii="Cambria Math" w:hAnsi="Cambria Math"/>
                        </w:rPr>
                        <m:t>-</m:t>
                      </w:ins>
                    </m:r>
                    <m:r>
                      <w:ins w:id="1664" w:author="Owen" w:date="2026-02-28T10:38:00Z" w16du:dateUtc="2026-02-28T09:38:00Z">
                        <w:rPr>
                          <w:rFonts w:ascii="Cambria Math" w:hAnsi="Cambria Math"/>
                        </w:rPr>
                        <m:t>i</m:t>
                      </w:ins>
                    </m:r>
                  </m:e>
                </m:d>
              </m:e>
              <m:sup>
                <m:r>
                  <w:ins w:id="1665" w:author="Owen" w:date="2026-02-28T10:38:00Z" w16du:dateUtc="2026-02-28T09:38:00Z">
                    <w:rPr>
                      <w:rFonts w:ascii="Cambria Math" w:hAnsi="Cambria Math"/>
                    </w:rPr>
                    <m:t>2</m:t>
                  </w:ins>
                </m:r>
              </m:sup>
            </m:sSup>
          </m:e>
        </m:d>
        <m:r>
          <w:ins w:id="1666" w:author="Owen" w:date="2026-02-28T10:38:00Z" w16du:dateUtc="2026-02-28T09:38:00Z">
            <w:rPr>
              <w:rFonts w:ascii="Cambria Math" w:hAnsi="Cambria Math"/>
            </w:rPr>
            <m:t>  </m:t>
          </w:ins>
        </m:r>
        <m:d>
          <m:dPr>
            <m:ctrlPr>
              <w:ins w:id="1667" w:author="Owen" w:date="2026-02-28T10:38:00Z" w16du:dateUtc="2026-02-28T09:38:00Z">
                <w:rPr>
                  <w:rFonts w:ascii="Cambria Math" w:hAnsi="Cambria Math"/>
                </w:rPr>
              </w:ins>
            </m:ctrlPr>
          </m:dPr>
          <m:e>
            <m:r>
              <w:ins w:id="1668" w:author="Owen" w:date="2026-02-28T10:38:00Z" w16du:dateUtc="2026-02-28T09:38:00Z">
                <w:rPr>
                  <w:rFonts w:ascii="Cambria Math" w:hAnsi="Cambria Math"/>
                </w:rPr>
                <m:t>10</m:t>
              </w:ins>
            </m:r>
          </m:e>
        </m:d>
      </m:oMath>
    </w:p>
    <w:p w14:paraId="39176237" w14:textId="77777777" w:rsidR="00B41E2D" w:rsidRDefault="00000000">
      <w:pPr>
        <w:pStyle w:val="FirstParagraph"/>
        <w:pPrChange w:id="1669" w:author="Owen" w:date="2026-02-28T10:38:00Z" w16du:dateUtc="2026-02-28T09:38:00Z">
          <w:pPr>
            <w:tabs>
              <w:tab w:val="left" w:pos="4678"/>
              <w:tab w:val="left" w:pos="6096"/>
            </w:tabs>
            <w:spacing w:line="480" w:lineRule="auto"/>
          </w:pPr>
        </w:pPrChange>
      </w:pPr>
      <w:r>
        <w:t xml:space="preserve">covariance matrix (row </w:t>
      </w:r>
      <w:r>
        <w:rPr>
          <w:rPrChange w:id="1670" w:author="Owen" w:date="2026-02-28T10:38:00Z" w16du:dateUtc="2026-02-28T09:38:00Z">
            <w:rPr>
              <w:i/>
            </w:rPr>
          </w:rPrChange>
        </w:rPr>
        <w:t>i</w:t>
      </w:r>
      <w:r>
        <w:t xml:space="preserve">, column </w:t>
      </w:r>
      <w:r>
        <w:rPr>
          <w:rPrChange w:id="1671" w:author="Owen" w:date="2026-02-28T10:38:00Z" w16du:dateUtc="2026-02-28T09:38:00Z">
            <w:rPr>
              <w:i/>
            </w:rPr>
          </w:rPrChange>
        </w:rPr>
        <w:t>j</w:t>
      </w:r>
      <w:r>
        <w:t>)</w:t>
      </w:r>
    </w:p>
    <w:p w14:paraId="70B49572" w14:textId="77777777" w:rsidR="00B00831" w:rsidRPr="00EC385A" w:rsidRDefault="00B00831" w:rsidP="008A04C0">
      <w:pPr>
        <w:tabs>
          <w:tab w:val="left" w:pos="4678"/>
          <w:tab w:val="left" w:pos="6096"/>
        </w:tabs>
        <w:rPr>
          <w:del w:id="1672" w:author="Owen" w:date="2026-02-28T10:38:00Z" w16du:dateUtc="2026-02-28T09:38:00Z"/>
        </w:rPr>
      </w:pPr>
    </w:p>
    <w:p w14:paraId="511FA947" w14:textId="77777777" w:rsidR="00B41E2D" w:rsidRDefault="00000000">
      <w:pPr>
        <w:pStyle w:val="BodyText"/>
        <w:pPrChange w:id="1673" w:author="Owen" w:date="2026-02-28T10:38:00Z" w16du:dateUtc="2026-02-28T09:38:00Z">
          <w:pPr>
            <w:tabs>
              <w:tab w:val="left" w:pos="4678"/>
              <w:tab w:val="left" w:pos="6096"/>
            </w:tabs>
            <w:spacing w:line="480" w:lineRule="auto"/>
          </w:pPr>
        </w:pPrChange>
      </w:pPr>
      <w:r>
        <w:t xml:space="preserve">where </w:t>
      </w:r>
      <m:oMath>
        <m:sSub>
          <m:sSubPr>
            <m:ctrlPr>
              <w:rPr>
                <w:rFonts w:ascii="Cambria Math" w:hAnsi="Cambria Math"/>
                <w:b/>
                <w:i/>
              </w:rPr>
            </m:ctrlPr>
          </m:sSubPr>
          <m:e>
            <m:r>
              <w:rPr>
                <w:rFonts w:ascii="Cambria Math" w:hAnsi="Cambria Math"/>
              </w:rPr>
              <m:t>y</m:t>
            </m:r>
          </m:e>
          <m:sub>
            <m:r>
              <w:rPr>
                <w:rFonts w:ascii="Cambria Math" w:hAnsi="Cambria Math"/>
              </w:rPr>
              <m:t>t</m:t>
            </m:r>
          </m:sub>
        </m:sSub>
      </m:oMath>
      <w:r>
        <w:t xml:space="preserve"> is annual recruitment in year </w:t>
      </w:r>
      <w:del w:id="1674" w:author="Owen" w:date="2026-02-28T10:38:00Z" w16du:dateUtc="2026-02-28T09:38:00Z">
        <w:r w:rsidR="00AC76EC" w:rsidRPr="00EC385A">
          <w:rPr>
            <w:i/>
          </w:rPr>
          <w:delText>t</w:delText>
        </w:r>
      </w:del>
      <m:oMath>
        <m:r>
          <w:ins w:id="1675" w:author="Owen" w:date="2026-02-28T10:38:00Z" w16du:dateUtc="2026-02-28T09:38:00Z">
            <w:rPr>
              <w:rFonts w:ascii="Cambria Math" w:hAnsi="Cambria Math"/>
            </w:rPr>
            <m:t>t</m:t>
          </w:ins>
        </m:r>
      </m:oMath>
      <w:r>
        <w:t xml:space="preserve">, and </w:t>
      </w:r>
      <m:oMath>
        <m:sSub>
          <m:sSubPr>
            <m:ctrlPr>
              <w:rPr>
                <w:rFonts w:ascii="Cambria Math" w:hAnsi="Cambria Math"/>
                <w:b/>
              </w:rPr>
            </m:ctrlPr>
          </m:sSubPr>
          <m:e>
            <m:r>
              <w:rPr>
                <w:rFonts w:ascii="Cambria Math" w:hAnsi="Cambria Math"/>
              </w:rPr>
              <m:t>x</m:t>
            </m:r>
          </m:e>
          <m:sub>
            <m:r>
              <w:rPr>
                <w:rFonts w:ascii="Cambria Math" w:hAnsi="Cambria Math"/>
              </w:rPr>
              <m:t>tk</m:t>
            </m:r>
          </m:sub>
        </m:sSub>
      </m:oMath>
      <w:r>
        <w:t xml:space="preserve"> is the temperature deviation for year </w:t>
      </w:r>
      <w:del w:id="1676" w:author="Owen" w:date="2026-02-28T10:38:00Z" w16du:dateUtc="2026-02-28T09:38:00Z">
        <w:r w:rsidR="00AC76EC" w:rsidRPr="00EC385A">
          <w:rPr>
            <w:i/>
          </w:rPr>
          <w:delText>t</w:delText>
        </w:r>
      </w:del>
      <m:oMath>
        <m:r>
          <w:ins w:id="1677" w:author="Owen" w:date="2026-02-28T10:38:00Z" w16du:dateUtc="2026-02-28T09:38:00Z">
            <w:rPr>
              <w:rFonts w:ascii="Cambria Math" w:hAnsi="Cambria Math"/>
            </w:rPr>
            <m:t>t</m:t>
          </w:ins>
        </m:r>
      </m:oMath>
      <w:r>
        <w:t xml:space="preserve"> at monthly lag </w:t>
      </w:r>
      <w:del w:id="1678" w:author="Owen" w:date="2026-02-28T10:38:00Z" w16du:dateUtc="2026-02-28T09:38:00Z">
        <w:r w:rsidR="00B00831" w:rsidRPr="00EC385A">
          <w:rPr>
            <w:i/>
          </w:rPr>
          <w:delText>k</w:delText>
        </w:r>
      </w:del>
      <m:oMath>
        <m:r>
          <w:ins w:id="1679" w:author="Owen" w:date="2026-02-28T10:38:00Z" w16du:dateUtc="2026-02-28T09:38:00Z">
            <w:rPr>
              <w:rFonts w:ascii="Cambria Math" w:hAnsi="Cambria Math"/>
            </w:rPr>
            <m:t>k</m:t>
          </w:ins>
        </m:r>
      </m:oMath>
      <w:r>
        <w:t>. Model parameters include the intercept (</w:t>
      </w:r>
      <m:oMath>
        <m:r>
          <w:rPr>
            <w:rFonts w:ascii="Cambria Math" w:hAnsi="Cambria Math"/>
          </w:rPr>
          <m:t>α</m:t>
        </m:r>
      </m:oMath>
      <w:r>
        <w:t>), residual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vector of monthly temperature coefficients (</w:t>
      </w:r>
      <m:oMath>
        <m:r>
          <w:del w:id="1680" w:author="Owen" w:date="2026-02-28T10:38:00Z" w16du:dateUtc="2026-02-28T09:38:00Z">
            <m:rPr>
              <m:sty m:val="b"/>
            </m:rPr>
            <w:rPr>
              <w:rFonts w:ascii="Cambria Math" w:hAnsi="Cambria Math"/>
            </w:rPr>
            <m:t>b</m:t>
          </w:del>
        </m:r>
        <m:r>
          <w:ins w:id="1681" w:author="Owen" w:date="2026-02-28T10:38:00Z" w16du:dateUtc="2026-02-28T09:38:00Z">
            <w:rPr>
              <w:rFonts w:ascii="Cambria Math" w:hAnsi="Cambria Math"/>
            </w:rPr>
            <m:t>b</m:t>
          </w:ins>
        </m:r>
      </m:oMath>
      <w:r>
        <w:t xml:space="preserve">), mean of the distribution of </w:t>
      </w:r>
      <m:oMath>
        <m:r>
          <w:del w:id="1682" w:author="Owen" w:date="2026-02-28T10:38:00Z" w16du:dateUtc="2026-02-28T09:38:00Z">
            <m:rPr>
              <m:sty m:val="b"/>
            </m:rPr>
            <w:rPr>
              <w:rFonts w:ascii="Cambria Math" w:hAnsi="Cambria Math"/>
            </w:rPr>
            <m:t>b</m:t>
          </w:del>
        </m:r>
        <m:r>
          <w:ins w:id="1683" w:author="Owen" w:date="2026-02-28T10:38:00Z" w16du:dateUtc="2026-02-28T09:38:00Z">
            <w:rPr>
              <w:rFonts w:ascii="Cambria Math" w:hAnsi="Cambria Math"/>
            </w:rPr>
            <m:t>b</m:t>
          </w:ins>
        </m:r>
      </m:oMath>
      <w:r>
        <w:t xml:space="preserve"> (</w:t>
      </w:r>
      <m:oMath>
        <m:sSub>
          <m:sSubPr>
            <m:ctrlPr>
              <w:del w:id="1684" w:author="Owen" w:date="2026-02-28T10:38:00Z" w16du:dateUtc="2026-02-28T09:38:00Z">
                <w:rPr>
                  <w:rFonts w:ascii="Cambria Math" w:hAnsi="Cambria Math"/>
                  <w:i/>
                </w:rPr>
              </w:del>
            </m:ctrlPr>
          </m:sSubPr>
          <m:e>
            <m:r>
              <w:del w:id="1685" w:author="Owen" w:date="2026-02-28T10:38:00Z" w16du:dateUtc="2026-02-28T09:38:00Z">
                <w:rPr>
                  <w:rFonts w:ascii="Cambria Math" w:hAnsi="Cambria Math"/>
                </w:rPr>
                <m:t>μ</m:t>
              </w:del>
            </m:r>
          </m:e>
          <m:sub>
            <m:r>
              <w:del w:id="1686" w:author="Owen" w:date="2026-02-28T10:38:00Z" w16du:dateUtc="2026-02-28T09:38:00Z">
                <m:rPr>
                  <m:sty m:val="p"/>
                </m:rPr>
                <w:rPr>
                  <w:rFonts w:ascii="Cambria Math" w:hAnsi="Cambria Math"/>
                </w:rPr>
                <m:t>b</m:t>
              </w:del>
            </m:r>
          </m:sub>
        </m:sSub>
      </m:oMath>
      <w:del w:id="1687" w:author="Owen" w:date="2026-02-28T10:38:00Z" w16du:dateUtc="2026-02-28T09:38:00Z">
        <w:r w:rsidR="0075233A" w:rsidRPr="00EC385A">
          <w:delText>)</w:delText>
        </w:r>
        <w:r w:rsidR="001A1AE7" w:rsidRPr="00EC385A">
          <w:delText xml:space="preserve">, </w:delText>
        </w:r>
      </w:del>
      <m:oMath>
        <m:r>
          <w:del w:id="1688" w:author="Owen" w:date="2026-02-28T10:38:00Z" w16du:dateUtc="2026-02-28T09:38:00Z">
            <w:rPr>
              <w:rFonts w:ascii="Cambria Math" w:hAnsi="Cambria Math"/>
            </w:rPr>
            <m:t>K×K</m:t>
          </w:del>
        </m:r>
        <m:sSub>
          <m:sSubPr>
            <m:ctrlPr>
              <w:ins w:id="1689" w:author="Owen" w:date="2026-02-28T10:38:00Z" w16du:dateUtc="2026-02-28T09:38:00Z">
                <w:rPr>
                  <w:rFonts w:ascii="Cambria Math" w:hAnsi="Cambria Math"/>
                </w:rPr>
              </w:ins>
            </m:ctrlPr>
          </m:sSubPr>
          <m:e>
            <m:r>
              <w:ins w:id="1690" w:author="Owen" w:date="2026-02-28T10:38:00Z" w16du:dateUtc="2026-02-28T09:38:00Z">
                <w:rPr>
                  <w:rFonts w:ascii="Cambria Math" w:hAnsi="Cambria Math"/>
                </w:rPr>
                <m:t>μ</m:t>
              </w:ins>
            </m:r>
          </m:e>
          <m:sub>
            <m:r>
              <w:ins w:id="1691" w:author="Owen" w:date="2026-02-28T10:38:00Z" w16du:dateUtc="2026-02-28T09:38:00Z">
                <w:rPr>
                  <w:rFonts w:ascii="Cambria Math" w:hAnsi="Cambria Math"/>
                </w:rPr>
                <m:t>b</m:t>
              </w:ins>
            </m:r>
          </m:sub>
        </m:sSub>
      </m:oMath>
      <w:ins w:id="1692" w:author="Owen" w:date="2026-02-28T10:38:00Z" w16du:dateUtc="2026-02-28T09:38:00Z">
        <w:r>
          <w:t>),</w:t>
        </w:r>
      </w:ins>
      <w:r>
        <w:t xml:space="preserve"> covariance matrix (</w:t>
      </w:r>
      <m:oMath>
        <m:r>
          <w:del w:id="1693" w:author="Owen" w:date="2026-02-28T10:38:00Z" w16du:dateUtc="2026-02-28T09:38:00Z">
            <m:rPr>
              <m:sty m:val="b"/>
            </m:rPr>
            <w:rPr>
              <w:rFonts w:ascii="Cambria Math" w:hAnsi="Cambria Math"/>
            </w:rPr>
            <m:t>Σ</m:t>
          </w:del>
        </m:r>
        <m:r>
          <w:ins w:id="1694" w:author="Owen" w:date="2026-02-28T10:38:00Z" w16du:dateUtc="2026-02-28T09:38:00Z">
            <m:rPr>
              <m:sty m:val="b"/>
            </m:rPr>
            <w:rPr>
              <w:rFonts w:ascii="Cambria Math" w:hAnsi="Cambria Math"/>
            </w:rPr>
            <m:t>K</m:t>
          </w:ins>
        </m:r>
      </m:oMath>
      <w:r>
        <w:t xml:space="preserve">), maximum covariance for the </w:t>
      </w:r>
      <m:oMath>
        <m:r>
          <w:del w:id="1695" w:author="Owen" w:date="2026-02-28T10:38:00Z" w16du:dateUtc="2026-02-28T09:38:00Z">
            <m:rPr>
              <m:sty m:val="b"/>
            </m:rPr>
            <w:rPr>
              <w:rFonts w:ascii="Cambria Math" w:hAnsi="Cambria Math"/>
            </w:rPr>
            <m:t>b</m:t>
          </w:del>
        </m:r>
        <m:r>
          <w:ins w:id="1696" w:author="Owen" w:date="2026-02-28T10:38:00Z" w16du:dateUtc="2026-02-28T09:38:00Z">
            <w:rPr>
              <w:rFonts w:ascii="Cambria Math" w:hAnsi="Cambria Math"/>
            </w:rPr>
            <m:t>b</m:t>
          </w:ins>
        </m:r>
      </m:oMath>
      <w:r>
        <w:t xml:space="preserve"> distribution (</w:t>
      </w:r>
      <m:oMath>
        <m:sSup>
          <m:sSupPr>
            <m:ctrlPr>
              <w:rPr>
                <w:rFonts w:ascii="Cambria Math" w:hAnsi="Cambria Math"/>
              </w:rPr>
            </m:ctrlPr>
          </m:sSupPr>
          <m:e>
            <m:r>
              <w:rPr>
                <w:rFonts w:ascii="Cambria Math" w:hAnsi="Cambria Math"/>
              </w:rPr>
              <m:t>η</m:t>
            </m:r>
          </m:e>
          <m:sup>
            <m:r>
              <w:rPr>
                <w:rFonts w:ascii="Cambria Math" w:hAnsi="Cambria Math"/>
              </w:rPr>
              <m:t>2</m:t>
            </m:r>
          </m:sup>
        </m:sSup>
      </m:oMath>
      <w:r>
        <w:t>), and</w:t>
      </w:r>
      <w:ins w:id="1697" w:author="Owen" w:date="2026-02-28T10:38:00Z" w16du:dateUtc="2026-02-28T09:38:00Z">
        <w:r>
          <w:t xml:space="preserve"> the</w:t>
        </w:r>
      </w:ins>
      <w:r>
        <w:t xml:space="preserve"> rate of decay in covariance with time (</w:t>
      </w:r>
      <m:oMath>
        <m:sSup>
          <m:sSupPr>
            <m:ctrlPr>
              <w:rPr>
                <w:rFonts w:ascii="Cambria Math" w:hAnsi="Cambria Math"/>
                <w:i/>
              </w:rPr>
            </m:ctrlPr>
          </m:sSupPr>
          <m:e>
            <m:r>
              <w:rPr>
                <w:rFonts w:ascii="Cambria Math" w:hAnsi="Cambria Math"/>
              </w:rPr>
              <m:t>ρ</m:t>
            </m:r>
          </m:e>
          <m:sup>
            <m:r>
              <w:rPr>
                <w:rFonts w:ascii="Cambria Math" w:hAnsi="Cambria Math"/>
              </w:rPr>
              <m:t>2</m:t>
            </m:r>
          </m:sup>
        </m:sSup>
      </m:oMath>
      <w:r>
        <w:t>).</w:t>
      </w:r>
    </w:p>
    <w:p w14:paraId="46ADE5B4" w14:textId="77777777" w:rsidR="00B41E2D" w:rsidRDefault="00000000">
      <w:pPr>
        <w:pStyle w:val="BodyText"/>
        <w:pPrChange w:id="1698" w:author="Owen" w:date="2026-02-28T10:38:00Z" w16du:dateUtc="2026-02-28T09:38:00Z">
          <w:pPr>
            <w:spacing w:line="480" w:lineRule="auto"/>
            <w:ind w:firstLine="720"/>
          </w:pPr>
        </w:pPrChange>
      </w:pPr>
      <w:r>
        <w:t xml:space="preserve">In the model above, </w:t>
      </w:r>
      <m:oMath>
        <m:sSub>
          <m:sSubPr>
            <m:ctrlPr>
              <w:rPr>
                <w:rFonts w:ascii="Cambria Math" w:hAnsi="Cambria Math"/>
                <w:b/>
                <w:i/>
              </w:rPr>
            </m:ctrlPr>
          </m:sSubPr>
          <m:e>
            <m:r>
              <w:rPr>
                <w:rFonts w:ascii="Cambria Math" w:hAnsi="Cambria Math"/>
              </w:rPr>
              <m:t>y</m:t>
            </m:r>
          </m:e>
          <m:sub>
            <m:r>
              <w:rPr>
                <w:rFonts w:ascii="Cambria Math" w:hAnsi="Cambria Math"/>
              </w:rPr>
              <m:t>t</m:t>
            </m:r>
          </m:sub>
        </m:sSub>
      </m:oMath>
      <w:r>
        <w:t xml:space="preserve"> represents a point estimate of annual recruitment </w:t>
      </w:r>
      <w:del w:id="1699" w:author="Owen" w:date="2026-02-28T10:38:00Z" w16du:dateUtc="2026-02-28T09:38:00Z">
        <w:r w:rsidR="003C676B" w:rsidRPr="00EC385A">
          <w:delText>taken</w:delText>
        </w:r>
      </w:del>
      <w:ins w:id="1700" w:author="Owen" w:date="2026-02-28T10:38:00Z" w16du:dateUtc="2026-02-28T09:38:00Z">
        <w:r>
          <w:t>derived</w:t>
        </w:r>
      </w:ins>
      <w:r>
        <w:t xml:space="preserve"> from the relevant MPM. Recall that these values were initially calculated as the number of seedlings in year </w:t>
      </w:r>
      <w:del w:id="1701" w:author="Owen" w:date="2026-02-28T10:38:00Z" w16du:dateUtc="2026-02-28T09:38:00Z">
        <w:r w:rsidR="00AC76EC" w:rsidRPr="00EC385A">
          <w:rPr>
            <w:i/>
          </w:rPr>
          <w:delText>t</w:delText>
        </w:r>
      </w:del>
      <m:oMath>
        <m:r>
          <w:ins w:id="1702" w:author="Owen" w:date="2026-02-28T10:38:00Z" w16du:dateUtc="2026-02-28T09:38:00Z">
            <w:rPr>
              <w:rFonts w:ascii="Cambria Math" w:hAnsi="Cambria Math"/>
            </w:rPr>
            <m:t>t</m:t>
          </w:ins>
        </m:r>
      </m:oMath>
      <w:r>
        <w:t xml:space="preserve"> divided by the number of reproductive adults in year </w:t>
      </w:r>
      <w:del w:id="1703" w:author="Owen" w:date="2026-02-28T10:38:00Z" w16du:dateUtc="2026-02-28T09:38:00Z">
        <w:r w:rsidR="00AC76EC" w:rsidRPr="00EC385A">
          <w:rPr>
            <w:i/>
          </w:rPr>
          <w:delText>t</w:delText>
        </w:r>
        <w:r w:rsidR="00A6202D" w:rsidRPr="00A6202D">
          <w:delText>-1</w:delText>
        </w:r>
      </w:del>
      <m:oMath>
        <m:r>
          <w:ins w:id="1704" w:author="Owen" w:date="2026-02-28T10:38:00Z" w16du:dateUtc="2026-02-28T09:38:00Z">
            <w:rPr>
              <w:rFonts w:ascii="Cambria Math" w:hAnsi="Cambria Math"/>
            </w:rPr>
            <m:t>t</m:t>
          </w:ins>
        </m:r>
        <m:r>
          <w:ins w:id="1705" w:author="Owen" w:date="2026-02-28T10:38:00Z" w16du:dateUtc="2026-02-28T09:38:00Z">
            <m:rPr>
              <m:sty m:val="p"/>
            </m:rPr>
            <w:rPr>
              <w:rFonts w:ascii="Cambria Math" w:hAnsi="Cambria Math"/>
            </w:rPr>
            <m:t>-</m:t>
          </w:ins>
        </m:r>
        <m:r>
          <w:ins w:id="1706" w:author="Owen" w:date="2026-02-28T10:38:00Z" w16du:dateUtc="2026-02-28T09:38:00Z">
            <w:rPr>
              <w:rFonts w:ascii="Cambria Math" w:hAnsi="Cambria Math"/>
            </w:rPr>
            <m:t>1</m:t>
          </w:ins>
        </m:r>
      </m:oMath>
      <w:r>
        <w:t xml:space="preserve">. To </w:t>
      </w:r>
      <w:del w:id="1707" w:author="Owen" w:date="2026-02-28T10:38:00Z" w16du:dateUtc="2026-02-28T09:38:00Z">
        <w:r w:rsidR="00F36059" w:rsidRPr="00EC385A">
          <w:delText>incorporate</w:delText>
        </w:r>
      </w:del>
      <w:ins w:id="1708" w:author="Owen" w:date="2026-02-28T10:38:00Z" w16du:dateUtc="2026-02-28T09:38:00Z">
        <w:r>
          <w:t>propagate</w:t>
        </w:r>
      </w:ins>
      <w:r>
        <w:t xml:space="preserve"> sampling uncertainty</w:t>
      </w:r>
      <w:del w:id="1709" w:author="Owen" w:date="2026-02-28T10:38:00Z" w16du:dateUtc="2026-02-28T09:38:00Z">
        <w:r w:rsidR="00F36059" w:rsidRPr="00EC385A">
          <w:delText xml:space="preserve"> into our model</w:delText>
        </w:r>
      </w:del>
      <w:r>
        <w:t xml:space="preserve">, we model the raw </w:t>
      </w:r>
      <w:ins w:id="1710" w:author="Owen" w:date="2026-02-28T10:38:00Z" w16du:dateUtc="2026-02-28T09:38:00Z">
        <w:r>
          <w:t xml:space="preserve">seedling </w:t>
        </w:r>
      </w:ins>
      <w:r>
        <w:t xml:space="preserve">counts </w:t>
      </w:r>
      <w:del w:id="1711" w:author="Owen" w:date="2026-02-28T10:38:00Z" w16du:dateUtc="2026-02-28T09:38:00Z">
        <w:r w:rsidR="00AE21AE" w:rsidRPr="00EC385A">
          <w:delText xml:space="preserve">underlying </w:delText>
        </w:r>
        <w:r w:rsidR="00551B82" w:rsidRPr="00EC385A">
          <w:delText xml:space="preserve">the </w:delText>
        </w:r>
        <w:r w:rsidR="00D60595">
          <w:delText>recruitment</w:delText>
        </w:r>
        <w:r w:rsidR="00925632" w:rsidRPr="00EC385A">
          <w:delText xml:space="preserve"> </w:delText>
        </w:r>
        <w:r w:rsidR="00551B82" w:rsidRPr="00EC385A">
          <w:delText>point estimate</w:delText>
        </w:r>
        <w:r w:rsidR="00925632" w:rsidRPr="00EC385A">
          <w:delText>s</w:delText>
        </w:r>
        <w:r w:rsidR="00F36059" w:rsidRPr="00EC385A">
          <w:delText xml:space="preserve"> using</w:delText>
        </w:r>
      </w:del>
      <w:ins w:id="1712" w:author="Owen" w:date="2026-02-28T10:38:00Z" w16du:dateUtc="2026-02-28T09:38:00Z">
        <w:r>
          <w:t>directly with</w:t>
        </w:r>
      </w:ins>
      <w:r>
        <w:t xml:space="preserve"> a Poisson </w:t>
      </w:r>
      <w:del w:id="1713" w:author="Owen" w:date="2026-02-28T10:38:00Z" w16du:dateUtc="2026-02-28T09:38:00Z">
        <w:r w:rsidR="00F36059" w:rsidRPr="00EC385A">
          <w:delText>distribution</w:delText>
        </w:r>
        <w:r w:rsidR="00551B82" w:rsidRPr="00EC385A">
          <w:delText>,</w:delText>
        </w:r>
      </w:del>
      <w:ins w:id="1714" w:author="Owen" w:date="2026-02-28T10:38:00Z" w16du:dateUtc="2026-02-28T09:38:00Z">
        <w:r>
          <w:t xml:space="preserve">likelihood (Eq. (11)) and include </w:t>
        </w:r>
      </w:ins>
      <m:oMath>
        <m:r>
          <w:ins w:id="1715" w:author="Owen" w:date="2026-02-28T10:38:00Z" w16du:dateUtc="2026-02-28T09:38:00Z">
            <m:rPr>
              <m:sty m:val="p"/>
            </m:rPr>
            <w:rPr>
              <w:rFonts w:ascii="Cambria Math" w:hAnsi="Cambria Math"/>
            </w:rPr>
            <m:t>log</m:t>
          </w:ins>
        </m:r>
        <m:d>
          <m:dPr>
            <m:ctrlPr>
              <w:ins w:id="1716" w:author="Owen" w:date="2026-02-28T10:38:00Z" w16du:dateUtc="2026-02-28T09:38:00Z">
                <w:rPr>
                  <w:rFonts w:ascii="Cambria Math" w:hAnsi="Cambria Math"/>
                </w:rPr>
              </w:ins>
            </m:ctrlPr>
          </m:dPr>
          <m:e>
            <m:sSub>
              <m:sSubPr>
                <m:ctrlPr>
                  <w:ins w:id="1717" w:author="Owen" w:date="2026-02-28T10:38:00Z" w16du:dateUtc="2026-02-28T09:38:00Z">
                    <w:rPr>
                      <w:rFonts w:ascii="Cambria Math" w:hAnsi="Cambria Math"/>
                    </w:rPr>
                  </w:ins>
                </m:ctrlPr>
              </m:sSubPr>
              <m:e>
                <m:r>
                  <w:ins w:id="1718" w:author="Owen" w:date="2026-02-28T10:38:00Z" w16du:dateUtc="2026-02-28T09:38:00Z">
                    <w:rPr>
                      <w:rFonts w:ascii="Cambria Math" w:hAnsi="Cambria Math"/>
                    </w:rPr>
                    <m:t>N</m:t>
                  </w:ins>
                </m:r>
              </m:e>
              <m:sub>
                <m:r>
                  <w:ins w:id="1719" w:author="Owen" w:date="2026-02-28T10:38:00Z" w16du:dateUtc="2026-02-28T09:38:00Z">
                    <w:rPr>
                      <w:rFonts w:ascii="Cambria Math" w:hAnsi="Cambria Math"/>
                    </w:rPr>
                    <m:t>t</m:t>
                  </w:ins>
                </m:r>
                <m:r>
                  <w:ins w:id="1720" w:author="Owen" w:date="2026-02-28T10:38:00Z" w16du:dateUtc="2026-02-28T09:38:00Z">
                    <m:rPr>
                      <m:sty m:val="p"/>
                    </m:rPr>
                    <w:rPr>
                      <w:rFonts w:ascii="Cambria Math" w:hAnsi="Cambria Math"/>
                    </w:rPr>
                    <m:t>-</m:t>
                  </w:ins>
                </m:r>
                <m:r>
                  <w:ins w:id="1721" w:author="Owen" w:date="2026-02-28T10:38:00Z" w16du:dateUtc="2026-02-28T09:38:00Z">
                    <w:rPr>
                      <w:rFonts w:ascii="Cambria Math" w:hAnsi="Cambria Math"/>
                    </w:rPr>
                    <m:t>1</m:t>
                  </w:ins>
                </m:r>
              </m:sub>
            </m:sSub>
          </m:e>
        </m:d>
      </m:oMath>
      <w:r>
        <w:t xml:space="preserve"> as </w:t>
      </w:r>
      <w:ins w:id="1722" w:author="Owen" w:date="2026-02-28T10:38:00Z" w16du:dateUtc="2026-02-28T09:38:00Z">
        <w:r>
          <w:t xml:space="preserve">an </w:t>
        </w:r>
        <w:r>
          <w:lastRenderedPageBreak/>
          <w:t xml:space="preserve">offset via the year-specific intercept model </w:t>
        </w:r>
      </w:ins>
      <w:r>
        <w:t>in</w:t>
      </w:r>
      <w:ins w:id="1723" w:author="Owen" w:date="2026-02-28T10:38:00Z" w16du:dateUtc="2026-02-28T09:38:00Z">
        <w:r>
          <w:t xml:space="preserve"> Eq. (12), so expected counts scale with the number of reproductive plants sampled.</w:t>
        </w:r>
      </w:ins>
    </w:p>
    <w:p w14:paraId="3D2480B6" w14:textId="77777777" w:rsidR="005700BD" w:rsidRPr="00EC385A" w:rsidRDefault="005700BD" w:rsidP="005700BD">
      <w:pPr>
        <w:tabs>
          <w:tab w:val="left" w:pos="4678"/>
          <w:tab w:val="left" w:pos="6096"/>
        </w:tabs>
        <w:rPr>
          <w:del w:id="1724" w:author="Owen" w:date="2026-02-28T10:38:00Z" w16du:dateUtc="2026-02-28T09:38:00Z"/>
        </w:rPr>
      </w:pPr>
    </w:p>
    <w:p w14:paraId="50A3F335" w14:textId="366CC871" w:rsidR="0069183F" w:rsidRPr="00EC385A" w:rsidRDefault="00000000" w:rsidP="001C06FA">
      <w:pPr>
        <w:tabs>
          <w:tab w:val="left" w:pos="4678"/>
          <w:tab w:val="left" w:pos="6096"/>
        </w:tabs>
        <w:rPr>
          <w:del w:id="1725" w:author="Owen" w:date="2026-02-28T10:38:00Z" w16du:dateUtc="2026-02-28T09:38:00Z"/>
        </w:rPr>
      </w:pPr>
      <m:oMath>
        <m:sSub>
          <m:sSubPr>
            <m:ctrlPr>
              <w:del w:id="1726" w:author="Owen" w:date="2026-02-28T10:38:00Z" w16du:dateUtc="2026-02-28T09:38:00Z">
                <w:rPr>
                  <w:rFonts w:ascii="Cambria Math" w:hAnsi="Cambria Math"/>
                  <w:i/>
                </w:rPr>
              </w:del>
            </m:ctrlPr>
          </m:sSubPr>
          <m:e>
            <m:r>
              <w:del w:id="1727" w:author="Owen" w:date="2026-02-28T10:38:00Z" w16du:dateUtc="2026-02-28T09:38:00Z">
                <w:rPr>
                  <w:rFonts w:ascii="Cambria Math" w:hAnsi="Cambria Math"/>
                </w:rPr>
                <m:t>Y</m:t>
              </w:del>
            </m:r>
          </m:e>
          <m:sub>
            <m:r>
              <w:del w:id="1728" w:author="Owen" w:date="2026-02-28T10:38:00Z" w16du:dateUtc="2026-02-28T09:38:00Z">
                <w:rPr>
                  <w:rFonts w:ascii="Cambria Math" w:hAnsi="Cambria Math"/>
                </w:rPr>
                <m:t>t</m:t>
              </w:del>
            </m:r>
          </m:sub>
        </m:sSub>
        <m:r>
          <w:del w:id="1729" w:author="Owen" w:date="2026-02-28T10:38:00Z" w16du:dateUtc="2026-02-28T09:38:00Z">
            <w:rPr>
              <w:rFonts w:ascii="Cambria Math" w:hAnsi="Cambria Math"/>
            </w:rPr>
            <m:t xml:space="preserve"> ~ </m:t>
          </w:del>
        </m:r>
        <m:r>
          <w:del w:id="1730" w:author="Owen" w:date="2026-02-28T10:38:00Z" w16du:dateUtc="2026-02-28T09:38:00Z">
            <m:rPr>
              <m:sty m:val="p"/>
            </m:rPr>
            <w:rPr>
              <w:rFonts w:ascii="Cambria Math" w:hAnsi="Cambria Math"/>
            </w:rPr>
            <m:t>Poisson</m:t>
          </w:del>
        </m:r>
        <m:r>
          <w:del w:id="1731" w:author="Owen" w:date="2026-02-28T10:38:00Z" w16du:dateUtc="2026-02-28T09:38:00Z">
            <w:rPr>
              <w:rFonts w:ascii="Cambria Math" w:hAnsi="Cambria Math"/>
            </w:rPr>
            <m:t>(</m:t>
          </w:del>
        </m:r>
        <m:func>
          <m:funcPr>
            <m:ctrlPr>
              <w:del w:id="1732" w:author="Owen" w:date="2026-02-28T10:38:00Z" w16du:dateUtc="2026-02-28T09:38:00Z">
                <w:rPr>
                  <w:rFonts w:ascii="Cambria Math" w:hAnsi="Cambria Math"/>
                </w:rPr>
              </w:del>
            </m:ctrlPr>
          </m:funcPr>
          <m:fName>
            <m:r>
              <w:del w:id="1733" w:author="Owen" w:date="2026-02-28T10:38:00Z" w16du:dateUtc="2026-02-28T09:38:00Z">
                <m:rPr>
                  <m:sty m:val="p"/>
                </m:rPr>
                <w:rPr>
                  <w:rFonts w:ascii="Cambria Math" w:hAnsi="Cambria Math"/>
                </w:rPr>
                <m:t>exp</m:t>
              </w:del>
            </m:r>
            <m:ctrlPr>
              <w:del w:id="1734" w:author="Owen" w:date="2026-02-28T10:38:00Z" w16du:dateUtc="2026-02-28T09:38:00Z">
                <w:rPr>
                  <w:rFonts w:ascii="Cambria Math" w:hAnsi="Cambria Math"/>
                  <w:i/>
                </w:rPr>
              </w:del>
            </m:ctrlPr>
          </m:fName>
          <m:e>
            <m:d>
              <m:dPr>
                <m:ctrlPr>
                  <w:del w:id="1735" w:author="Owen" w:date="2026-02-28T10:38:00Z" w16du:dateUtc="2026-02-28T09:38:00Z">
                    <w:rPr>
                      <w:rFonts w:ascii="Cambria Math" w:hAnsi="Cambria Math"/>
                      <w:i/>
                    </w:rPr>
                  </w:del>
                </m:ctrlPr>
              </m:dPr>
              <m:e>
                <m:sSub>
                  <m:sSubPr>
                    <m:ctrlPr>
                      <w:del w:id="1736" w:author="Owen" w:date="2026-02-28T10:38:00Z" w16du:dateUtc="2026-02-28T09:38:00Z">
                        <w:rPr>
                          <w:rFonts w:ascii="Cambria Math" w:hAnsi="Cambria Math"/>
                          <w:i/>
                        </w:rPr>
                      </w:del>
                    </m:ctrlPr>
                  </m:sSubPr>
                  <m:e>
                    <m:r>
                      <w:del w:id="1737" w:author="Owen" w:date="2026-02-28T10:38:00Z" w16du:dateUtc="2026-02-28T09:38:00Z">
                        <w:rPr>
                          <w:rFonts w:ascii="Cambria Math" w:hAnsi="Cambria Math"/>
                        </w:rPr>
                        <m:t>α</m:t>
                      </w:del>
                    </m:r>
                  </m:e>
                  <m:sub>
                    <m:r>
                      <w:del w:id="1738" w:author="Owen" w:date="2026-02-28T10:38:00Z" w16du:dateUtc="2026-02-28T09:38:00Z">
                        <w:rPr>
                          <w:rFonts w:ascii="Cambria Math" w:hAnsi="Cambria Math"/>
                        </w:rPr>
                        <m:t>t</m:t>
                      </w:del>
                    </m:r>
                  </m:sub>
                </m:sSub>
                <m:r>
                  <w:del w:id="1739" w:author="Owen" w:date="2026-02-28T10:38:00Z" w16du:dateUtc="2026-02-28T09:38:00Z">
                    <w:rPr>
                      <w:rFonts w:ascii="Cambria Math" w:hAnsi="Cambria Math"/>
                    </w:rPr>
                    <m:t>+</m:t>
                  </w:del>
                </m:r>
                <m:nary>
                  <m:naryPr>
                    <m:chr m:val="∑"/>
                    <m:limLoc m:val="subSup"/>
                    <m:supHide m:val="1"/>
                    <m:ctrlPr>
                      <w:del w:id="1740" w:author="Owen" w:date="2026-02-28T10:38:00Z" w16du:dateUtc="2026-02-28T09:38:00Z">
                        <w:rPr>
                          <w:rFonts w:ascii="Cambria Math" w:hAnsi="Cambria Math"/>
                          <w:b/>
                        </w:rPr>
                      </w:del>
                    </m:ctrlPr>
                  </m:naryPr>
                  <m:sub>
                    <m:r>
                      <w:del w:id="1741" w:author="Owen" w:date="2026-02-28T10:38:00Z" w16du:dateUtc="2026-02-28T09:38:00Z">
                        <w:rPr>
                          <w:rFonts w:ascii="Cambria Math" w:hAnsi="Cambria Math"/>
                        </w:rPr>
                        <m:t>k</m:t>
                      </w:del>
                    </m:r>
                  </m:sub>
                  <m:sup/>
                  <m:e>
                    <m:sSub>
                      <m:sSubPr>
                        <m:ctrlPr>
                          <w:del w:id="1742" w:author="Owen" w:date="2026-02-28T10:38:00Z" w16du:dateUtc="2026-02-28T09:38:00Z">
                            <w:rPr>
                              <w:rFonts w:ascii="Cambria Math" w:hAnsi="Cambria Math"/>
                              <w:i/>
                            </w:rPr>
                          </w:del>
                        </m:ctrlPr>
                      </m:sSubPr>
                      <m:e>
                        <m:r>
                          <w:del w:id="1743" w:author="Owen" w:date="2026-02-28T10:38:00Z" w16du:dateUtc="2026-02-28T09:38:00Z">
                            <w:rPr>
                              <w:rFonts w:ascii="Cambria Math" w:hAnsi="Cambria Math"/>
                            </w:rPr>
                            <m:t>b</m:t>
                          </w:del>
                        </m:r>
                      </m:e>
                      <m:sub>
                        <m:r>
                          <w:del w:id="1744" w:author="Owen" w:date="2026-02-28T10:38:00Z" w16du:dateUtc="2026-02-28T09:38:00Z">
                            <w:rPr>
                              <w:rFonts w:ascii="Cambria Math" w:hAnsi="Cambria Math"/>
                            </w:rPr>
                            <m:t>k</m:t>
                          </w:del>
                        </m:r>
                      </m:sub>
                    </m:sSub>
                    <m:sSub>
                      <m:sSubPr>
                        <m:ctrlPr>
                          <w:del w:id="1745" w:author="Owen" w:date="2026-02-28T10:38:00Z" w16du:dateUtc="2026-02-28T09:38:00Z">
                            <w:rPr>
                              <w:rFonts w:ascii="Cambria Math" w:hAnsi="Cambria Math"/>
                              <w:i/>
                            </w:rPr>
                          </w:del>
                        </m:ctrlPr>
                      </m:sSubPr>
                      <m:e>
                        <m:r>
                          <w:del w:id="1746" w:author="Owen" w:date="2026-02-28T10:38:00Z" w16du:dateUtc="2026-02-28T09:38:00Z">
                            <w:rPr>
                              <w:rFonts w:ascii="Cambria Math" w:hAnsi="Cambria Math"/>
                            </w:rPr>
                            <m:t>x</m:t>
                          </w:del>
                        </m:r>
                      </m:e>
                      <m:sub>
                        <m:r>
                          <w:del w:id="1747" w:author="Owen" w:date="2026-02-28T10:38:00Z" w16du:dateUtc="2026-02-28T09:38:00Z">
                            <w:rPr>
                              <w:rFonts w:ascii="Cambria Math" w:hAnsi="Cambria Math"/>
                            </w:rPr>
                            <m:t>tk</m:t>
                          </w:del>
                        </m:r>
                      </m:sub>
                    </m:sSub>
                  </m:e>
                </m:nary>
              </m:e>
            </m:d>
          </m:e>
        </m:func>
        <m:r>
          <w:del w:id="1748" w:author="Owen" w:date="2026-02-28T10:38:00Z" w16du:dateUtc="2026-02-28T09:38:00Z">
            <w:rPr>
              <w:rFonts w:ascii="Cambria Math" w:hAnsi="Cambria Math"/>
            </w:rPr>
            <m:t>)</m:t>
          </w:del>
        </m:r>
      </m:oMath>
      <w:del w:id="1749" w:author="Owen" w:date="2026-02-28T10:38:00Z" w16du:dateUtc="2026-02-28T09:38:00Z">
        <w:r w:rsidR="0069183F" w:rsidRPr="00EC385A">
          <w:tab/>
        </w:r>
        <w:r w:rsidR="006A6082" w:rsidRPr="00EC385A">
          <w:delText>l</w:delText>
        </w:r>
        <w:r w:rsidR="0069183F" w:rsidRPr="00EC385A">
          <w:delText>ikelihood</w:delText>
        </w:r>
      </w:del>
    </w:p>
    <w:p w14:paraId="18520D39" w14:textId="77777777" w:rsidR="00B41E2D" w:rsidRDefault="00000000">
      <w:pPr>
        <w:pStyle w:val="BodyText"/>
        <w:rPr>
          <w:ins w:id="1750" w:author="Owen" w:date="2026-02-28T10:38:00Z" w16du:dateUtc="2026-02-28T09:38:00Z"/>
        </w:rPr>
      </w:pPr>
      <m:oMath>
        <m:sSub>
          <m:sSubPr>
            <m:ctrlPr>
              <w:del w:id="1751" w:author="Owen" w:date="2026-02-28T10:38:00Z" w16du:dateUtc="2026-02-28T09:38:00Z">
                <w:rPr>
                  <w:rFonts w:ascii="Cambria Math" w:hAnsi="Cambria Math"/>
                  <w:i/>
                </w:rPr>
              </w:del>
            </m:ctrlPr>
          </m:sSubPr>
          <m:e>
            <m:r>
              <w:del w:id="1752" w:author="Owen" w:date="2026-02-28T10:38:00Z" w16du:dateUtc="2026-02-28T09:38:00Z">
                <w:rPr>
                  <w:rFonts w:ascii="Cambria Math" w:hAnsi="Cambria Math"/>
                </w:rPr>
                <m:t>α</m:t>
              </w:del>
            </m:r>
          </m:e>
          <m:sub>
            <m:r>
              <w:del w:id="1753" w:author="Owen" w:date="2026-02-28T10:38:00Z" w16du:dateUtc="2026-02-28T09:38:00Z">
                <w:rPr>
                  <w:rFonts w:ascii="Cambria Math" w:hAnsi="Cambria Math"/>
                </w:rPr>
                <m:t>t</m:t>
              </w:del>
            </m:r>
          </m:sub>
        </m:sSub>
        <m:r>
          <w:del w:id="1754" w:author="Owen" w:date="2026-02-28T10:38:00Z" w16du:dateUtc="2026-02-28T09:38:00Z">
            <m:rPr>
              <m:sty m:val="bi"/>
            </m:rPr>
            <w:rPr>
              <w:rFonts w:ascii="Cambria Math" w:hAnsi="Cambria Math"/>
            </w:rPr>
            <m:t xml:space="preserve"> ~ </m:t>
          </w:del>
        </m:r>
        <m:r>
          <w:del w:id="1755" w:author="Owen" w:date="2026-02-28T10:38:00Z" w16du:dateUtc="2026-02-28T09:38:00Z">
            <m:rPr>
              <m:sty m:val="p"/>
            </m:rPr>
            <w:rPr>
              <w:rFonts w:ascii="Cambria Math" w:hAnsi="Cambria Math"/>
            </w:rPr>
            <m:t>Normal</m:t>
          </w:del>
        </m:r>
        <m:r>
          <w:del w:id="1756" w:author="Owen" w:date="2026-02-28T10:38:00Z" w16du:dateUtc="2026-02-28T09:38:00Z">
            <m:rPr>
              <m:sty m:val="bi"/>
            </m:rPr>
            <w:rPr>
              <w:rFonts w:ascii="Cambria Math" w:hAnsi="Cambria Math"/>
            </w:rPr>
            <m:t>(</m:t>
          </w:del>
        </m:r>
        <m:sSub>
          <m:sSubPr>
            <m:ctrlPr>
              <w:del w:id="1757" w:author="Owen" w:date="2026-02-28T10:38:00Z" w16du:dateUtc="2026-02-28T09:38:00Z">
                <w:rPr>
                  <w:rFonts w:ascii="Cambria Math" w:hAnsi="Cambria Math"/>
                  <w:i/>
                </w:rPr>
              </w:del>
            </m:ctrlPr>
          </m:sSubPr>
          <m:e>
            <m:r>
              <w:del w:id="1758" w:author="Owen" w:date="2026-02-28T10:38:00Z" w16du:dateUtc="2026-02-28T09:38:00Z">
                <w:rPr>
                  <w:rFonts w:ascii="Cambria Math" w:hAnsi="Cambria Math"/>
                </w:rPr>
                <m:t>μ</m:t>
              </w:del>
            </m:r>
          </m:e>
          <m:sub>
            <m:r>
              <w:del w:id="1759" w:author="Owen" w:date="2026-02-28T10:38:00Z" w16du:dateUtc="2026-02-28T09:38:00Z">
                <m:rPr>
                  <m:sty m:val="p"/>
                </m:rPr>
                <w:rPr>
                  <w:rFonts w:ascii="Cambria Math" w:hAnsi="Cambria Math"/>
                </w:rPr>
                <m:t>α</m:t>
              </w:del>
            </m:r>
          </m:sub>
        </m:sSub>
        <m:r>
          <w:del w:id="1760" w:author="Owen" w:date="2026-02-28T10:38:00Z" w16du:dateUtc="2026-02-28T09:38:00Z">
            <w:rPr>
              <w:rFonts w:ascii="Cambria Math" w:hAnsi="Cambria Math"/>
            </w:rPr>
            <m:t>+</m:t>
          </w:del>
        </m:r>
        <m:r>
          <w:del w:id="1761" w:author="Owen" w:date="2026-02-28T10:38:00Z" w16du:dateUtc="2026-02-28T09:38:00Z">
            <m:rPr>
              <m:sty m:val="p"/>
            </m:rPr>
            <w:rPr>
              <w:rFonts w:ascii="Cambria Math" w:hAnsi="Cambria Math"/>
            </w:rPr>
            <m:t>log⁡(</m:t>
          </w:del>
        </m:r>
        <m:sSub>
          <m:sSubPr>
            <m:ctrlPr>
              <w:del w:id="1762" w:author="Owen" w:date="2026-02-28T10:38:00Z" w16du:dateUtc="2026-02-28T09:38:00Z">
                <w:rPr>
                  <w:rFonts w:ascii="Cambria Math" w:hAnsi="Cambria Math"/>
                </w:rPr>
              </w:del>
            </m:ctrlPr>
          </m:sSubPr>
          <m:e>
            <m:r>
              <w:del w:id="1763" w:author="Owen" w:date="2026-02-28T10:38:00Z" w16du:dateUtc="2026-02-28T09:38:00Z">
                <w:rPr>
                  <w:rFonts w:ascii="Cambria Math" w:hAnsi="Cambria Math"/>
                </w:rPr>
                <m:t>N</m:t>
              </w:del>
            </m:r>
          </m:e>
          <m:sub>
            <m:r>
              <w:del w:id="1764" w:author="Owen" w:date="2026-02-28T10:38:00Z" w16du:dateUtc="2026-02-28T09:38:00Z">
                <w:rPr>
                  <w:rFonts w:ascii="Cambria Math" w:hAnsi="Cambria Math"/>
                </w:rPr>
                <m:t>t-1</m:t>
              </w:del>
            </m:r>
          </m:sub>
        </m:sSub>
        <m:r>
          <w:del w:id="1765" w:author="Owen" w:date="2026-02-28T10:38:00Z" w16du:dateUtc="2026-02-28T09:38:00Z">
            <w:rPr>
              <w:rFonts w:ascii="Cambria Math" w:hAnsi="Cambria Math"/>
            </w:rPr>
            <m:t>)</m:t>
          </w:del>
        </m:r>
        <m:r>
          <w:del w:id="1766" w:author="Owen" w:date="2026-02-28T10:38:00Z" w16du:dateUtc="2026-02-28T09:38:00Z">
            <m:rPr>
              <m:sty m:val="bi"/>
            </m:rPr>
            <w:rPr>
              <w:rFonts w:ascii="Cambria Math" w:hAnsi="Cambria Math"/>
            </w:rPr>
            <m:t xml:space="preserve">, </m:t>
          </w:del>
        </m:r>
        <m:sSubSup>
          <m:sSubSupPr>
            <m:ctrlPr>
              <w:del w:id="1767" w:author="Owen" w:date="2026-02-28T10:38:00Z" w16du:dateUtc="2026-02-28T09:38:00Z">
                <w:rPr>
                  <w:rFonts w:ascii="Cambria Math" w:hAnsi="Cambria Math"/>
                  <w:i/>
                </w:rPr>
              </w:del>
            </m:ctrlPr>
          </m:sSubSupPr>
          <m:e>
            <m:r>
              <w:del w:id="1768" w:author="Owen" w:date="2026-02-28T10:38:00Z" w16du:dateUtc="2026-02-28T09:38:00Z">
                <w:rPr>
                  <w:rFonts w:ascii="Cambria Math" w:hAnsi="Cambria Math"/>
                </w:rPr>
                <m:t xml:space="preserve"> σ</m:t>
              </w:del>
            </m:r>
          </m:e>
          <m:sub>
            <m:r>
              <w:del w:id="1769" w:author="Owen" w:date="2026-02-28T10:38:00Z" w16du:dateUtc="2026-02-28T09:38:00Z">
                <w:rPr>
                  <w:rFonts w:ascii="Cambria Math" w:hAnsi="Cambria Math"/>
                </w:rPr>
                <m:t>α</m:t>
              </w:del>
            </m:r>
          </m:sub>
          <m:sup>
            <m:r>
              <w:del w:id="1770" w:author="Owen" w:date="2026-02-28T10:38:00Z" w16du:dateUtc="2026-02-28T09:38:00Z">
                <w:rPr>
                  <w:rFonts w:ascii="Cambria Math" w:hAnsi="Cambria Math"/>
                </w:rPr>
                <m:t>2</m:t>
              </w:del>
            </m:r>
          </m:sup>
        </m:sSubSup>
        <m:r>
          <w:del w:id="1771" w:author="Owen" w:date="2026-02-28T10:38:00Z" w16du:dateUtc="2026-02-28T09:38:00Z">
            <m:rPr>
              <m:sty m:val="bi"/>
            </m:rPr>
            <w:rPr>
              <w:rFonts w:ascii="Cambria Math" w:hAnsi="Cambria Math"/>
            </w:rPr>
            <m:t>)</m:t>
          </w:del>
        </m:r>
      </m:oMath>
      <w:del w:id="1772" w:author="Owen" w:date="2026-02-28T10:38:00Z" w16du:dateUtc="2026-02-28T09:38:00Z">
        <w:r w:rsidR="0069183F" w:rsidRPr="00EC385A">
          <w:rPr>
            <w:b/>
          </w:rPr>
          <w:tab/>
        </w:r>
      </w:del>
      <m:oMath>
        <m:sSub>
          <m:sSubPr>
            <m:ctrlPr>
              <w:ins w:id="1773" w:author="Owen" w:date="2026-02-28T10:38:00Z" w16du:dateUtc="2026-02-28T09:38:00Z">
                <w:rPr>
                  <w:rFonts w:ascii="Cambria Math" w:hAnsi="Cambria Math"/>
                </w:rPr>
              </w:ins>
            </m:ctrlPr>
          </m:sSubPr>
          <m:e>
            <m:r>
              <w:ins w:id="1774" w:author="Owen" w:date="2026-02-28T10:38:00Z" w16du:dateUtc="2026-02-28T09:38:00Z">
                <w:rPr>
                  <w:rFonts w:ascii="Cambria Math" w:hAnsi="Cambria Math"/>
                </w:rPr>
                <m:t>Y</m:t>
              </w:ins>
            </m:r>
          </m:e>
          <m:sub>
            <m:r>
              <w:ins w:id="1775" w:author="Owen" w:date="2026-02-28T10:38:00Z" w16du:dateUtc="2026-02-28T09:38:00Z">
                <w:rPr>
                  <w:rFonts w:ascii="Cambria Math" w:hAnsi="Cambria Math"/>
                </w:rPr>
                <m:t>t</m:t>
              </w:ins>
            </m:r>
          </m:sub>
        </m:sSub>
        <m:r>
          <w:ins w:id="1776" w:author="Owen" w:date="2026-02-28T10:38:00Z" w16du:dateUtc="2026-02-28T09:38:00Z">
            <m:rPr>
              <m:sty m:val="p"/>
            </m:rPr>
            <w:rPr>
              <w:rFonts w:ascii="Cambria Math" w:hAnsi="Cambria Math"/>
            </w:rPr>
            <m:t>∼</m:t>
          </w:ins>
        </m:r>
        <m:r>
          <w:ins w:id="1777" w:author="Owen" w:date="2026-02-28T10:38:00Z" w16du:dateUtc="2026-02-28T09:38:00Z">
            <m:rPr>
              <m:nor/>
            </m:rPr>
            <m:t>Poisson</m:t>
          </w:ins>
        </m:r>
        <m:r>
          <w:ins w:id="1778" w:author="Owen" w:date="2026-02-28T10:38:00Z" w16du:dateUtc="2026-02-28T09:38:00Z">
            <w:rPr>
              <w:rFonts w:ascii="Cambria Math" w:hAnsi="Cambria Math"/>
            </w:rPr>
            <m:t>​</m:t>
          </w:ins>
        </m:r>
        <m:d>
          <m:dPr>
            <m:ctrlPr>
              <w:ins w:id="1779" w:author="Owen" w:date="2026-02-28T10:38:00Z" w16du:dateUtc="2026-02-28T09:38:00Z">
                <w:rPr>
                  <w:rFonts w:ascii="Cambria Math" w:hAnsi="Cambria Math"/>
                </w:rPr>
              </w:ins>
            </m:ctrlPr>
          </m:dPr>
          <m:e>
            <m:r>
              <w:ins w:id="1780" w:author="Owen" w:date="2026-02-28T10:38:00Z" w16du:dateUtc="2026-02-28T09:38:00Z">
                <m:rPr>
                  <m:sty m:val="p"/>
                </m:rPr>
                <w:rPr>
                  <w:rFonts w:ascii="Cambria Math" w:hAnsi="Cambria Math"/>
                </w:rPr>
                <m:t>exp</m:t>
              </w:ins>
            </m:r>
            <m:r>
              <w:ins w:id="1781" w:author="Owen" w:date="2026-02-28T10:38:00Z" w16du:dateUtc="2026-02-28T09:38:00Z">
                <w:rPr>
                  <w:rFonts w:ascii="Cambria Math" w:hAnsi="Cambria Math"/>
                </w:rPr>
                <m:t>​</m:t>
              </w:ins>
            </m:r>
            <m:d>
              <m:dPr>
                <m:ctrlPr>
                  <w:ins w:id="1782" w:author="Owen" w:date="2026-02-28T10:38:00Z" w16du:dateUtc="2026-02-28T09:38:00Z">
                    <w:rPr>
                      <w:rFonts w:ascii="Cambria Math" w:hAnsi="Cambria Math"/>
                    </w:rPr>
                  </w:ins>
                </m:ctrlPr>
              </m:dPr>
              <m:e>
                <m:sSub>
                  <m:sSubPr>
                    <m:ctrlPr>
                      <w:ins w:id="1783" w:author="Owen" w:date="2026-02-28T10:38:00Z" w16du:dateUtc="2026-02-28T09:38:00Z">
                        <w:rPr>
                          <w:rFonts w:ascii="Cambria Math" w:hAnsi="Cambria Math"/>
                        </w:rPr>
                      </w:ins>
                    </m:ctrlPr>
                  </m:sSubPr>
                  <m:e>
                    <m:r>
                      <w:ins w:id="1784" w:author="Owen" w:date="2026-02-28T10:38:00Z" w16du:dateUtc="2026-02-28T09:38:00Z">
                        <w:rPr>
                          <w:rFonts w:ascii="Cambria Math" w:hAnsi="Cambria Math"/>
                        </w:rPr>
                        <m:t>α</m:t>
                      </w:ins>
                    </m:r>
                  </m:e>
                  <m:sub>
                    <m:r>
                      <w:ins w:id="1785" w:author="Owen" w:date="2026-02-28T10:38:00Z" w16du:dateUtc="2026-02-28T09:38:00Z">
                        <w:rPr>
                          <w:rFonts w:ascii="Cambria Math" w:hAnsi="Cambria Math"/>
                        </w:rPr>
                        <m:t>t</m:t>
                      </w:ins>
                    </m:r>
                  </m:sub>
                </m:sSub>
                <m:r>
                  <w:ins w:id="1786" w:author="Owen" w:date="2026-02-28T10:38:00Z" w16du:dateUtc="2026-02-28T09:38:00Z">
                    <m:rPr>
                      <m:sty m:val="p"/>
                    </m:rPr>
                    <w:rPr>
                      <w:rFonts w:ascii="Cambria Math" w:hAnsi="Cambria Math"/>
                    </w:rPr>
                    <m:t>+</m:t>
                  </w:ins>
                </m:r>
                <m:nary>
                  <m:naryPr>
                    <m:chr m:val="∑"/>
                    <m:limLoc m:val="undOvr"/>
                    <m:supHide m:val="1"/>
                    <m:ctrlPr>
                      <w:ins w:id="1787" w:author="Owen" w:date="2026-02-28T10:38:00Z" w16du:dateUtc="2026-02-28T09:38:00Z">
                        <w:rPr>
                          <w:rFonts w:ascii="Cambria Math" w:hAnsi="Cambria Math"/>
                        </w:rPr>
                      </w:ins>
                    </m:ctrlPr>
                  </m:naryPr>
                  <m:sub>
                    <m:r>
                      <w:ins w:id="1788" w:author="Owen" w:date="2026-02-28T10:38:00Z" w16du:dateUtc="2026-02-28T09:38:00Z">
                        <w:rPr>
                          <w:rFonts w:ascii="Cambria Math" w:hAnsi="Cambria Math"/>
                        </w:rPr>
                        <m:t>k</m:t>
                      </w:ins>
                    </m:r>
                  </m:sub>
                  <m:sup>
                    <m:r>
                      <w:ins w:id="1789" w:author="Owen" w:date="2026-02-28T10:38:00Z" w16du:dateUtc="2026-02-28T09:38:00Z">
                        <w:rPr>
                          <w:rFonts w:ascii="Cambria Math" w:hAnsi="Cambria Math"/>
                        </w:rPr>
                        <m:t>​</m:t>
                      </w:ins>
                    </m:r>
                  </m:sup>
                  <m:e>
                    <m:sSub>
                      <m:sSubPr>
                        <m:ctrlPr>
                          <w:ins w:id="1790" w:author="Owen" w:date="2026-02-28T10:38:00Z" w16du:dateUtc="2026-02-28T09:38:00Z">
                            <w:rPr>
                              <w:rFonts w:ascii="Cambria Math" w:hAnsi="Cambria Math"/>
                            </w:rPr>
                          </w:ins>
                        </m:ctrlPr>
                      </m:sSubPr>
                      <m:e>
                        <m:r>
                          <w:ins w:id="1791" w:author="Owen" w:date="2026-02-28T10:38:00Z" w16du:dateUtc="2026-02-28T09:38:00Z">
                            <w:rPr>
                              <w:rFonts w:ascii="Cambria Math" w:hAnsi="Cambria Math"/>
                            </w:rPr>
                            <m:t>b</m:t>
                          </w:ins>
                        </m:r>
                      </m:e>
                      <m:sub>
                        <m:r>
                          <w:ins w:id="1792" w:author="Owen" w:date="2026-02-28T10:38:00Z" w16du:dateUtc="2026-02-28T09:38:00Z">
                            <w:rPr>
                              <w:rFonts w:ascii="Cambria Math" w:hAnsi="Cambria Math"/>
                            </w:rPr>
                            <m:t>k</m:t>
                          </w:ins>
                        </m:r>
                      </m:sub>
                    </m:sSub>
                  </m:e>
                </m:nary>
                <m:sSub>
                  <m:sSubPr>
                    <m:ctrlPr>
                      <w:ins w:id="1793" w:author="Owen" w:date="2026-02-28T10:38:00Z" w16du:dateUtc="2026-02-28T09:38:00Z">
                        <w:rPr>
                          <w:rFonts w:ascii="Cambria Math" w:hAnsi="Cambria Math"/>
                        </w:rPr>
                      </w:ins>
                    </m:ctrlPr>
                  </m:sSubPr>
                  <m:e>
                    <m:r>
                      <w:ins w:id="1794" w:author="Owen" w:date="2026-02-28T10:38:00Z" w16du:dateUtc="2026-02-28T09:38:00Z">
                        <w:rPr>
                          <w:rFonts w:ascii="Cambria Math" w:hAnsi="Cambria Math"/>
                        </w:rPr>
                        <m:t>x</m:t>
                      </w:ins>
                    </m:r>
                  </m:e>
                  <m:sub>
                    <m:r>
                      <w:ins w:id="1795" w:author="Owen" w:date="2026-02-28T10:38:00Z" w16du:dateUtc="2026-02-28T09:38:00Z">
                        <w:rPr>
                          <w:rFonts w:ascii="Cambria Math" w:hAnsi="Cambria Math"/>
                        </w:rPr>
                        <m:t>tk</m:t>
                      </w:ins>
                    </m:r>
                  </m:sub>
                </m:sSub>
              </m:e>
            </m:d>
          </m:e>
        </m:d>
        <m:r>
          <w:ins w:id="1796" w:author="Owen" w:date="2026-02-28T10:38:00Z" w16du:dateUtc="2026-02-28T09:38:00Z">
            <w:rPr>
              <w:rFonts w:ascii="Cambria Math" w:hAnsi="Cambria Math"/>
            </w:rPr>
            <m:t>  </m:t>
          </w:ins>
        </m:r>
        <m:d>
          <m:dPr>
            <m:ctrlPr>
              <w:ins w:id="1797" w:author="Owen" w:date="2026-02-28T10:38:00Z" w16du:dateUtc="2026-02-28T09:38:00Z">
                <w:rPr>
                  <w:rFonts w:ascii="Cambria Math" w:hAnsi="Cambria Math"/>
                </w:rPr>
              </w:ins>
            </m:ctrlPr>
          </m:dPr>
          <m:e>
            <m:r>
              <w:ins w:id="1798" w:author="Owen" w:date="2026-02-28T10:38:00Z" w16du:dateUtc="2026-02-28T09:38:00Z">
                <w:rPr>
                  <w:rFonts w:ascii="Cambria Math" w:hAnsi="Cambria Math"/>
                </w:rPr>
                <m:t>11</m:t>
              </w:ins>
            </m:r>
          </m:e>
        </m:d>
      </m:oMath>
    </w:p>
    <w:p w14:paraId="1ED20D97" w14:textId="77777777" w:rsidR="00B41E2D" w:rsidRDefault="00000000">
      <w:pPr>
        <w:pStyle w:val="FirstParagraph"/>
        <w:pPrChange w:id="1799" w:author="Owen" w:date="2026-02-28T10:38:00Z" w16du:dateUtc="2026-02-28T09:38:00Z">
          <w:pPr>
            <w:tabs>
              <w:tab w:val="left" w:pos="4678"/>
              <w:tab w:val="left" w:pos="6096"/>
            </w:tabs>
            <w:spacing w:line="480" w:lineRule="auto"/>
          </w:pPr>
        </w:pPrChange>
      </w:pPr>
      <w:r>
        <w:t>year-specific intercepts</w:t>
      </w:r>
    </w:p>
    <w:p w14:paraId="7B601113" w14:textId="77777777" w:rsidR="00B41E2D" w:rsidRDefault="00437A82">
      <w:pPr>
        <w:pStyle w:val="BodyText"/>
        <w:rPr>
          <w:ins w:id="1800" w:author="Owen" w:date="2026-02-28T10:38:00Z" w16du:dateUtc="2026-02-28T09:38:00Z"/>
        </w:rPr>
      </w:pPr>
      <m:oMath>
        <m:r>
          <w:del w:id="1801" w:author="Owen" w:date="2026-02-28T10:38:00Z" w16du:dateUtc="2026-02-28T09:38:00Z">
            <m:rPr>
              <m:sty m:val="b"/>
            </m:rPr>
            <w:rPr>
              <w:rFonts w:ascii="Cambria Math" w:hAnsi="Cambria Math"/>
            </w:rPr>
            <m:t>b</m:t>
          </w:del>
        </m:r>
        <m:r>
          <w:del w:id="1802" w:author="Owen" w:date="2026-02-28T10:38:00Z" w16du:dateUtc="2026-02-28T09:38:00Z">
            <w:rPr>
              <w:rFonts w:ascii="Cambria Math" w:hAnsi="Cambria Math"/>
            </w:rPr>
            <m:t xml:space="preserve"> ~ </m:t>
          </w:del>
        </m:r>
        <m:r>
          <w:del w:id="1803" w:author="Owen" w:date="2026-02-28T10:38:00Z" w16du:dateUtc="2026-02-28T09:38:00Z">
            <m:rPr>
              <m:sty m:val="p"/>
            </m:rPr>
            <w:rPr>
              <w:rFonts w:ascii="Cambria Math" w:hAnsi="Cambria Math"/>
            </w:rPr>
            <m:t>MVN</m:t>
          </w:del>
        </m:r>
        <m:r>
          <w:del w:id="1804" w:author="Owen" w:date="2026-02-28T10:38:00Z" w16du:dateUtc="2026-02-28T09:38:00Z">
            <w:rPr>
              <w:rFonts w:ascii="Cambria Math" w:hAnsi="Cambria Math"/>
            </w:rPr>
            <m:t>(</m:t>
          </w:del>
        </m:r>
        <m:sSub>
          <m:sSubPr>
            <m:ctrlPr>
              <w:del w:id="1805" w:author="Owen" w:date="2026-02-28T10:38:00Z" w16du:dateUtc="2026-02-28T09:38:00Z">
                <w:rPr>
                  <w:rFonts w:ascii="Cambria Math" w:hAnsi="Cambria Math"/>
                  <w:b/>
                  <w:i/>
                </w:rPr>
              </w:del>
            </m:ctrlPr>
          </m:sSubPr>
          <m:e>
            <m:r>
              <w:del w:id="1806" w:author="Owen" w:date="2026-02-28T10:38:00Z" w16du:dateUtc="2026-02-28T09:38:00Z">
                <m:rPr>
                  <m:sty m:val="b"/>
                </m:rPr>
                <w:rPr>
                  <w:rFonts w:ascii="Cambria Math" w:hAnsi="Cambria Math"/>
                </w:rPr>
                <m:t>μ</m:t>
              </w:del>
            </m:r>
          </m:e>
          <m:sub>
            <m:r>
              <w:del w:id="1807" w:author="Owen" w:date="2026-02-28T10:38:00Z" w16du:dateUtc="2026-02-28T09:38:00Z">
                <m:rPr>
                  <m:sty m:val="b"/>
                </m:rPr>
                <w:rPr>
                  <w:rFonts w:ascii="Cambria Math" w:hAnsi="Cambria Math"/>
                </w:rPr>
                <m:t>b</m:t>
              </w:del>
            </m:r>
          </m:sub>
        </m:sSub>
        <m:r>
          <w:del w:id="1808" w:author="Owen" w:date="2026-02-28T10:38:00Z" w16du:dateUtc="2026-02-28T09:38:00Z">
            <w:rPr>
              <w:rFonts w:ascii="Cambria Math" w:hAnsi="Cambria Math"/>
            </w:rPr>
            <m:t xml:space="preserve">, </m:t>
          </w:del>
        </m:r>
        <m:r>
          <w:del w:id="1809" w:author="Owen" w:date="2026-02-28T10:38:00Z" w16du:dateUtc="2026-02-28T09:38:00Z">
            <m:rPr>
              <m:sty m:val="b"/>
            </m:rPr>
            <w:rPr>
              <w:rFonts w:ascii="Cambria Math" w:hAnsi="Cambria Math"/>
            </w:rPr>
            <m:t>Σ</m:t>
          </w:del>
        </m:r>
        <m:r>
          <w:del w:id="1810" w:author="Owen" w:date="2026-02-28T10:38:00Z" w16du:dateUtc="2026-02-28T09:38:00Z">
            <w:rPr>
              <w:rFonts w:ascii="Cambria Math" w:hAnsi="Cambria Math"/>
            </w:rPr>
            <m:t>)</m:t>
          </w:del>
        </m:r>
      </m:oMath>
      <w:del w:id="1811" w:author="Owen" w:date="2026-02-28T10:38:00Z" w16du:dateUtc="2026-02-28T09:38:00Z">
        <w:r w:rsidR="0069183F" w:rsidRPr="00EC385A">
          <w:tab/>
        </w:r>
      </w:del>
      <m:oMath>
        <m:sSub>
          <m:sSubPr>
            <m:ctrlPr>
              <w:ins w:id="1812" w:author="Owen" w:date="2026-02-28T10:38:00Z" w16du:dateUtc="2026-02-28T09:38:00Z">
                <w:rPr>
                  <w:rFonts w:ascii="Cambria Math" w:hAnsi="Cambria Math"/>
                </w:rPr>
              </w:ins>
            </m:ctrlPr>
          </m:sSubPr>
          <m:e>
            <m:r>
              <w:ins w:id="1813" w:author="Owen" w:date="2026-02-28T10:38:00Z" w16du:dateUtc="2026-02-28T09:38:00Z">
                <w:rPr>
                  <w:rFonts w:ascii="Cambria Math" w:hAnsi="Cambria Math"/>
                </w:rPr>
                <m:t>α</m:t>
              </w:ins>
            </m:r>
          </m:e>
          <m:sub>
            <m:r>
              <w:ins w:id="1814" w:author="Owen" w:date="2026-02-28T10:38:00Z" w16du:dateUtc="2026-02-28T09:38:00Z">
                <w:rPr>
                  <w:rFonts w:ascii="Cambria Math" w:hAnsi="Cambria Math"/>
                </w:rPr>
                <m:t>t</m:t>
              </w:ins>
            </m:r>
          </m:sub>
        </m:sSub>
        <m:r>
          <w:ins w:id="1815" w:author="Owen" w:date="2026-02-28T10:38:00Z" w16du:dateUtc="2026-02-28T09:38:00Z">
            <m:rPr>
              <m:sty m:val="p"/>
            </m:rPr>
            <w:rPr>
              <w:rFonts w:ascii="Cambria Math" w:hAnsi="Cambria Math"/>
            </w:rPr>
            <m:t>∼</m:t>
          </w:ins>
        </m:r>
        <m:r>
          <w:ins w:id="1816" w:author="Owen" w:date="2026-02-28T10:38:00Z" w16du:dateUtc="2026-02-28T09:38:00Z">
            <m:rPr>
              <m:nor/>
            </m:rPr>
            <m:t>Normal</m:t>
          </w:ins>
        </m:r>
        <m:r>
          <w:ins w:id="1817" w:author="Owen" w:date="2026-02-28T10:38:00Z" w16du:dateUtc="2026-02-28T09:38:00Z">
            <w:rPr>
              <w:rFonts w:ascii="Cambria Math" w:hAnsi="Cambria Math"/>
            </w:rPr>
            <m:t>​</m:t>
          </w:ins>
        </m:r>
        <m:d>
          <m:dPr>
            <m:ctrlPr>
              <w:ins w:id="1818" w:author="Owen" w:date="2026-02-28T10:38:00Z" w16du:dateUtc="2026-02-28T09:38:00Z">
                <w:rPr>
                  <w:rFonts w:ascii="Cambria Math" w:hAnsi="Cambria Math"/>
                </w:rPr>
              </w:ins>
            </m:ctrlPr>
          </m:dPr>
          <m:e>
            <m:sSub>
              <m:sSubPr>
                <m:ctrlPr>
                  <w:ins w:id="1819" w:author="Owen" w:date="2026-02-28T10:38:00Z" w16du:dateUtc="2026-02-28T09:38:00Z">
                    <w:rPr>
                      <w:rFonts w:ascii="Cambria Math" w:hAnsi="Cambria Math"/>
                    </w:rPr>
                  </w:ins>
                </m:ctrlPr>
              </m:sSubPr>
              <m:e>
                <m:r>
                  <w:ins w:id="1820" w:author="Owen" w:date="2026-02-28T10:38:00Z" w16du:dateUtc="2026-02-28T09:38:00Z">
                    <w:rPr>
                      <w:rFonts w:ascii="Cambria Math" w:hAnsi="Cambria Math"/>
                    </w:rPr>
                    <m:t>μ</m:t>
                  </w:ins>
                </m:r>
              </m:e>
              <m:sub>
                <m:r>
                  <w:ins w:id="1821" w:author="Owen" w:date="2026-02-28T10:38:00Z" w16du:dateUtc="2026-02-28T09:38:00Z">
                    <w:rPr>
                      <w:rFonts w:ascii="Cambria Math" w:hAnsi="Cambria Math"/>
                    </w:rPr>
                    <m:t>α</m:t>
                  </w:ins>
                </m:r>
              </m:sub>
            </m:sSub>
            <m:r>
              <w:ins w:id="1822" w:author="Owen" w:date="2026-02-28T10:38:00Z" w16du:dateUtc="2026-02-28T09:38:00Z">
                <m:rPr>
                  <m:sty m:val="p"/>
                </m:rPr>
                <w:rPr>
                  <w:rFonts w:ascii="Cambria Math" w:hAnsi="Cambria Math"/>
                </w:rPr>
                <m:t>+log</m:t>
              </w:ins>
            </m:r>
            <m:d>
              <m:dPr>
                <m:ctrlPr>
                  <w:ins w:id="1823" w:author="Owen" w:date="2026-02-28T10:38:00Z" w16du:dateUtc="2026-02-28T09:38:00Z">
                    <w:rPr>
                      <w:rFonts w:ascii="Cambria Math" w:hAnsi="Cambria Math"/>
                    </w:rPr>
                  </w:ins>
                </m:ctrlPr>
              </m:dPr>
              <m:e>
                <m:sSub>
                  <m:sSubPr>
                    <m:ctrlPr>
                      <w:ins w:id="1824" w:author="Owen" w:date="2026-02-28T10:38:00Z" w16du:dateUtc="2026-02-28T09:38:00Z">
                        <w:rPr>
                          <w:rFonts w:ascii="Cambria Math" w:hAnsi="Cambria Math"/>
                        </w:rPr>
                      </w:ins>
                    </m:ctrlPr>
                  </m:sSubPr>
                  <m:e>
                    <m:r>
                      <w:ins w:id="1825" w:author="Owen" w:date="2026-02-28T10:38:00Z" w16du:dateUtc="2026-02-28T09:38:00Z">
                        <w:rPr>
                          <w:rFonts w:ascii="Cambria Math" w:hAnsi="Cambria Math"/>
                        </w:rPr>
                        <m:t>N</m:t>
                      </w:ins>
                    </m:r>
                  </m:e>
                  <m:sub>
                    <m:r>
                      <w:ins w:id="1826" w:author="Owen" w:date="2026-02-28T10:38:00Z" w16du:dateUtc="2026-02-28T09:38:00Z">
                        <w:rPr>
                          <w:rFonts w:ascii="Cambria Math" w:hAnsi="Cambria Math"/>
                        </w:rPr>
                        <m:t>t</m:t>
                      </w:ins>
                    </m:r>
                    <m:r>
                      <w:ins w:id="1827" w:author="Owen" w:date="2026-02-28T10:38:00Z" w16du:dateUtc="2026-02-28T09:38:00Z">
                        <m:rPr>
                          <m:sty m:val="p"/>
                        </m:rPr>
                        <w:rPr>
                          <w:rFonts w:ascii="Cambria Math" w:hAnsi="Cambria Math"/>
                        </w:rPr>
                        <m:t>-</m:t>
                      </w:ins>
                    </m:r>
                    <m:r>
                      <w:ins w:id="1828" w:author="Owen" w:date="2026-02-28T10:38:00Z" w16du:dateUtc="2026-02-28T09:38:00Z">
                        <w:rPr>
                          <w:rFonts w:ascii="Cambria Math" w:hAnsi="Cambria Math"/>
                        </w:rPr>
                        <m:t>1</m:t>
                      </w:ins>
                    </m:r>
                  </m:sub>
                </m:sSub>
              </m:e>
            </m:d>
            <m:r>
              <w:ins w:id="1829" w:author="Owen" w:date="2026-02-28T10:38:00Z" w16du:dateUtc="2026-02-28T09:38:00Z">
                <m:rPr>
                  <m:sty m:val="p"/>
                </m:rPr>
                <w:rPr>
                  <w:rFonts w:ascii="Cambria Math" w:hAnsi="Cambria Math"/>
                </w:rPr>
                <m:t>,</m:t>
              </w:ins>
            </m:r>
            <m:sSubSup>
              <m:sSubSupPr>
                <m:ctrlPr>
                  <w:ins w:id="1830" w:author="Owen" w:date="2026-02-28T10:38:00Z" w16du:dateUtc="2026-02-28T09:38:00Z">
                    <w:rPr>
                      <w:rFonts w:ascii="Cambria Math" w:hAnsi="Cambria Math"/>
                    </w:rPr>
                  </w:ins>
                </m:ctrlPr>
              </m:sSubSupPr>
              <m:e>
                <m:r>
                  <w:ins w:id="1831" w:author="Owen" w:date="2026-02-28T10:38:00Z" w16du:dateUtc="2026-02-28T09:38:00Z">
                    <w:rPr>
                      <w:rFonts w:ascii="Cambria Math" w:hAnsi="Cambria Math"/>
                    </w:rPr>
                    <m:t>σ</m:t>
                  </w:ins>
                </m:r>
              </m:e>
              <m:sub>
                <m:r>
                  <w:ins w:id="1832" w:author="Owen" w:date="2026-02-28T10:38:00Z" w16du:dateUtc="2026-02-28T09:38:00Z">
                    <w:rPr>
                      <w:rFonts w:ascii="Cambria Math" w:hAnsi="Cambria Math"/>
                    </w:rPr>
                    <m:t>α</m:t>
                  </w:ins>
                </m:r>
              </m:sub>
              <m:sup>
                <m:r>
                  <w:ins w:id="1833" w:author="Owen" w:date="2026-02-28T10:38:00Z" w16du:dateUtc="2026-02-28T09:38:00Z">
                    <w:rPr>
                      <w:rFonts w:ascii="Cambria Math" w:hAnsi="Cambria Math"/>
                    </w:rPr>
                    <m:t>2</m:t>
                  </w:ins>
                </m:r>
              </m:sup>
            </m:sSubSup>
          </m:e>
        </m:d>
        <m:r>
          <w:ins w:id="1834" w:author="Owen" w:date="2026-02-28T10:38:00Z" w16du:dateUtc="2026-02-28T09:38:00Z">
            <w:rPr>
              <w:rFonts w:ascii="Cambria Math" w:hAnsi="Cambria Math"/>
            </w:rPr>
            <m:t>  </m:t>
          </w:ins>
        </m:r>
        <m:d>
          <m:dPr>
            <m:ctrlPr>
              <w:ins w:id="1835" w:author="Owen" w:date="2026-02-28T10:38:00Z" w16du:dateUtc="2026-02-28T09:38:00Z">
                <w:rPr>
                  <w:rFonts w:ascii="Cambria Math" w:hAnsi="Cambria Math"/>
                </w:rPr>
              </w:ins>
            </m:ctrlPr>
          </m:dPr>
          <m:e>
            <m:r>
              <w:ins w:id="1836" w:author="Owen" w:date="2026-02-28T10:38:00Z" w16du:dateUtc="2026-02-28T09:38:00Z">
                <w:rPr>
                  <w:rFonts w:ascii="Cambria Math" w:hAnsi="Cambria Math"/>
                </w:rPr>
                <m:t>12</m:t>
              </w:ins>
            </m:r>
          </m:e>
        </m:d>
      </m:oMath>
    </w:p>
    <w:p w14:paraId="2F7C0116" w14:textId="77777777" w:rsidR="00B41E2D" w:rsidRDefault="00000000">
      <w:pPr>
        <w:pStyle w:val="FirstParagraph"/>
        <w:rPr>
          <w:ins w:id="1837" w:author="Owen" w:date="2026-02-28T10:38:00Z" w16du:dateUtc="2026-02-28T09:38:00Z"/>
        </w:rPr>
      </w:pPr>
      <w:ins w:id="1838" w:author="Owen" w:date="2026-02-28T10:38:00Z" w16du:dateUtc="2026-02-28T09:38:00Z">
        <w:r>
          <w:t xml:space="preserve">This implies that uncertainty in per-capita recruitment declines with sample size: if </w:t>
        </w:r>
      </w:ins>
      <m:oMath>
        <m:sSub>
          <m:sSubPr>
            <m:ctrlPr>
              <w:ins w:id="1839" w:author="Owen" w:date="2026-02-28T10:38:00Z" w16du:dateUtc="2026-02-28T09:38:00Z">
                <w:rPr>
                  <w:rFonts w:ascii="Cambria Math" w:hAnsi="Cambria Math"/>
                </w:rPr>
              </w:ins>
            </m:ctrlPr>
          </m:sSubPr>
          <m:e>
            <m:acc>
              <m:accPr>
                <m:ctrlPr>
                  <w:ins w:id="1840" w:author="Owen" w:date="2026-02-28T10:38:00Z" w16du:dateUtc="2026-02-28T09:38:00Z">
                    <w:rPr>
                      <w:rFonts w:ascii="Cambria Math" w:hAnsi="Cambria Math"/>
                    </w:rPr>
                  </w:ins>
                </m:ctrlPr>
              </m:accPr>
              <m:e>
                <m:r>
                  <w:ins w:id="1841" w:author="Owen" w:date="2026-02-28T10:38:00Z" w16du:dateUtc="2026-02-28T09:38:00Z">
                    <w:rPr>
                      <w:rFonts w:ascii="Cambria Math" w:hAnsi="Cambria Math"/>
                    </w:rPr>
                    <m:t>r</m:t>
                  </w:ins>
                </m:r>
              </m:e>
            </m:acc>
          </m:e>
          <m:sub>
            <m:r>
              <w:ins w:id="1842" w:author="Owen" w:date="2026-02-28T10:38:00Z" w16du:dateUtc="2026-02-28T09:38:00Z">
                <w:rPr>
                  <w:rFonts w:ascii="Cambria Math" w:hAnsi="Cambria Math"/>
                </w:rPr>
                <m:t>t</m:t>
              </w:ins>
            </m:r>
          </m:sub>
        </m:sSub>
        <m:r>
          <w:ins w:id="1843" w:author="Owen" w:date="2026-02-28T10:38:00Z" w16du:dateUtc="2026-02-28T09:38:00Z">
            <m:rPr>
              <m:sty m:val="p"/>
            </m:rPr>
            <w:rPr>
              <w:rFonts w:ascii="Cambria Math" w:hAnsi="Cambria Math"/>
            </w:rPr>
            <m:t>=</m:t>
          </w:ins>
        </m:r>
        <m:sSub>
          <m:sSubPr>
            <m:ctrlPr>
              <w:ins w:id="1844" w:author="Owen" w:date="2026-02-28T10:38:00Z" w16du:dateUtc="2026-02-28T09:38:00Z">
                <w:rPr>
                  <w:rFonts w:ascii="Cambria Math" w:hAnsi="Cambria Math"/>
                </w:rPr>
              </w:ins>
            </m:ctrlPr>
          </m:sSubPr>
          <m:e>
            <m:r>
              <w:ins w:id="1845" w:author="Owen" w:date="2026-02-28T10:38:00Z" w16du:dateUtc="2026-02-28T09:38:00Z">
                <w:rPr>
                  <w:rFonts w:ascii="Cambria Math" w:hAnsi="Cambria Math"/>
                </w:rPr>
                <m:t>Y</m:t>
              </w:ins>
            </m:r>
          </m:e>
          <m:sub>
            <m:r>
              <w:ins w:id="1846" w:author="Owen" w:date="2026-02-28T10:38:00Z" w16du:dateUtc="2026-02-28T09:38:00Z">
                <w:rPr>
                  <w:rFonts w:ascii="Cambria Math" w:hAnsi="Cambria Math"/>
                </w:rPr>
                <m:t>t</m:t>
              </w:ins>
            </m:r>
          </m:sub>
        </m:sSub>
        <m:r>
          <w:ins w:id="1847" w:author="Owen" w:date="2026-02-28T10:38:00Z" w16du:dateUtc="2026-02-28T09:38:00Z">
            <m:rPr>
              <m:sty m:val="p"/>
            </m:rPr>
            <w:rPr>
              <w:rFonts w:ascii="Cambria Math" w:hAnsi="Cambria Math"/>
            </w:rPr>
            <m:t>/</m:t>
          </w:ins>
        </m:r>
        <m:sSub>
          <m:sSubPr>
            <m:ctrlPr>
              <w:ins w:id="1848" w:author="Owen" w:date="2026-02-28T10:38:00Z" w16du:dateUtc="2026-02-28T09:38:00Z">
                <w:rPr>
                  <w:rFonts w:ascii="Cambria Math" w:hAnsi="Cambria Math"/>
                </w:rPr>
              </w:ins>
            </m:ctrlPr>
          </m:sSubPr>
          <m:e>
            <m:r>
              <w:ins w:id="1849" w:author="Owen" w:date="2026-02-28T10:38:00Z" w16du:dateUtc="2026-02-28T09:38:00Z">
                <w:rPr>
                  <w:rFonts w:ascii="Cambria Math" w:hAnsi="Cambria Math"/>
                </w:rPr>
                <m:t>N</m:t>
              </w:ins>
            </m:r>
          </m:e>
          <m:sub>
            <m:r>
              <w:ins w:id="1850" w:author="Owen" w:date="2026-02-28T10:38:00Z" w16du:dateUtc="2026-02-28T09:38:00Z">
                <w:rPr>
                  <w:rFonts w:ascii="Cambria Math" w:hAnsi="Cambria Math"/>
                </w:rPr>
                <m:t>t</m:t>
              </w:ins>
            </m:r>
            <m:r>
              <w:ins w:id="1851" w:author="Owen" w:date="2026-02-28T10:38:00Z" w16du:dateUtc="2026-02-28T09:38:00Z">
                <m:rPr>
                  <m:sty m:val="p"/>
                </m:rPr>
                <w:rPr>
                  <w:rFonts w:ascii="Cambria Math" w:hAnsi="Cambria Math"/>
                </w:rPr>
                <m:t>-</m:t>
              </w:ins>
            </m:r>
            <m:r>
              <w:ins w:id="1852" w:author="Owen" w:date="2026-02-28T10:38:00Z" w16du:dateUtc="2026-02-28T09:38:00Z">
                <w:rPr>
                  <w:rFonts w:ascii="Cambria Math" w:hAnsi="Cambria Math"/>
                </w:rPr>
                <m:t>1</m:t>
              </w:ins>
            </m:r>
          </m:sub>
        </m:sSub>
      </m:oMath>
      <w:ins w:id="1853" w:author="Owen" w:date="2026-02-28T10:38:00Z" w16du:dateUtc="2026-02-28T09:38:00Z">
        <w:r>
          <w:t xml:space="preserve">, then </w:t>
        </w:r>
      </w:ins>
      <m:oMath>
        <m:r>
          <w:ins w:id="1854" w:author="Owen" w:date="2026-02-28T10:38:00Z" w16du:dateUtc="2026-02-28T09:38:00Z">
            <m:rPr>
              <m:sty m:val="p"/>
            </m:rPr>
            <w:rPr>
              <w:rFonts w:ascii="Cambria Math" w:hAnsi="Cambria Math"/>
            </w:rPr>
            <m:t>Var</m:t>
          </w:ins>
        </m:r>
        <m:d>
          <m:dPr>
            <m:ctrlPr>
              <w:ins w:id="1855" w:author="Owen" w:date="2026-02-28T10:38:00Z" w16du:dateUtc="2026-02-28T09:38:00Z">
                <w:rPr>
                  <w:rFonts w:ascii="Cambria Math" w:hAnsi="Cambria Math"/>
                </w:rPr>
              </w:ins>
            </m:ctrlPr>
          </m:dPr>
          <m:e>
            <m:sSub>
              <m:sSubPr>
                <m:ctrlPr>
                  <w:ins w:id="1856" w:author="Owen" w:date="2026-02-28T10:38:00Z" w16du:dateUtc="2026-02-28T09:38:00Z">
                    <w:rPr>
                      <w:rFonts w:ascii="Cambria Math" w:hAnsi="Cambria Math"/>
                    </w:rPr>
                  </w:ins>
                </m:ctrlPr>
              </m:sSubPr>
              <m:e>
                <m:acc>
                  <m:accPr>
                    <m:ctrlPr>
                      <w:ins w:id="1857" w:author="Owen" w:date="2026-02-28T10:38:00Z" w16du:dateUtc="2026-02-28T09:38:00Z">
                        <w:rPr>
                          <w:rFonts w:ascii="Cambria Math" w:hAnsi="Cambria Math"/>
                        </w:rPr>
                      </w:ins>
                    </m:ctrlPr>
                  </m:accPr>
                  <m:e>
                    <m:r>
                      <w:ins w:id="1858" w:author="Owen" w:date="2026-02-28T10:38:00Z" w16du:dateUtc="2026-02-28T09:38:00Z">
                        <w:rPr>
                          <w:rFonts w:ascii="Cambria Math" w:hAnsi="Cambria Math"/>
                        </w:rPr>
                        <m:t>r</m:t>
                      </w:ins>
                    </m:r>
                  </m:e>
                </m:acc>
              </m:e>
              <m:sub>
                <m:r>
                  <w:ins w:id="1859" w:author="Owen" w:date="2026-02-28T10:38:00Z" w16du:dateUtc="2026-02-28T09:38:00Z">
                    <w:rPr>
                      <w:rFonts w:ascii="Cambria Math" w:hAnsi="Cambria Math"/>
                    </w:rPr>
                    <m:t>t</m:t>
                  </w:ins>
                </m:r>
              </m:sub>
            </m:sSub>
          </m:e>
        </m:d>
      </m:oMath>
      <w:ins w:id="1860" w:author="Owen" w:date="2026-02-28T10:38:00Z" w16du:dateUtc="2026-02-28T09:38:00Z">
        <w:r>
          <w:t xml:space="preserve"> scales as </w:t>
        </w:r>
      </w:ins>
      <m:oMath>
        <m:r>
          <w:ins w:id="1861" w:author="Owen" w:date="2026-02-28T10:38:00Z" w16du:dateUtc="2026-02-28T09:38:00Z">
            <w:rPr>
              <w:rFonts w:ascii="Cambria Math" w:hAnsi="Cambria Math"/>
            </w:rPr>
            <m:t>1</m:t>
          </w:ins>
        </m:r>
        <m:r>
          <w:ins w:id="1862" w:author="Owen" w:date="2026-02-28T10:38:00Z" w16du:dateUtc="2026-02-28T09:38:00Z">
            <m:rPr>
              <m:sty m:val="p"/>
            </m:rPr>
            <w:rPr>
              <w:rFonts w:ascii="Cambria Math" w:hAnsi="Cambria Math"/>
            </w:rPr>
            <m:t>/</m:t>
          </w:ins>
        </m:r>
        <m:sSub>
          <m:sSubPr>
            <m:ctrlPr>
              <w:ins w:id="1863" w:author="Owen" w:date="2026-02-28T10:38:00Z" w16du:dateUtc="2026-02-28T09:38:00Z">
                <w:rPr>
                  <w:rFonts w:ascii="Cambria Math" w:hAnsi="Cambria Math"/>
                </w:rPr>
              </w:ins>
            </m:ctrlPr>
          </m:sSubPr>
          <m:e>
            <m:r>
              <w:ins w:id="1864" w:author="Owen" w:date="2026-02-28T10:38:00Z" w16du:dateUtc="2026-02-28T09:38:00Z">
                <w:rPr>
                  <w:rFonts w:ascii="Cambria Math" w:hAnsi="Cambria Math"/>
                </w:rPr>
                <m:t>N</m:t>
              </w:ins>
            </m:r>
          </m:e>
          <m:sub>
            <m:r>
              <w:ins w:id="1865" w:author="Owen" w:date="2026-02-28T10:38:00Z" w16du:dateUtc="2026-02-28T09:38:00Z">
                <w:rPr>
                  <w:rFonts w:ascii="Cambria Math" w:hAnsi="Cambria Math"/>
                </w:rPr>
                <m:t>t</m:t>
              </w:ins>
            </m:r>
            <m:r>
              <w:ins w:id="1866" w:author="Owen" w:date="2026-02-28T10:38:00Z" w16du:dateUtc="2026-02-28T09:38:00Z">
                <m:rPr>
                  <m:sty m:val="p"/>
                </m:rPr>
                <w:rPr>
                  <w:rFonts w:ascii="Cambria Math" w:hAnsi="Cambria Math"/>
                </w:rPr>
                <m:t>-</m:t>
              </w:ins>
            </m:r>
            <m:r>
              <w:ins w:id="1867" w:author="Owen" w:date="2026-02-28T10:38:00Z" w16du:dateUtc="2026-02-28T09:38:00Z">
                <w:rPr>
                  <w:rFonts w:ascii="Cambria Math" w:hAnsi="Cambria Math"/>
                </w:rPr>
                <m:t>1</m:t>
              </w:ins>
            </m:r>
          </m:sub>
        </m:sSub>
      </m:oMath>
      <w:ins w:id="1868" w:author="Owen" w:date="2026-02-28T10:38:00Z" w16du:dateUtc="2026-02-28T09:38:00Z">
        <w:r>
          <w:t xml:space="preserve"> for fixed underlying recruitment intensity.</w:t>
        </w:r>
      </w:ins>
    </w:p>
    <w:p w14:paraId="43427425" w14:textId="77777777" w:rsidR="00B41E2D" w:rsidRDefault="00000000">
      <w:pPr>
        <w:pStyle w:val="BodyText"/>
        <w:rPr>
          <w:rPrChange w:id="1869" w:author="Owen" w:date="2026-02-28T10:38:00Z" w16du:dateUtc="2026-02-28T09:38:00Z">
            <w:rPr>
              <w:b/>
              <w:i/>
            </w:rPr>
          </w:rPrChange>
        </w:rPr>
        <w:pPrChange w:id="1870" w:author="Owen" w:date="2026-02-28T10:38:00Z" w16du:dateUtc="2026-02-28T09:38:00Z">
          <w:pPr>
            <w:tabs>
              <w:tab w:val="left" w:pos="4678"/>
              <w:tab w:val="left" w:pos="6096"/>
            </w:tabs>
            <w:spacing w:line="480" w:lineRule="auto"/>
          </w:pPr>
        </w:pPrChange>
      </w:pPr>
      <w:r>
        <w:t xml:space="preserve">climate coefficient for each monthly lag </w:t>
      </w:r>
      <w:r>
        <w:rPr>
          <w:rPrChange w:id="1871" w:author="Owen" w:date="2026-02-28T10:38:00Z" w16du:dateUtc="2026-02-28T09:38:00Z">
            <w:rPr>
              <w:i/>
            </w:rPr>
          </w:rPrChange>
        </w:rPr>
        <w:t>k</w:t>
      </w:r>
    </w:p>
    <w:p w14:paraId="676E9066" w14:textId="77777777" w:rsidR="00B41E2D" w:rsidRDefault="00000000">
      <w:pPr>
        <w:pStyle w:val="BodyText"/>
        <w:rPr>
          <w:ins w:id="1872" w:author="Owen" w:date="2026-02-28T10:38:00Z" w16du:dateUtc="2026-02-28T09:38:00Z"/>
        </w:rPr>
      </w:pPr>
      <m:oMath>
        <m:sSub>
          <m:sSubPr>
            <m:ctrlPr>
              <w:del w:id="1873" w:author="Owen" w:date="2026-02-28T10:38:00Z" w16du:dateUtc="2026-02-28T09:38:00Z">
                <w:rPr>
                  <w:rFonts w:ascii="Cambria Math" w:hAnsi="Cambria Math"/>
                </w:rPr>
              </w:del>
            </m:ctrlPr>
          </m:sSubPr>
          <m:e>
            <m:r>
              <w:del w:id="1874" w:author="Owen" w:date="2026-02-28T10:38:00Z" w16du:dateUtc="2026-02-28T09:38:00Z">
                <m:rPr>
                  <m:sty m:val="p"/>
                </m:rPr>
                <w:rPr>
                  <w:rFonts w:ascii="Cambria Math" w:hAnsi="Cambria Math"/>
                </w:rPr>
                <m:t>Σ</m:t>
              </w:del>
            </m:r>
          </m:e>
          <m:sub>
            <m:r>
              <w:del w:id="1875" w:author="Owen" w:date="2026-02-28T10:38:00Z" w16du:dateUtc="2026-02-28T09:38:00Z">
                <w:rPr>
                  <w:rFonts w:ascii="Cambria Math" w:hAnsi="Cambria Math"/>
                </w:rPr>
                <m:t>i,j</m:t>
              </w:del>
            </m:r>
          </m:sub>
        </m:sSub>
        <m:r>
          <w:del w:id="1876" w:author="Owen" w:date="2026-02-28T10:38:00Z" w16du:dateUtc="2026-02-28T09:38:00Z">
            <w:rPr>
              <w:rFonts w:ascii="Cambria Math" w:hAnsi="Cambria Math"/>
            </w:rPr>
            <m:t>=</m:t>
          </w:del>
        </m:r>
        <m:sSup>
          <m:sSupPr>
            <m:ctrlPr>
              <w:del w:id="1877" w:author="Owen" w:date="2026-02-28T10:38:00Z" w16du:dateUtc="2026-02-28T09:38:00Z">
                <w:rPr>
                  <w:rFonts w:ascii="Cambria Math" w:hAnsi="Cambria Math"/>
                </w:rPr>
              </w:del>
            </m:ctrlPr>
          </m:sSupPr>
          <m:e>
            <m:r>
              <w:del w:id="1878" w:author="Owen" w:date="2026-02-28T10:38:00Z" w16du:dateUtc="2026-02-28T09:38:00Z">
                <w:rPr>
                  <w:rFonts w:ascii="Cambria Math" w:hAnsi="Cambria Math"/>
                </w:rPr>
                <m:t>η</m:t>
              </w:del>
            </m:r>
          </m:e>
          <m:sup>
            <m:r>
              <w:del w:id="1879" w:author="Owen" w:date="2026-02-28T10:38:00Z" w16du:dateUtc="2026-02-28T09:38:00Z">
                <w:rPr>
                  <w:rFonts w:ascii="Cambria Math" w:hAnsi="Cambria Math"/>
                </w:rPr>
                <m:t>2</m:t>
              </w:del>
            </m:r>
          </m:sup>
        </m:sSup>
        <m:sSup>
          <m:sSupPr>
            <m:ctrlPr>
              <w:del w:id="1880" w:author="Owen" w:date="2026-02-28T10:38:00Z" w16du:dateUtc="2026-02-28T09:38:00Z">
                <w:rPr>
                  <w:rFonts w:ascii="Cambria Math" w:hAnsi="Cambria Math"/>
                  <w:i/>
                </w:rPr>
              </w:del>
            </m:ctrlPr>
          </m:sSupPr>
          <m:e>
            <m:r>
              <w:del w:id="1881" w:author="Owen" w:date="2026-02-28T10:38:00Z" w16du:dateUtc="2026-02-28T09:38:00Z">
                <w:rPr>
                  <w:rFonts w:ascii="Cambria Math" w:hAnsi="Cambria Math"/>
                </w:rPr>
                <m:t>e</m:t>
              </w:del>
            </m:r>
          </m:e>
          <m:sup>
            <m:r>
              <w:del w:id="1882" w:author="Owen" w:date="2026-02-28T10:38:00Z" w16du:dateUtc="2026-02-28T09:38:00Z">
                <w:rPr>
                  <w:rFonts w:ascii="Cambria Math" w:hAnsi="Cambria Math"/>
                </w:rPr>
                <m:t>-0.5</m:t>
              </w:del>
            </m:r>
            <m:sSup>
              <m:sSupPr>
                <m:ctrlPr>
                  <w:del w:id="1883" w:author="Owen" w:date="2026-02-28T10:38:00Z" w16du:dateUtc="2026-02-28T09:38:00Z">
                    <w:rPr>
                      <w:rFonts w:ascii="Cambria Math" w:hAnsi="Cambria Math"/>
                      <w:i/>
                    </w:rPr>
                  </w:del>
                </m:ctrlPr>
              </m:sSupPr>
              <m:e>
                <m:r>
                  <w:del w:id="1884" w:author="Owen" w:date="2026-02-28T10:38:00Z" w16du:dateUtc="2026-02-28T09:38:00Z">
                    <w:rPr>
                      <w:rFonts w:ascii="Cambria Math" w:hAnsi="Cambria Math"/>
                    </w:rPr>
                    <m:t>ρ</m:t>
                  </w:del>
                </m:r>
              </m:e>
              <m:sup>
                <m:r>
                  <w:del w:id="1885" w:author="Owen" w:date="2026-02-28T10:38:00Z" w16du:dateUtc="2026-02-28T09:38:00Z">
                    <w:rPr>
                      <w:rFonts w:ascii="Cambria Math" w:hAnsi="Cambria Math"/>
                    </w:rPr>
                    <m:t>2</m:t>
                  </w:del>
                </m:r>
              </m:sup>
            </m:sSup>
            <m:sSup>
              <m:sSupPr>
                <m:ctrlPr>
                  <w:del w:id="1886" w:author="Owen" w:date="2026-02-28T10:38:00Z" w16du:dateUtc="2026-02-28T09:38:00Z">
                    <w:rPr>
                      <w:rFonts w:ascii="Cambria Math" w:hAnsi="Cambria Math"/>
                      <w:i/>
                    </w:rPr>
                  </w:del>
                </m:ctrlPr>
              </m:sSupPr>
              <m:e>
                <m:r>
                  <w:del w:id="1887" w:author="Owen" w:date="2026-02-28T10:38:00Z" w16du:dateUtc="2026-02-28T09:38:00Z">
                    <w:rPr>
                      <w:rFonts w:ascii="Cambria Math" w:hAnsi="Cambria Math"/>
                    </w:rPr>
                    <m:t>(j-i)</m:t>
                  </w:del>
                </m:r>
              </m:e>
              <m:sup>
                <m:r>
                  <w:del w:id="1888" w:author="Owen" w:date="2026-02-28T10:38:00Z" w16du:dateUtc="2026-02-28T09:38:00Z">
                    <w:rPr>
                      <w:rFonts w:ascii="Cambria Math" w:hAnsi="Cambria Math"/>
                    </w:rPr>
                    <m:t>2</m:t>
                  </w:del>
                </m:r>
              </m:sup>
            </m:sSup>
          </m:sup>
        </m:sSup>
      </m:oMath>
      <w:del w:id="1889" w:author="Owen" w:date="2026-02-28T10:38:00Z" w16du:dateUtc="2026-02-28T09:38:00Z">
        <w:r w:rsidR="0069183F" w:rsidRPr="00EC385A">
          <w:tab/>
        </w:r>
      </w:del>
      <m:oMath>
        <m:r>
          <w:ins w:id="1890" w:author="Owen" w:date="2026-02-28T10:38:00Z" w16du:dateUtc="2026-02-28T09:38:00Z">
            <w:rPr>
              <w:rFonts w:ascii="Cambria Math" w:hAnsi="Cambria Math"/>
            </w:rPr>
            <m:t>b</m:t>
          </w:ins>
        </m:r>
        <m:r>
          <w:ins w:id="1891" w:author="Owen" w:date="2026-02-28T10:38:00Z" w16du:dateUtc="2026-02-28T09:38:00Z">
            <m:rPr>
              <m:sty m:val="p"/>
            </m:rPr>
            <w:rPr>
              <w:rFonts w:ascii="Cambria Math" w:hAnsi="Cambria Math"/>
            </w:rPr>
            <m:t>∼</m:t>
          </w:ins>
        </m:r>
        <m:r>
          <w:ins w:id="1892" w:author="Owen" w:date="2026-02-28T10:38:00Z" w16du:dateUtc="2026-02-28T09:38:00Z">
            <m:rPr>
              <m:nor/>
            </m:rPr>
            <m:t>MVN</m:t>
          </w:ins>
        </m:r>
        <m:d>
          <m:dPr>
            <m:ctrlPr>
              <w:ins w:id="1893" w:author="Owen" w:date="2026-02-28T10:38:00Z" w16du:dateUtc="2026-02-28T09:38:00Z">
                <w:rPr>
                  <w:rFonts w:ascii="Cambria Math" w:hAnsi="Cambria Math"/>
                </w:rPr>
              </w:ins>
            </m:ctrlPr>
          </m:dPr>
          <m:e>
            <m:sSub>
              <m:sSubPr>
                <m:ctrlPr>
                  <w:ins w:id="1894" w:author="Owen" w:date="2026-02-28T10:38:00Z" w16du:dateUtc="2026-02-28T09:38:00Z">
                    <w:rPr>
                      <w:rFonts w:ascii="Cambria Math" w:hAnsi="Cambria Math"/>
                    </w:rPr>
                  </w:ins>
                </m:ctrlPr>
              </m:sSubPr>
              <m:e>
                <m:r>
                  <w:ins w:id="1895" w:author="Owen" w:date="2026-02-28T10:38:00Z" w16du:dateUtc="2026-02-28T09:38:00Z">
                    <w:rPr>
                      <w:rFonts w:ascii="Cambria Math" w:hAnsi="Cambria Math"/>
                    </w:rPr>
                    <m:t>μ</m:t>
                  </w:ins>
                </m:r>
              </m:e>
              <m:sub>
                <m:r>
                  <w:ins w:id="1896" w:author="Owen" w:date="2026-02-28T10:38:00Z" w16du:dateUtc="2026-02-28T09:38:00Z">
                    <w:rPr>
                      <w:rFonts w:ascii="Cambria Math" w:hAnsi="Cambria Math"/>
                    </w:rPr>
                    <m:t>b</m:t>
                  </w:ins>
                </m:r>
              </m:sub>
            </m:sSub>
            <m:r>
              <w:ins w:id="1897" w:author="Owen" w:date="2026-02-28T10:38:00Z" w16du:dateUtc="2026-02-28T09:38:00Z">
                <m:rPr>
                  <m:sty m:val="p"/>
                </m:rPr>
                <w:rPr>
                  <w:rFonts w:ascii="Cambria Math" w:hAnsi="Cambria Math"/>
                </w:rPr>
                <m:t>,</m:t>
              </w:ins>
            </m:r>
            <m:r>
              <w:ins w:id="1898" w:author="Owen" w:date="2026-02-28T10:38:00Z" w16du:dateUtc="2026-02-28T09:38:00Z">
                <m:rPr>
                  <m:sty m:val="b"/>
                </m:rPr>
                <w:rPr>
                  <w:rFonts w:ascii="Cambria Math" w:hAnsi="Cambria Math"/>
                </w:rPr>
                <m:t>K</m:t>
              </w:ins>
            </m:r>
          </m:e>
        </m:d>
        <m:r>
          <w:ins w:id="1899" w:author="Owen" w:date="2026-02-28T10:38:00Z" w16du:dateUtc="2026-02-28T09:38:00Z">
            <w:rPr>
              <w:rFonts w:ascii="Cambria Math" w:hAnsi="Cambria Math"/>
            </w:rPr>
            <m:t>  </m:t>
          </w:ins>
        </m:r>
        <m:d>
          <m:dPr>
            <m:ctrlPr>
              <w:ins w:id="1900" w:author="Owen" w:date="2026-02-28T10:38:00Z" w16du:dateUtc="2026-02-28T09:38:00Z">
                <w:rPr>
                  <w:rFonts w:ascii="Cambria Math" w:hAnsi="Cambria Math"/>
                </w:rPr>
              </w:ins>
            </m:ctrlPr>
          </m:dPr>
          <m:e>
            <m:r>
              <w:ins w:id="1901" w:author="Owen" w:date="2026-02-28T10:38:00Z" w16du:dateUtc="2026-02-28T09:38:00Z">
                <w:rPr>
                  <w:rFonts w:ascii="Cambria Math" w:hAnsi="Cambria Math"/>
                </w:rPr>
                <m:t>13</m:t>
              </w:ins>
            </m:r>
          </m:e>
        </m:d>
      </m:oMath>
    </w:p>
    <w:p w14:paraId="17A6748B" w14:textId="77777777" w:rsidR="00B41E2D" w:rsidRDefault="00000000">
      <w:pPr>
        <w:pStyle w:val="FirstParagraph"/>
        <w:pPrChange w:id="1902" w:author="Owen" w:date="2026-02-28T10:38:00Z" w16du:dateUtc="2026-02-28T09:38:00Z">
          <w:pPr>
            <w:tabs>
              <w:tab w:val="left" w:pos="4678"/>
              <w:tab w:val="left" w:pos="6096"/>
            </w:tabs>
            <w:spacing w:line="480" w:lineRule="auto"/>
          </w:pPr>
        </w:pPrChange>
      </w:pPr>
      <w:r>
        <w:t xml:space="preserve">covariance matrix (row </w:t>
      </w:r>
      <w:r>
        <w:rPr>
          <w:rPrChange w:id="1903" w:author="Owen" w:date="2026-02-28T10:38:00Z" w16du:dateUtc="2026-02-28T09:38:00Z">
            <w:rPr>
              <w:i/>
            </w:rPr>
          </w:rPrChange>
        </w:rPr>
        <w:t>i</w:t>
      </w:r>
      <w:r>
        <w:t xml:space="preserve">, column </w:t>
      </w:r>
      <w:r>
        <w:rPr>
          <w:rPrChange w:id="1904" w:author="Owen" w:date="2026-02-28T10:38:00Z" w16du:dateUtc="2026-02-28T09:38:00Z">
            <w:rPr>
              <w:i/>
            </w:rPr>
          </w:rPrChange>
        </w:rPr>
        <w:t>j</w:t>
      </w:r>
      <w:r>
        <w:t>)</w:t>
      </w:r>
    </w:p>
    <w:p w14:paraId="4C037969" w14:textId="77777777" w:rsidR="00E84A7A" w:rsidRPr="00EC385A" w:rsidRDefault="00E84A7A" w:rsidP="0061009E">
      <w:pPr>
        <w:rPr>
          <w:del w:id="1905" w:author="Owen" w:date="2026-02-28T10:38:00Z" w16du:dateUtc="2026-02-28T09:38:00Z"/>
        </w:rPr>
      </w:pPr>
    </w:p>
    <w:p w14:paraId="67D1CA04" w14:textId="77777777" w:rsidR="00B41E2D" w:rsidRDefault="00000000">
      <w:pPr>
        <w:pStyle w:val="BodyText"/>
        <w:rPr>
          <w:ins w:id="1906" w:author="Owen" w:date="2026-02-28T10:38:00Z" w16du:dateUtc="2026-02-28T09:38:00Z"/>
        </w:rPr>
      </w:pPr>
      <m:oMathPara>
        <m:oMathParaPr>
          <m:jc m:val="center"/>
        </m:oMathParaPr>
        <m:oMath>
          <m:sSub>
            <m:sSubPr>
              <m:ctrlPr>
                <w:ins w:id="1907" w:author="Owen" w:date="2026-02-28T10:38:00Z" w16du:dateUtc="2026-02-28T09:38:00Z">
                  <w:rPr>
                    <w:rFonts w:ascii="Cambria Math" w:hAnsi="Cambria Math"/>
                  </w:rPr>
                </w:ins>
              </m:ctrlPr>
            </m:sSubPr>
            <m:e>
              <m:r>
                <w:ins w:id="1908" w:author="Owen" w:date="2026-02-28T10:38:00Z" w16du:dateUtc="2026-02-28T09:38:00Z">
                  <w:rPr>
                    <w:rFonts w:ascii="Cambria Math" w:hAnsi="Cambria Math"/>
                  </w:rPr>
                  <m:t>K</m:t>
                </w:ins>
              </m:r>
            </m:e>
            <m:sub>
              <m:r>
                <w:ins w:id="1909" w:author="Owen" w:date="2026-02-28T10:38:00Z" w16du:dateUtc="2026-02-28T09:38:00Z">
                  <w:rPr>
                    <w:rFonts w:ascii="Cambria Math" w:hAnsi="Cambria Math"/>
                  </w:rPr>
                  <m:t>i</m:t>
                </w:ins>
              </m:r>
              <m:r>
                <w:ins w:id="1910" w:author="Owen" w:date="2026-02-28T10:38:00Z" w16du:dateUtc="2026-02-28T09:38:00Z">
                  <m:rPr>
                    <m:sty m:val="p"/>
                  </m:rPr>
                  <w:rPr>
                    <w:rFonts w:ascii="Cambria Math" w:hAnsi="Cambria Math"/>
                  </w:rPr>
                  <m:t>,</m:t>
                </w:ins>
              </m:r>
              <m:r>
                <w:ins w:id="1911" w:author="Owen" w:date="2026-02-28T10:38:00Z" w16du:dateUtc="2026-02-28T09:38:00Z">
                  <w:rPr>
                    <w:rFonts w:ascii="Cambria Math" w:hAnsi="Cambria Math"/>
                  </w:rPr>
                  <m:t>j</m:t>
                </w:ins>
              </m:r>
            </m:sub>
          </m:sSub>
          <m:r>
            <w:ins w:id="1912" w:author="Owen" w:date="2026-02-28T10:38:00Z" w16du:dateUtc="2026-02-28T09:38:00Z">
              <m:rPr>
                <m:sty m:val="p"/>
              </m:rPr>
              <w:rPr>
                <w:rFonts w:ascii="Cambria Math" w:hAnsi="Cambria Math"/>
              </w:rPr>
              <m:t>=</m:t>
            </w:ins>
          </m:r>
          <m:sSup>
            <m:sSupPr>
              <m:ctrlPr>
                <w:ins w:id="1913" w:author="Owen" w:date="2026-02-28T10:38:00Z" w16du:dateUtc="2026-02-28T09:38:00Z">
                  <w:rPr>
                    <w:rFonts w:ascii="Cambria Math" w:hAnsi="Cambria Math"/>
                  </w:rPr>
                </w:ins>
              </m:ctrlPr>
            </m:sSupPr>
            <m:e>
              <m:r>
                <w:ins w:id="1914" w:author="Owen" w:date="2026-02-28T10:38:00Z" w16du:dateUtc="2026-02-28T09:38:00Z">
                  <w:rPr>
                    <w:rFonts w:ascii="Cambria Math" w:hAnsi="Cambria Math"/>
                  </w:rPr>
                  <m:t>η</m:t>
                </w:ins>
              </m:r>
            </m:e>
            <m:sup>
              <m:r>
                <w:ins w:id="1915" w:author="Owen" w:date="2026-02-28T10:38:00Z" w16du:dateUtc="2026-02-28T09:38:00Z">
                  <w:rPr>
                    <w:rFonts w:ascii="Cambria Math" w:hAnsi="Cambria Math"/>
                  </w:rPr>
                  <m:t>2</m:t>
                </w:ins>
              </m:r>
            </m:sup>
          </m:sSup>
          <m:r>
            <w:ins w:id="1916" w:author="Owen" w:date="2026-02-28T10:38:00Z" w16du:dateUtc="2026-02-28T09:38:00Z">
              <m:rPr>
                <m:sty m:val="p"/>
              </m:rPr>
              <w:rPr>
                <w:rFonts w:ascii="Cambria Math" w:hAnsi="Cambria Math"/>
              </w:rPr>
              <m:t>exp</m:t>
            </w:ins>
          </m:r>
          <m:r>
            <w:ins w:id="1917" w:author="Owen" w:date="2026-02-28T10:38:00Z" w16du:dateUtc="2026-02-28T09:38:00Z">
              <w:rPr>
                <w:rFonts w:ascii="Cambria Math" w:hAnsi="Cambria Math"/>
              </w:rPr>
              <m:t>​</m:t>
            </w:ins>
          </m:r>
          <m:d>
            <m:dPr>
              <m:ctrlPr>
                <w:ins w:id="1918" w:author="Owen" w:date="2026-02-28T10:38:00Z" w16du:dateUtc="2026-02-28T09:38:00Z">
                  <w:rPr>
                    <w:rFonts w:ascii="Cambria Math" w:hAnsi="Cambria Math"/>
                  </w:rPr>
                </w:ins>
              </m:ctrlPr>
            </m:dPr>
            <m:e>
              <m:r>
                <w:ins w:id="1919" w:author="Owen" w:date="2026-02-28T10:38:00Z" w16du:dateUtc="2026-02-28T09:38:00Z">
                  <m:rPr>
                    <m:sty m:val="p"/>
                  </m:rPr>
                  <w:rPr>
                    <w:rFonts w:ascii="Cambria Math" w:hAnsi="Cambria Math"/>
                  </w:rPr>
                  <m:t>-</m:t>
                </w:ins>
              </m:r>
              <m:r>
                <w:ins w:id="1920" w:author="Owen" w:date="2026-02-28T10:38:00Z" w16du:dateUtc="2026-02-28T09:38:00Z">
                  <w:rPr>
                    <w:rFonts w:ascii="Cambria Math" w:hAnsi="Cambria Math"/>
                  </w:rPr>
                  <m:t>0.5 </m:t>
                </w:ins>
              </m:r>
              <m:sSup>
                <m:sSupPr>
                  <m:ctrlPr>
                    <w:ins w:id="1921" w:author="Owen" w:date="2026-02-28T10:38:00Z" w16du:dateUtc="2026-02-28T09:38:00Z">
                      <w:rPr>
                        <w:rFonts w:ascii="Cambria Math" w:hAnsi="Cambria Math"/>
                      </w:rPr>
                    </w:ins>
                  </m:ctrlPr>
                </m:sSupPr>
                <m:e>
                  <m:r>
                    <w:ins w:id="1922" w:author="Owen" w:date="2026-02-28T10:38:00Z" w16du:dateUtc="2026-02-28T09:38:00Z">
                      <w:rPr>
                        <w:rFonts w:ascii="Cambria Math" w:hAnsi="Cambria Math"/>
                      </w:rPr>
                      <m:t>ρ</m:t>
                    </w:ins>
                  </m:r>
                </m:e>
                <m:sup>
                  <m:r>
                    <w:ins w:id="1923" w:author="Owen" w:date="2026-02-28T10:38:00Z" w16du:dateUtc="2026-02-28T09:38:00Z">
                      <w:rPr>
                        <w:rFonts w:ascii="Cambria Math" w:hAnsi="Cambria Math"/>
                      </w:rPr>
                      <m:t>2</m:t>
                    </w:ins>
                  </m:r>
                </m:sup>
              </m:sSup>
              <m:sSup>
                <m:sSupPr>
                  <m:ctrlPr>
                    <w:ins w:id="1924" w:author="Owen" w:date="2026-02-28T10:38:00Z" w16du:dateUtc="2026-02-28T09:38:00Z">
                      <w:rPr>
                        <w:rFonts w:ascii="Cambria Math" w:hAnsi="Cambria Math"/>
                      </w:rPr>
                    </w:ins>
                  </m:ctrlPr>
                </m:sSupPr>
                <m:e>
                  <m:d>
                    <m:dPr>
                      <m:ctrlPr>
                        <w:ins w:id="1925" w:author="Owen" w:date="2026-02-28T10:38:00Z" w16du:dateUtc="2026-02-28T09:38:00Z">
                          <w:rPr>
                            <w:rFonts w:ascii="Cambria Math" w:hAnsi="Cambria Math"/>
                          </w:rPr>
                        </w:ins>
                      </m:ctrlPr>
                    </m:dPr>
                    <m:e>
                      <m:r>
                        <w:ins w:id="1926" w:author="Owen" w:date="2026-02-28T10:38:00Z" w16du:dateUtc="2026-02-28T09:38:00Z">
                          <w:rPr>
                            <w:rFonts w:ascii="Cambria Math" w:hAnsi="Cambria Math"/>
                          </w:rPr>
                          <m:t>j</m:t>
                        </w:ins>
                      </m:r>
                      <m:r>
                        <w:ins w:id="1927" w:author="Owen" w:date="2026-02-28T10:38:00Z" w16du:dateUtc="2026-02-28T09:38:00Z">
                          <m:rPr>
                            <m:sty m:val="p"/>
                          </m:rPr>
                          <w:rPr>
                            <w:rFonts w:ascii="Cambria Math" w:hAnsi="Cambria Math"/>
                          </w:rPr>
                          <m:t>-</m:t>
                        </w:ins>
                      </m:r>
                      <m:r>
                        <w:ins w:id="1928" w:author="Owen" w:date="2026-02-28T10:38:00Z" w16du:dateUtc="2026-02-28T09:38:00Z">
                          <w:rPr>
                            <w:rFonts w:ascii="Cambria Math" w:hAnsi="Cambria Math"/>
                          </w:rPr>
                          <m:t>i</m:t>
                        </w:ins>
                      </m:r>
                    </m:e>
                  </m:d>
                </m:e>
                <m:sup>
                  <m:r>
                    <w:ins w:id="1929" w:author="Owen" w:date="2026-02-28T10:38:00Z" w16du:dateUtc="2026-02-28T09:38:00Z">
                      <w:rPr>
                        <w:rFonts w:ascii="Cambria Math" w:hAnsi="Cambria Math"/>
                      </w:rPr>
                      <m:t>2</m:t>
                    </w:ins>
                  </m:r>
                </m:sup>
              </m:sSup>
            </m:e>
          </m:d>
          <m:r>
            <w:ins w:id="1930" w:author="Owen" w:date="2026-02-28T10:38:00Z" w16du:dateUtc="2026-02-28T09:38:00Z">
              <w:rPr>
                <w:rFonts w:ascii="Cambria Math" w:hAnsi="Cambria Math"/>
              </w:rPr>
              <m:t>  </m:t>
            </w:ins>
          </m:r>
          <m:d>
            <m:dPr>
              <m:ctrlPr>
                <w:ins w:id="1931" w:author="Owen" w:date="2026-02-28T10:38:00Z" w16du:dateUtc="2026-02-28T09:38:00Z">
                  <w:rPr>
                    <w:rFonts w:ascii="Cambria Math" w:hAnsi="Cambria Math"/>
                  </w:rPr>
                </w:ins>
              </m:ctrlPr>
            </m:dPr>
            <m:e>
              <m:r>
                <w:ins w:id="1932" w:author="Owen" w:date="2026-02-28T10:38:00Z" w16du:dateUtc="2026-02-28T09:38:00Z">
                  <w:rPr>
                    <w:rFonts w:ascii="Cambria Math" w:hAnsi="Cambria Math"/>
                  </w:rPr>
                  <m:t>14</m:t>
                </w:ins>
              </m:r>
            </m:e>
          </m:d>
        </m:oMath>
      </m:oMathPara>
    </w:p>
    <w:p w14:paraId="763FED44" w14:textId="77777777" w:rsidR="00B41E2D" w:rsidRDefault="00000000">
      <w:pPr>
        <w:pStyle w:val="FirstParagraph"/>
        <w:pPrChange w:id="1933" w:author="Owen" w:date="2026-02-28T10:38:00Z" w16du:dateUtc="2026-02-28T09:38:00Z">
          <w:pPr>
            <w:spacing w:line="480" w:lineRule="auto"/>
          </w:pPr>
        </w:pPrChange>
      </w:pPr>
      <w:r>
        <w:t xml:space="preserve">where the response variable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is the number of seedlings in year </w:t>
      </w:r>
      <w:del w:id="1934" w:author="Owen" w:date="2026-02-28T10:38:00Z" w16du:dateUtc="2026-02-28T09:38:00Z">
        <w:r w:rsidR="009748D9" w:rsidRPr="00EC385A">
          <w:rPr>
            <w:i/>
          </w:rPr>
          <w:delText>t</w:delText>
        </w:r>
      </w:del>
      <m:oMath>
        <m:r>
          <w:ins w:id="1935" w:author="Owen" w:date="2026-02-28T10:38:00Z" w16du:dateUtc="2026-02-28T09:38:00Z">
            <w:rPr>
              <w:rFonts w:ascii="Cambria Math" w:hAnsi="Cambria Math"/>
            </w:rPr>
            <m:t>t</m:t>
          </w:ins>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t</m:t>
            </m:r>
            <m:r>
              <w:rPr>
                <w:rFonts w:ascii="Cambria Math" w:hAnsi="Cambria Math"/>
              </w:rPr>
              <m:t>-</m:t>
            </m:r>
            <m:r>
              <w:rPr>
                <w:rFonts w:ascii="Cambria Math" w:hAnsi="Cambria Math"/>
              </w:rPr>
              <m:t>1</m:t>
            </m:r>
          </m:sub>
        </m:sSub>
      </m:oMath>
      <w:r>
        <w:t xml:space="preserve"> is the sample size of reproductive adults in year </w:t>
      </w:r>
      <w:del w:id="1936" w:author="Owen" w:date="2026-02-28T10:38:00Z" w16du:dateUtc="2026-02-28T09:38:00Z">
        <w:r w:rsidR="009748D9" w:rsidRPr="00EC385A">
          <w:rPr>
            <w:i/>
          </w:rPr>
          <w:delText>t</w:delText>
        </w:r>
        <w:r w:rsidR="00A6202D" w:rsidRPr="00A6202D">
          <w:delText>-1</w:delText>
        </w:r>
      </w:del>
      <m:oMath>
        <m:r>
          <w:ins w:id="1937" w:author="Owen" w:date="2026-02-28T10:38:00Z" w16du:dateUtc="2026-02-28T09:38:00Z">
            <w:rPr>
              <w:rFonts w:ascii="Cambria Math" w:hAnsi="Cambria Math"/>
            </w:rPr>
            <m:t>t</m:t>
          </w:ins>
        </m:r>
        <m:r>
          <w:ins w:id="1938" w:author="Owen" w:date="2026-02-28T10:38:00Z" w16du:dateUtc="2026-02-28T09:38:00Z">
            <m:rPr>
              <m:sty m:val="p"/>
            </m:rPr>
            <w:rPr>
              <w:rFonts w:ascii="Cambria Math" w:hAnsi="Cambria Math"/>
            </w:rPr>
            <m:t>-</m:t>
          </w:ins>
        </m:r>
        <m:r>
          <w:ins w:id="1939" w:author="Owen" w:date="2026-02-28T10:38:00Z" w16du:dateUtc="2026-02-28T09:38:00Z">
            <w:rPr>
              <w:rFonts w:ascii="Cambria Math" w:hAnsi="Cambria Math"/>
            </w:rPr>
            <m:t>1</m:t>
          </w:ins>
        </m:r>
      </m:oMath>
      <w:r>
        <w:t xml:space="preserve">. The model is otherwise similar to the </w:t>
      </w:r>
      <w:del w:id="1940" w:author="Owen" w:date="2026-02-28T10:38:00Z" w16du:dateUtc="2026-02-28T09:38:00Z">
        <w:r w:rsidR="00123761" w:rsidRPr="00EC385A">
          <w:delText xml:space="preserve">model </w:delText>
        </w:r>
        <w:r w:rsidR="00E654A7" w:rsidRPr="00EC385A">
          <w:delText>for</w:delText>
        </w:r>
        <w:r w:rsidR="00123761" w:rsidRPr="00EC385A">
          <w:delText xml:space="preserve"> </w:delText>
        </w:r>
      </w:del>
      <w:r>
        <w:t>point estimates</w:t>
      </w:r>
      <w:ins w:id="1941" w:author="Owen" w:date="2026-02-28T10:38:00Z" w16du:dateUtc="2026-02-28T09:38:00Z">
        <w:r>
          <w:t xml:space="preserve"> model</w:t>
        </w:r>
      </w:ins>
      <w:r>
        <w:t>, except that we use year-specific intercepts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t>) to incorporate the Poisson offset (</w:t>
      </w:r>
      <m:oMath>
        <m:sSub>
          <m:sSubPr>
            <m:ctrlPr>
              <w:rPr>
                <w:rFonts w:ascii="Cambria Math" w:hAnsi="Cambria Math"/>
              </w:rPr>
            </m:ctrlPr>
          </m:sSubPr>
          <m:e>
            <m:r>
              <w:rPr>
                <w:rFonts w:ascii="Cambria Math" w:hAnsi="Cambria Math"/>
              </w:rPr>
              <m:t>N</m:t>
            </m:r>
          </m:e>
          <m:sub>
            <m:r>
              <w:rPr>
                <w:rFonts w:ascii="Cambria Math" w:hAnsi="Cambria Math"/>
              </w:rPr>
              <m:t>t</m:t>
            </m:r>
            <m:r>
              <w:rPr>
                <w:rFonts w:ascii="Cambria Math" w:hAnsi="Cambria Math"/>
              </w:rPr>
              <m:t>-</m:t>
            </m:r>
            <m:r>
              <w:rPr>
                <w:rFonts w:ascii="Cambria Math" w:hAnsi="Cambria Math"/>
              </w:rPr>
              <m:t>1</m:t>
            </m:r>
          </m:sub>
        </m:sSub>
      </m:oMath>
      <w:r>
        <w:t xml:space="preserve">), rather than a single model intercept as before. We fit the above-described models again using RStan, with priors and settings as described in </w:t>
      </w:r>
      <w:del w:id="1942" w:author="Owen" w:date="2026-02-28T10:38:00Z" w16du:dateUtc="2026-02-28T09:38:00Z">
        <w:r w:rsidR="007E186F" w:rsidRPr="00EC385A">
          <w:delText>Appendix S</w:delText>
        </w:r>
        <w:r w:rsidR="00433DB4">
          <w:delText>2</w:delText>
        </w:r>
      </w:del>
      <w:ins w:id="1943" w:author="Owen" w:date="2026-02-28T10:38:00Z" w16du:dateUtc="2026-02-28T09:38:00Z">
        <w:r>
          <w:t>Supplementary Methods section S1.4</w:t>
        </w:r>
      </w:ins>
      <w:r>
        <w:t>.</w:t>
      </w:r>
    </w:p>
    <w:p w14:paraId="48DA2167" w14:textId="77777777" w:rsidR="008219CE" w:rsidRDefault="008219CE" w:rsidP="0061009E">
      <w:pPr>
        <w:rPr>
          <w:del w:id="1944" w:author="Owen" w:date="2026-02-28T10:38:00Z" w16du:dateUtc="2026-02-28T09:38:00Z"/>
        </w:rPr>
      </w:pPr>
    </w:p>
    <w:p w14:paraId="0D7E4689" w14:textId="77777777" w:rsidR="00B41E2D" w:rsidRDefault="00A62904">
      <w:pPr>
        <w:pStyle w:val="Heading1"/>
        <w:rPr>
          <w:rPrChange w:id="1945" w:author="Owen" w:date="2026-02-28T10:38:00Z" w16du:dateUtc="2026-02-28T09:38:00Z">
            <w:rPr>
              <w:b/>
              <w:sz w:val="26"/>
            </w:rPr>
          </w:rPrChange>
        </w:rPr>
        <w:pPrChange w:id="1946" w:author="Owen" w:date="2026-02-28T10:38:00Z" w16du:dateUtc="2026-02-28T09:38:00Z">
          <w:pPr>
            <w:spacing w:line="480" w:lineRule="auto"/>
          </w:pPr>
        </w:pPrChange>
      </w:pPr>
      <w:del w:id="1947" w:author="Owen" w:date="2026-02-28T10:38:00Z" w16du:dateUtc="2026-02-28T09:38:00Z">
        <w:r w:rsidRPr="00A84694">
          <w:rPr>
            <w:sz w:val="26"/>
            <w:szCs w:val="26"/>
          </w:rPr>
          <w:delText xml:space="preserve">3. </w:delText>
        </w:r>
      </w:del>
      <w:bookmarkStart w:id="1948" w:name="results"/>
      <w:bookmarkEnd w:id="298"/>
      <w:bookmarkEnd w:id="546"/>
      <w:bookmarkEnd w:id="1507"/>
      <w:r w:rsidR="00000000">
        <w:rPr>
          <w:rPrChange w:id="1949" w:author="Owen" w:date="2026-02-28T10:38:00Z" w16du:dateUtc="2026-02-28T09:38:00Z">
            <w:rPr>
              <w:b/>
              <w:sz w:val="26"/>
            </w:rPr>
          </w:rPrChange>
        </w:rPr>
        <w:t>Results</w:t>
      </w:r>
    </w:p>
    <w:p w14:paraId="4064C0C6" w14:textId="77777777" w:rsidR="00B41E2D" w:rsidRPr="00FE49DA" w:rsidRDefault="00A62904">
      <w:pPr>
        <w:pStyle w:val="Heading2"/>
        <w:pPrChange w:id="1950" w:author="Owen" w:date="2026-02-28T10:38:00Z" w16du:dateUtc="2026-02-28T09:38:00Z">
          <w:pPr>
            <w:spacing w:line="480" w:lineRule="auto"/>
          </w:pPr>
        </w:pPrChange>
      </w:pPr>
      <w:bookmarkStart w:id="1951" w:name="Xdd6638ed7316a87858b3445bbb79e25a6ceb092"/>
      <w:del w:id="1952" w:author="Owen" w:date="2026-02-28T10:38:00Z" w16du:dateUtc="2026-02-28T09:38:00Z">
        <w:r w:rsidRPr="005E7D8C">
          <w:delText>3.</w:delText>
        </w:r>
      </w:del>
      <w:ins w:id="1953" w:author="Owen" w:date="2026-02-28T10:38:00Z" w16du:dateUtc="2026-02-28T09:38:00Z">
        <w:r w:rsidR="00000000">
          <w:t xml:space="preserve">Analysis </w:t>
        </w:r>
      </w:ins>
      <w:r w:rsidR="00000000" w:rsidRPr="00FE49DA">
        <w:t>1</w:t>
      </w:r>
      <w:ins w:id="1954" w:author="Owen" w:date="2026-02-28T10:38:00Z" w16du:dateUtc="2026-02-28T09:38:00Z">
        <w:r w:rsidR="00000000">
          <w:t>:</w:t>
        </w:r>
      </w:ins>
      <w:r w:rsidR="00000000" w:rsidRPr="00FE49DA">
        <w:t xml:space="preserve"> Comparative analysis of mortality trajectories</w:t>
      </w:r>
    </w:p>
    <w:p w14:paraId="74443EF3" w14:textId="77777777" w:rsidR="00B41E2D" w:rsidRDefault="00000000">
      <w:pPr>
        <w:pStyle w:val="FirstParagraph"/>
        <w:pPrChange w:id="1955" w:author="Owen" w:date="2026-02-28T10:38:00Z" w16du:dateUtc="2026-02-28T09:38:00Z">
          <w:pPr>
            <w:spacing w:line="480" w:lineRule="auto"/>
            <w:ind w:firstLine="720"/>
          </w:pPr>
        </w:pPrChange>
      </w:pPr>
      <w:r>
        <w:t xml:space="preserve">For our parameters of interest, life expectancy and shape, the estimated </w:t>
      </w:r>
      <w:del w:id="1956" w:author="Owen" w:date="2026-02-28T10:38:00Z" w16du:dateUtc="2026-02-28T09:38:00Z">
        <w:r w:rsidR="00FE12B1">
          <w:delText xml:space="preserve">fractions of total variation attributable to </w:delText>
        </w:r>
      </w:del>
      <w:r>
        <w:t>sampling</w:t>
      </w:r>
      <w:del w:id="1957" w:author="Owen" w:date="2026-02-28T10:38:00Z" w16du:dateUtc="2026-02-28T09:38:00Z">
        <w:r w:rsidR="00FE12B1">
          <w:delText xml:space="preserve"> uncertainty</w:delText>
        </w:r>
      </w:del>
      <w:ins w:id="1958" w:author="Owen" w:date="2026-02-28T10:38:00Z" w16du:dateUtc="2026-02-28T09:38:00Z">
        <w:r>
          <w:t>-to-other variance ratios across population-level MPM entries in analysis 1</w:t>
        </w:r>
      </w:ins>
      <w:r>
        <w:t xml:space="preserve"> were </w:t>
      </w:r>
      <w:del w:id="1959" w:author="Owen" w:date="2026-02-28T10:38:00Z" w16du:dateUtc="2026-02-28T09:38:00Z">
        <w:r w:rsidR="00FE12B1">
          <w:delText>10%</w:delText>
        </w:r>
      </w:del>
      <w:ins w:id="1960" w:author="Owen" w:date="2026-02-28T10:38:00Z" w16du:dateUtc="2026-02-28T09:38:00Z">
        <w:r>
          <w:t>2.00</w:t>
        </w:r>
      </w:ins>
      <w:r>
        <w:t xml:space="preserve"> and </w:t>
      </w:r>
      <w:del w:id="1961" w:author="Owen" w:date="2026-02-28T10:38:00Z" w16du:dateUtc="2026-02-28T09:38:00Z">
        <w:r w:rsidR="00FE12B1">
          <w:delText>47%,</w:delText>
        </w:r>
      </w:del>
      <w:ins w:id="1962" w:author="Owen" w:date="2026-02-28T10:38:00Z" w16du:dateUtc="2026-02-28T09:38:00Z">
        <w:r>
          <w:t>3.28,</w:t>
        </w:r>
      </w:ins>
      <w:r>
        <w:t xml:space="preserve"> respectively (Table 1). Point estimates of life expectancy and shape </w:t>
      </w:r>
      <w:del w:id="1963" w:author="Owen" w:date="2026-02-28T10:38:00Z" w16du:dateUtc="2026-02-28T09:38:00Z">
        <w:r w:rsidR="0070059D">
          <w:delText xml:space="preserve">were </w:delText>
        </w:r>
      </w:del>
      <w:r>
        <w:t xml:space="preserve">often </w:t>
      </w:r>
      <w:del w:id="1964" w:author="Owen" w:date="2026-02-28T10:38:00Z" w16du:dateUtc="2026-02-28T09:38:00Z">
        <w:r w:rsidR="0070059D">
          <w:delText>shifted</w:delText>
        </w:r>
      </w:del>
      <w:ins w:id="1965" w:author="Owen" w:date="2026-02-28T10:38:00Z" w16du:dateUtc="2026-02-28T09:38:00Z">
        <w:r>
          <w:t>deviated</w:t>
        </w:r>
      </w:ins>
      <w:r>
        <w:t xml:space="preserve"> from their respective sampling distributions (Fig. </w:t>
      </w:r>
      <w:del w:id="1966" w:author="Owen" w:date="2026-02-28T10:38:00Z" w16du:dateUtc="2026-02-28T09:38:00Z">
        <w:r w:rsidR="00E96615">
          <w:delText>2</w:delText>
        </w:r>
      </w:del>
      <w:ins w:id="1967" w:author="Owen" w:date="2026-02-28T10:38:00Z" w16du:dateUtc="2026-02-28T09:38:00Z">
        <w:r>
          <w:t>3</w:t>
        </w:r>
      </w:ins>
      <w:r>
        <w:t>).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w:t>
      </w:r>
      <w:del w:id="1968" w:author="Owen" w:date="2026-02-28T10:38:00Z" w16du:dateUtc="2026-02-28T09:38:00Z">
        <w:r w:rsidR="00EC4795">
          <w:delText>-</w:delText>
        </w:r>
      </w:del>
      <w:ins w:id="1969" w:author="Owen" w:date="2026-02-28T10:38:00Z" w16du:dateUtc="2026-02-28T09:38:00Z">
        <w:r>
          <w:t xml:space="preserve"> </w:t>
        </w:r>
      </w:ins>
      <w:r>
        <w:t>estimate of stage-specific survival (i.e.</w:t>
      </w:r>
      <w:del w:id="1970" w:author="Owen" w:date="2026-02-28T10:38:00Z" w16du:dateUtc="2026-02-28T09:38:00Z">
        <w:r w:rsidR="006C6718">
          <w:delText xml:space="preserve"> </w:delText>
        </w:r>
      </w:del>
      <w:ins w:id="1971" w:author="Owen" w:date="2026-02-28T10:38:00Z" w16du:dateUtc="2026-02-28T09:38:00Z">
        <w:r>
          <w:t> </w:t>
        </w:r>
      </w:ins>
      <w:r>
        <w:t xml:space="preserve">a point estimate approaching either 0% or 100%). Supplementary analyses suggest that these boundary estimates can skew a point estimate </w:t>
      </w:r>
      <w:del w:id="1972" w:author="Owen" w:date="2026-02-28T10:38:00Z" w16du:dateUtc="2026-02-28T09:38:00Z">
        <w:r w:rsidR="00906B3D">
          <w:delText>for</w:delText>
        </w:r>
      </w:del>
      <w:ins w:id="1973" w:author="Owen" w:date="2026-02-28T10:38:00Z" w16du:dateUtc="2026-02-28T09:38:00Z">
        <w:r>
          <w:t>of</w:t>
        </w:r>
      </w:ins>
      <w:r>
        <w:t xml:space="preserve"> life expectancy or shape away from the majority of its sampling distribution (see </w:t>
      </w:r>
      <w:del w:id="1974" w:author="Owen" w:date="2026-02-28T10:38:00Z" w16du:dateUtc="2026-02-28T09:38:00Z">
        <w:r w:rsidR="002329F1">
          <w:delText xml:space="preserve">section 5 of </w:delText>
        </w:r>
        <w:r w:rsidR="00906B3D">
          <w:delText>Appendix</w:delText>
        </w:r>
      </w:del>
      <w:ins w:id="1975" w:author="Owen" w:date="2026-02-28T10:38:00Z" w16du:dateUtc="2026-02-28T09:38:00Z">
        <w:r>
          <w:t>Supplementary Figure</w:t>
        </w:r>
      </w:ins>
      <w:r>
        <w:t xml:space="preserve"> S1</w:t>
      </w:r>
      <w:ins w:id="1976" w:author="Owen" w:date="2026-02-28T10:38:00Z" w16du:dateUtc="2026-02-28T09:38:00Z">
        <w:r>
          <w:t xml:space="preserve"> and Supplementary Figure S2</w:t>
        </w:r>
      </w:ins>
      <w:r>
        <w:t>).</w:t>
      </w:r>
    </w:p>
    <w:p w14:paraId="792FD401" w14:textId="77777777" w:rsidR="00B41E2D" w:rsidRDefault="00A81834">
      <w:pPr>
        <w:pStyle w:val="BodyText"/>
        <w:pPrChange w:id="1977" w:author="Owen" w:date="2026-02-28T10:38:00Z" w16du:dateUtc="2026-02-28T09:38:00Z">
          <w:pPr>
            <w:spacing w:line="480" w:lineRule="auto"/>
          </w:pPr>
        </w:pPrChange>
      </w:pPr>
      <w:del w:id="1978" w:author="Owen" w:date="2026-02-28T10:38:00Z" w16du:dateUtc="2026-02-28T09:38:00Z">
        <w:r>
          <w:tab/>
        </w:r>
      </w:del>
      <w:r w:rsidR="00000000">
        <w:t xml:space="preserve">Despite the mismatch between point estimates and sampling distributions, accounting for sampling uncertainty in our test of the relationship between life expectancy and shape only moderately affected the overall result (Fig. </w:t>
      </w:r>
      <w:del w:id="1979" w:author="Owen" w:date="2026-02-28T10:38:00Z" w16du:dateUtc="2026-02-28T09:38:00Z">
        <w:r w:rsidR="009D77B9">
          <w:delText>3)</w:delText>
        </w:r>
        <w:r w:rsidR="00DF0B1B">
          <w:delText>.</w:delText>
        </w:r>
        <w:r w:rsidR="00B709B5">
          <w:delText xml:space="preserve"> </w:delText>
        </w:r>
        <w:r w:rsidR="003A7E4F">
          <w:delText>W</w:delText>
        </w:r>
        <w:r w:rsidR="00370144">
          <w:delText>ith respect to</w:delText>
        </w:r>
      </w:del>
      <w:ins w:id="1980" w:author="Owen" w:date="2026-02-28T10:38:00Z" w16du:dateUtc="2026-02-28T09:38:00Z">
        <w:r w:rsidR="00000000">
          <w:t>4). For</w:t>
        </w:r>
      </w:ins>
      <w:r w:rsidR="00000000">
        <w:t xml:space="preserve"> the slope parameter </w:t>
      </w:r>
      <w:r w:rsidR="00000000">
        <w:rPr>
          <w:rPrChange w:id="1981" w:author="Owen" w:date="2026-02-28T10:38:00Z" w16du:dateUtc="2026-02-28T09:38:00Z">
            <w:rPr>
              <w:i/>
              <w:color w:val="000000"/>
            </w:rPr>
          </w:rPrChange>
        </w:rPr>
        <w:t>β</w:t>
      </w:r>
      <w:r w:rsidR="00000000">
        <w:t xml:space="preserve">, the posterior distribution from the point estimate model was </w:t>
      </w:r>
      <w:del w:id="1982" w:author="Owen" w:date="2026-02-28T10:38:00Z" w16du:dateUtc="2026-02-28T09:38:00Z">
        <w:r w:rsidR="00B070A6">
          <w:delText>centered</w:delText>
        </w:r>
      </w:del>
      <w:ins w:id="1983" w:author="Owen" w:date="2026-02-28T10:38:00Z" w16du:dateUtc="2026-02-28T09:38:00Z">
        <w:r w:rsidR="00000000">
          <w:t>centred</w:t>
        </w:r>
      </w:ins>
      <w:r w:rsidR="00000000">
        <w:t xml:space="preserve"> slightly to the left of zero (P[</w:t>
      </w:r>
      <w:r w:rsidR="00000000">
        <w:rPr>
          <w:rPrChange w:id="1984" w:author="Owen" w:date="2026-02-28T10:38:00Z" w16du:dateUtc="2026-02-28T09:38:00Z">
            <w:rPr>
              <w:i/>
              <w:color w:val="000000"/>
            </w:rPr>
          </w:rPrChange>
        </w:rPr>
        <w:t>β</w:t>
      </w:r>
      <w:r w:rsidR="00000000">
        <w:t xml:space="preserve"> &gt; 0] = 0.</w:t>
      </w:r>
      <w:del w:id="1985" w:author="Owen" w:date="2026-02-28T10:38:00Z" w16du:dateUtc="2026-02-28T09:38:00Z">
        <w:r w:rsidR="001A654B">
          <w:delText>37</w:delText>
        </w:r>
      </w:del>
      <w:ins w:id="1986" w:author="Owen" w:date="2026-02-28T10:38:00Z" w16du:dateUtc="2026-02-28T09:38:00Z">
        <w:r w:rsidR="00000000">
          <w:t>258</w:t>
        </w:r>
      </w:ins>
      <w:r w:rsidR="00000000">
        <w:t>), whereas the corresponding posterior from the sampling uncertainty model was shifted somewhat to the right (P[</w:t>
      </w:r>
      <w:r w:rsidR="00000000">
        <w:rPr>
          <w:rPrChange w:id="1987" w:author="Owen" w:date="2026-02-28T10:38:00Z" w16du:dateUtc="2026-02-28T09:38:00Z">
            <w:rPr>
              <w:i/>
              <w:color w:val="000000"/>
            </w:rPr>
          </w:rPrChange>
        </w:rPr>
        <w:t>β</w:t>
      </w:r>
      <w:r w:rsidR="00000000">
        <w:t xml:space="preserve"> &gt; 0] = 0.</w:t>
      </w:r>
      <w:del w:id="1988" w:author="Owen" w:date="2026-02-28T10:38:00Z" w16du:dateUtc="2026-02-28T09:38:00Z">
        <w:r w:rsidR="00BB07A4">
          <w:delText>7</w:delText>
        </w:r>
        <w:r w:rsidR="001A654B">
          <w:delText>5</w:delText>
        </w:r>
        <w:r w:rsidR="00BB07A4">
          <w:delText xml:space="preserve">) </w:delText>
        </w:r>
        <w:r w:rsidR="00907FA4">
          <w:delText>(Fig. 3B</w:delText>
        </w:r>
      </w:del>
      <w:ins w:id="1989" w:author="Owen" w:date="2026-02-28T10:38:00Z" w16du:dateUtc="2026-02-28T09:38:00Z">
        <w:r w:rsidR="00000000">
          <w:t>646</w:t>
        </w:r>
      </w:ins>
      <w:r w:rsidR="00000000">
        <w:t>), indicating stronger evidence for a positive relationship between life expectancy and shape</w:t>
      </w:r>
      <w:del w:id="1990" w:author="Owen" w:date="2026-02-28T10:38:00Z" w16du:dateUtc="2026-02-28T09:38:00Z">
        <w:r w:rsidR="00094C1E">
          <w:delText>.</w:delText>
        </w:r>
        <w:r w:rsidR="00BC2F56">
          <w:delText xml:space="preserve"> Counterintuitively, there was actually less posterior uncertainty in </w:delText>
        </w:r>
        <w:r w:rsidR="003B33D1" w:rsidRPr="003B33D1">
          <w:rPr>
            <w:rFonts w:cs="Lucida Grande"/>
            <w:i/>
            <w:color w:val="000000"/>
          </w:rPr>
          <w:delText>β</w:delText>
        </w:r>
        <w:r w:rsidR="00BC2F56">
          <w:delText xml:space="preserve"> in the sampling uncertainty </w:delText>
        </w:r>
        <w:r w:rsidR="009E22D6">
          <w:delText xml:space="preserve">model </w:delText>
        </w:r>
        <w:r w:rsidR="00BC2F56">
          <w:delText xml:space="preserve">than the </w:delText>
        </w:r>
        <w:r w:rsidR="009E22D6">
          <w:delText xml:space="preserve">point estimate model, </w:delText>
        </w:r>
        <w:r w:rsidR="00C36B43">
          <w:delText>because the sampling distributions were more tightly clustered than the point estimates</w:delText>
        </w:r>
      </w:del>
      <w:r w:rsidR="00000000">
        <w:t>.</w:t>
      </w:r>
    </w:p>
    <w:p w14:paraId="5C949AB7" w14:textId="77777777" w:rsidR="006F6C1F" w:rsidRDefault="006F6C1F" w:rsidP="00EB437E">
      <w:pPr>
        <w:rPr>
          <w:del w:id="1991" w:author="Owen" w:date="2026-02-28T10:38:00Z" w16du:dateUtc="2026-02-28T09:38:00Z"/>
        </w:rPr>
      </w:pPr>
    </w:p>
    <w:p w14:paraId="3AE52193" w14:textId="77777777" w:rsidR="00B41E2D" w:rsidRDefault="00C17275">
      <w:pPr>
        <w:pStyle w:val="BodyText"/>
        <w:rPr>
          <w:ins w:id="1992" w:author="Owen" w:date="2026-02-28T10:38:00Z" w16du:dateUtc="2026-02-28T09:38:00Z"/>
        </w:rPr>
      </w:pPr>
      <w:del w:id="1993" w:author="Owen" w:date="2026-02-28T10:38:00Z" w16du:dateUtc="2026-02-28T09:38:00Z">
        <w:r>
          <w:rPr>
            <w:i/>
          </w:rPr>
          <w:delText>3.2</w:delText>
        </w:r>
        <w:r w:rsidRPr="00D1193A">
          <w:rPr>
            <w:i/>
          </w:rPr>
          <w:delText xml:space="preserve"> Case Study </w:delText>
        </w:r>
        <w:r>
          <w:rPr>
            <w:i/>
          </w:rPr>
          <w:delText>#</w:delText>
        </w:r>
      </w:del>
      <w:ins w:id="1994" w:author="Owen" w:date="2026-02-28T10:38:00Z" w16du:dateUtc="2026-02-28T09:38:00Z">
        <w:r w:rsidR="00000000">
          <w:t xml:space="preserve">Counterintuitively, there was less posterior uncertainty in β in the sampling uncertainty model than in the point estimate model. To see why, consider that a regression slope is harder to estimate precisely when the data are very spread out, because many different slopes could fit the data </w:t>
        </w:r>
        <w:r w:rsidR="00000000">
          <w:lastRenderedPageBreak/>
          <w:t>reasonably well. The point estimates of shape are artificially spread out because boundary-survival estimates drive some of them to extreme values. When those extreme point estimates are replaced by their sampling distributions, which, as Figure 4A shows, tend to cluster much closer to zero, the data are effectively less dispersed, and the slope becomes easier to pin down.</w:t>
        </w:r>
      </w:ins>
    </w:p>
    <w:p w14:paraId="0345DDF2" w14:textId="77777777" w:rsidR="00B41E2D" w:rsidRPr="00FE49DA" w:rsidRDefault="00000000">
      <w:pPr>
        <w:pStyle w:val="Heading2"/>
        <w:pPrChange w:id="1995" w:author="Owen" w:date="2026-02-28T10:38:00Z" w16du:dateUtc="2026-02-28T09:38:00Z">
          <w:pPr>
            <w:spacing w:line="480" w:lineRule="auto"/>
          </w:pPr>
        </w:pPrChange>
      </w:pPr>
      <w:bookmarkStart w:id="1996" w:name="Xa844334e68bdd149df766f2d8c8c13e59d9ac1f"/>
      <w:bookmarkEnd w:id="1951"/>
      <w:ins w:id="1997" w:author="Owen" w:date="2026-02-28T10:38:00Z" w16du:dateUtc="2026-02-28T09:38:00Z">
        <w:r>
          <w:t xml:space="preserve">Analysis </w:t>
        </w:r>
      </w:ins>
      <w:r w:rsidRPr="00FE49DA">
        <w:t>2: The impact of weather on demographic traits</w:t>
      </w:r>
    </w:p>
    <w:p w14:paraId="2A6042B7" w14:textId="77777777" w:rsidR="00B41E2D" w:rsidRDefault="00C17275">
      <w:pPr>
        <w:pStyle w:val="FirstParagraph"/>
        <w:pPrChange w:id="1998" w:author="Owen" w:date="2026-02-28T10:38:00Z" w16du:dateUtc="2026-02-28T09:38:00Z">
          <w:pPr>
            <w:spacing w:line="480" w:lineRule="auto"/>
          </w:pPr>
        </w:pPrChange>
      </w:pPr>
      <w:del w:id="1999" w:author="Owen" w:date="2026-02-28T10:38:00Z" w16du:dateUtc="2026-02-28T09:38:00Z">
        <w:r w:rsidRPr="00EC385A">
          <w:tab/>
        </w:r>
      </w:del>
      <w:r w:rsidR="00000000">
        <w:t xml:space="preserve">Despite the relatively small sample sizes underlying some </w:t>
      </w:r>
      <w:del w:id="2000" w:author="Owen" w:date="2026-02-28T10:38:00Z" w16du:dateUtc="2026-02-28T09:38:00Z">
        <w:r w:rsidRPr="00EC385A">
          <w:delText xml:space="preserve">estimates of </w:delText>
        </w:r>
      </w:del>
      <w:r w:rsidR="00000000">
        <w:t>recruitment</w:t>
      </w:r>
      <w:ins w:id="2001" w:author="Owen" w:date="2026-02-28T10:38:00Z" w16du:dateUtc="2026-02-28T09:38:00Z">
        <w:r w:rsidR="00000000">
          <w:t xml:space="preserve"> estimates</w:t>
        </w:r>
      </w:ins>
      <w:r w:rsidR="00000000">
        <w:t xml:space="preserve"> (the three smallest sample sizes of reproductive individuals were 8, 12, and 13, respectively), results from the point estimate model and the sampling uncertainty model were virtually identical (Fig. </w:t>
      </w:r>
      <w:del w:id="2002" w:author="Owen" w:date="2026-02-28T10:38:00Z" w16du:dateUtc="2026-02-28T09:38:00Z">
        <w:r w:rsidR="00520C63">
          <w:delText>4</w:delText>
        </w:r>
        <w:r w:rsidRPr="00EC385A">
          <w:delText>A</w:delText>
        </w:r>
      </w:del>
      <w:ins w:id="2003" w:author="Owen" w:date="2026-02-28T10:38:00Z" w16du:dateUtc="2026-02-28T09:38:00Z">
        <w:r w:rsidR="00000000">
          <w:t>5</w:t>
        </w:r>
      </w:ins>
      <w:r w:rsidR="00000000">
        <w:t>). Both</w:t>
      </w:r>
      <w:ins w:id="2004" w:author="Owen" w:date="2026-02-28T10:38:00Z" w16du:dateUtc="2026-02-28T09:38:00Z">
        <w:r w:rsidR="00000000">
          <w:t xml:space="preserve"> models</w:t>
        </w:r>
      </w:ins>
      <w:r w:rsidR="00000000">
        <w:t xml:space="preserve"> identified temperature deviations in monthly lags 7-9 (February-April</w:t>
      </w:r>
      <w:ins w:id="2005" w:author="Owen" w:date="2026-02-28T10:38:00Z" w16du:dateUtc="2026-02-28T09:38:00Z">
        <w:r w:rsidR="00000000">
          <w:t>,</w:t>
        </w:r>
      </w:ins>
      <w:r w:rsidR="00000000">
        <w:t xml:space="preserve"> prior to the start of the transition interval in July) as having a positive effect on recruitment. If we simplify our model and </w:t>
      </w:r>
      <w:del w:id="2006" w:author="Owen" w:date="2026-02-28T10:38:00Z" w16du:dateUtc="2026-02-28T09:38:00Z">
        <w:r w:rsidRPr="00EC385A">
          <w:delText xml:space="preserve">just </w:delText>
        </w:r>
      </w:del>
      <w:r w:rsidR="00000000">
        <w:t xml:space="preserve">consider </w:t>
      </w:r>
      <w:ins w:id="2007" w:author="Owen" w:date="2026-02-28T10:38:00Z" w16du:dateUtc="2026-02-28T09:38:00Z">
        <w:r w:rsidR="00000000">
          <w:t xml:space="preserve">only </w:t>
        </w:r>
      </w:ins>
      <w:r w:rsidR="00000000">
        <w:t xml:space="preserve">the relationship between recruitment and mean </w:t>
      </w:r>
      <w:del w:id="2008" w:author="Owen" w:date="2026-02-28T10:38:00Z" w16du:dateUtc="2026-02-28T09:38:00Z">
        <w:r w:rsidRPr="00EC385A">
          <w:delText>Spring</w:delText>
        </w:r>
      </w:del>
      <w:ins w:id="2009" w:author="Owen" w:date="2026-02-28T10:38:00Z" w16du:dateUtc="2026-02-28T09:38:00Z">
        <w:r w:rsidR="00000000">
          <w:t>spring</w:t>
        </w:r>
      </w:ins>
      <w:r w:rsidR="00000000">
        <w:t xml:space="preserve"> temperature deviations (see </w:t>
      </w:r>
      <w:del w:id="2010" w:author="Owen" w:date="2026-02-28T10:38:00Z" w16du:dateUtc="2026-02-28T09:38:00Z">
        <w:r w:rsidRPr="00EC385A">
          <w:delText>full model specification in Appendix</w:delText>
        </w:r>
      </w:del>
      <w:ins w:id="2011" w:author="Owen" w:date="2026-02-28T10:38:00Z" w16du:dateUtc="2026-02-28T09:38:00Z">
        <w:r w:rsidR="00000000">
          <w:t>Supplementary Methods section</w:t>
        </w:r>
      </w:ins>
      <w:r w:rsidR="00000000">
        <w:t xml:space="preserve"> S1</w:t>
      </w:r>
      <w:ins w:id="2012" w:author="Owen" w:date="2026-02-28T10:38:00Z" w16du:dateUtc="2026-02-28T09:38:00Z">
        <w:r w:rsidR="00000000">
          <w:t>.6 and Supplementary Table S5</w:t>
        </w:r>
      </w:ins>
      <w:r w:rsidR="00000000">
        <w:t xml:space="preserve">), we </w:t>
      </w:r>
      <w:ins w:id="2013" w:author="Owen" w:date="2026-02-28T10:38:00Z" w16du:dateUtc="2026-02-28T09:38:00Z">
        <w:r w:rsidR="00000000">
          <w:t xml:space="preserve">again </w:t>
        </w:r>
      </w:ins>
      <w:r w:rsidR="00000000">
        <w:t xml:space="preserve">find that </w:t>
      </w:r>
      <w:del w:id="2014" w:author="Owen" w:date="2026-02-28T10:38:00Z" w16du:dateUtc="2026-02-28T09:38:00Z">
        <w:r w:rsidRPr="00EC385A">
          <w:delText xml:space="preserve">again </w:delText>
        </w:r>
      </w:del>
      <w:r w:rsidR="00000000">
        <w:t xml:space="preserve">the </w:t>
      </w:r>
      <w:del w:id="2015" w:author="Owen" w:date="2026-02-28T10:38:00Z" w16du:dateUtc="2026-02-28T09:38:00Z">
        <w:r>
          <w:delText xml:space="preserve">model of </w:delText>
        </w:r>
      </w:del>
      <w:r w:rsidR="00000000">
        <w:t xml:space="preserve">point </w:t>
      </w:r>
      <w:del w:id="2016" w:author="Owen" w:date="2026-02-28T10:38:00Z" w16du:dateUtc="2026-02-28T09:38:00Z">
        <w:r>
          <w:delText>estimates</w:delText>
        </w:r>
      </w:del>
      <w:ins w:id="2017" w:author="Owen" w:date="2026-02-28T10:38:00Z" w16du:dateUtc="2026-02-28T09:38:00Z">
        <w:r w:rsidR="00000000">
          <w:t>estimate model</w:t>
        </w:r>
      </w:ins>
      <w:r w:rsidR="00000000">
        <w:t xml:space="preserve"> is similar to the model incorporating sampling uncertainty (Fig. </w:t>
      </w:r>
      <w:del w:id="2018" w:author="Owen" w:date="2026-02-28T10:38:00Z" w16du:dateUtc="2026-02-28T09:38:00Z">
        <w:r w:rsidR="00520C63">
          <w:delText>4</w:delText>
        </w:r>
        <w:r>
          <w:delText>B</w:delText>
        </w:r>
      </w:del>
      <w:ins w:id="2019" w:author="Owen" w:date="2026-02-28T10:38:00Z" w16du:dateUtc="2026-02-28T09:38:00Z">
        <w:r w:rsidR="00000000">
          <w:t>5</w:t>
        </w:r>
      </w:ins>
      <w:r w:rsidR="00000000">
        <w:t xml:space="preserve">). The estimate of the temperature coefficient </w:t>
      </w:r>
      <m:oMath>
        <m:r>
          <w:rPr>
            <w:rFonts w:ascii="Cambria Math" w:hAnsi="Cambria Math"/>
            <w:rPrChange w:id="2020" w:author="Owen" w:date="2026-02-28T10:38:00Z" w16du:dateUtc="2026-02-28T09:38:00Z">
              <w:rPr>
                <w:rFonts w:ascii="Cambria Math" w:hAnsi="Cambria Math"/>
                <w:sz w:val="22"/>
              </w:rPr>
            </w:rPrChange>
          </w:rPr>
          <m:t>β</m:t>
        </m:r>
      </m:oMath>
      <w:r w:rsidR="00000000">
        <w:t xml:space="preserve"> was </w:t>
      </w:r>
      <w:del w:id="2021" w:author="Owen" w:date="2026-02-28T10:38:00Z" w16du:dateUtc="2026-02-28T09:38:00Z">
        <w:r>
          <w:delText>about 5</w:delText>
        </w:r>
      </w:del>
      <w:ins w:id="2022" w:author="Owen" w:date="2026-02-28T10:38:00Z" w16du:dateUtc="2026-02-28T09:38:00Z">
        <w:r w:rsidR="00000000">
          <w:t>8.0</w:t>
        </w:r>
      </w:ins>
      <w:r w:rsidR="00000000">
        <w:t xml:space="preserve">% higher, and the </w:t>
      </w:r>
      <w:del w:id="2023" w:author="Owen" w:date="2026-02-28T10:38:00Z" w16du:dateUtc="2026-02-28T09:38:00Z">
        <w:r>
          <w:delText>variance of</w:delText>
        </w:r>
      </w:del>
      <w:ins w:id="2024" w:author="Owen" w:date="2026-02-28T10:38:00Z" w16du:dateUtc="2026-02-28T09:38:00Z">
        <w:r w:rsidR="00000000">
          <w:t>95% interval width for</w:t>
        </w:r>
      </w:ins>
      <w:r w:rsidR="00000000">
        <w:t xml:space="preserve"> that estimate </w:t>
      </w:r>
      <w:del w:id="2025" w:author="Owen" w:date="2026-02-28T10:38:00Z" w16du:dateUtc="2026-02-28T09:38:00Z">
        <w:r>
          <w:delText>about</w:delText>
        </w:r>
      </w:del>
      <w:ins w:id="2026" w:author="Owen" w:date="2026-02-28T10:38:00Z" w16du:dateUtc="2026-02-28T09:38:00Z">
        <w:r w:rsidR="00000000">
          <w:t>was</w:t>
        </w:r>
      </w:ins>
      <w:r w:rsidR="00000000">
        <w:t xml:space="preserve"> 10</w:t>
      </w:r>
      <w:ins w:id="2027" w:author="Owen" w:date="2026-02-28T10:38:00Z" w16du:dateUtc="2026-02-28T09:38:00Z">
        <w:r w:rsidR="00000000">
          <w:t>.9</w:t>
        </w:r>
      </w:ins>
      <w:r w:rsidR="00000000">
        <w:t xml:space="preserve">% higher, in the model incorporating sampling uncertainty compared </w:t>
      </w:r>
      <w:del w:id="2028" w:author="Owen" w:date="2026-02-28T10:38:00Z" w16du:dateUtc="2026-02-28T09:38:00Z">
        <w:r>
          <w:delText>to</w:delText>
        </w:r>
      </w:del>
      <w:ins w:id="2029" w:author="Owen" w:date="2026-02-28T10:38:00Z" w16du:dateUtc="2026-02-28T09:38:00Z">
        <w:r w:rsidR="00000000">
          <w:t>with</w:t>
        </w:r>
      </w:ins>
      <w:r w:rsidR="00000000">
        <w:t xml:space="preserve"> the </w:t>
      </w:r>
      <w:del w:id="2030" w:author="Owen" w:date="2026-02-28T10:38:00Z" w16du:dateUtc="2026-02-28T09:38:00Z">
        <w:r>
          <w:delText xml:space="preserve">model of </w:delText>
        </w:r>
      </w:del>
      <w:r w:rsidR="00000000">
        <w:t xml:space="preserve">point </w:t>
      </w:r>
      <w:del w:id="2031" w:author="Owen" w:date="2026-02-28T10:38:00Z" w16du:dateUtc="2026-02-28T09:38:00Z">
        <w:r>
          <w:delText>estimates</w:delText>
        </w:r>
      </w:del>
      <w:ins w:id="2032" w:author="Owen" w:date="2026-02-28T10:38:00Z" w16du:dateUtc="2026-02-28T09:38:00Z">
        <w:r w:rsidR="00000000">
          <w:t>estimate model</w:t>
        </w:r>
      </w:ins>
      <w:r w:rsidR="00000000">
        <w:t>. A difference of this magnitude is unlikely to qualitatively change any inferences drawn from a model.</w:t>
      </w:r>
    </w:p>
    <w:p w14:paraId="0EFFBF50" w14:textId="77777777" w:rsidR="005B70FA" w:rsidRDefault="005B70FA" w:rsidP="00EB437E">
      <w:pPr>
        <w:rPr>
          <w:del w:id="2033" w:author="Owen" w:date="2026-02-28T10:38:00Z" w16du:dateUtc="2026-02-28T09:38:00Z"/>
        </w:rPr>
      </w:pPr>
    </w:p>
    <w:p w14:paraId="49EC29FE" w14:textId="77777777" w:rsidR="00B41E2D" w:rsidRDefault="008A1552">
      <w:pPr>
        <w:pStyle w:val="Heading1"/>
        <w:rPr>
          <w:rPrChange w:id="2034" w:author="Owen" w:date="2026-02-28T10:38:00Z" w16du:dateUtc="2026-02-28T09:38:00Z">
            <w:rPr>
              <w:b/>
              <w:sz w:val="26"/>
            </w:rPr>
          </w:rPrChange>
        </w:rPr>
        <w:pPrChange w:id="2035" w:author="Owen" w:date="2026-02-28T10:38:00Z" w16du:dateUtc="2026-02-28T09:38:00Z">
          <w:pPr>
            <w:spacing w:line="480" w:lineRule="auto"/>
          </w:pPr>
        </w:pPrChange>
      </w:pPr>
      <w:del w:id="2036" w:author="Owen" w:date="2026-02-28T10:38:00Z" w16du:dateUtc="2026-02-28T09:38:00Z">
        <w:r>
          <w:rPr>
            <w:sz w:val="26"/>
            <w:szCs w:val="26"/>
          </w:rPr>
          <w:delText xml:space="preserve">4. </w:delText>
        </w:r>
      </w:del>
      <w:bookmarkStart w:id="2037" w:name="discussion"/>
      <w:bookmarkEnd w:id="1948"/>
      <w:bookmarkEnd w:id="1996"/>
      <w:r w:rsidR="00000000">
        <w:rPr>
          <w:rPrChange w:id="2038" w:author="Owen" w:date="2026-02-28T10:38:00Z" w16du:dateUtc="2026-02-28T09:38:00Z">
            <w:rPr>
              <w:b/>
              <w:sz w:val="26"/>
            </w:rPr>
          </w:rPrChange>
        </w:rPr>
        <w:t>Discussion</w:t>
      </w:r>
    </w:p>
    <w:p w14:paraId="0413D902" w14:textId="77777777" w:rsidR="00B41E2D" w:rsidRPr="00FE49DA" w:rsidRDefault="007304E4">
      <w:pPr>
        <w:pStyle w:val="Heading2"/>
        <w:pPrChange w:id="2039" w:author="Owen" w:date="2026-02-28T10:38:00Z" w16du:dateUtc="2026-02-28T09:38:00Z">
          <w:pPr>
            <w:spacing w:line="480" w:lineRule="auto"/>
          </w:pPr>
        </w:pPrChange>
      </w:pPr>
      <w:bookmarkStart w:id="2040" w:name="Xc4e9ecdc28d90ee6ac1ec849a27dcbf36aba354"/>
      <w:del w:id="2041" w:author="Owen" w:date="2026-02-28T10:38:00Z" w16du:dateUtc="2026-02-28T09:38:00Z">
        <w:r w:rsidRPr="007304E4">
          <w:delText xml:space="preserve">4.1 The impact of </w:delText>
        </w:r>
      </w:del>
      <w:ins w:id="2042" w:author="Owen" w:date="2026-02-28T10:38:00Z" w16du:dateUtc="2026-02-28T09:38:00Z">
        <w:r w:rsidR="00000000">
          <w:t xml:space="preserve">When does </w:t>
        </w:r>
      </w:ins>
      <w:r w:rsidR="00000000" w:rsidRPr="00FE49DA">
        <w:t xml:space="preserve">transition-rate sampling uncertainty </w:t>
      </w:r>
      <w:del w:id="2043" w:author="Owen" w:date="2026-02-28T10:38:00Z" w16du:dateUtc="2026-02-28T09:38:00Z">
        <w:r w:rsidRPr="007304E4">
          <w:delText xml:space="preserve">on analyses of </w:delText>
        </w:r>
      </w:del>
      <w:ins w:id="2044" w:author="Owen" w:date="2026-02-28T10:38:00Z" w16du:dateUtc="2026-02-28T09:38:00Z">
        <w:r w:rsidR="00000000">
          <w:t xml:space="preserve">materially affect inference from </w:t>
        </w:r>
      </w:ins>
      <w:r w:rsidR="00000000" w:rsidRPr="00FE49DA">
        <w:t>published MPMs</w:t>
      </w:r>
      <w:ins w:id="2045" w:author="Owen" w:date="2026-02-28T10:38:00Z" w16du:dateUtc="2026-02-28T09:38:00Z">
        <w:r w:rsidR="00000000">
          <w:t>?</w:t>
        </w:r>
      </w:ins>
    </w:p>
    <w:p w14:paraId="0878CC24" w14:textId="77777777" w:rsidR="00B41E2D" w:rsidRDefault="00000000">
      <w:pPr>
        <w:pStyle w:val="FirstParagraph"/>
        <w:pPrChange w:id="2046" w:author="Owen" w:date="2026-02-28T10:38:00Z" w16du:dateUtc="2026-02-28T09:38:00Z">
          <w:pPr>
            <w:spacing w:line="480" w:lineRule="auto"/>
            <w:ind w:firstLine="720"/>
          </w:pPr>
        </w:pPrChange>
      </w:pPr>
      <w:r>
        <w:t xml:space="preserve">Sampling uncertainty in the transition rates underlying </w:t>
      </w:r>
      <w:del w:id="2047" w:author="Owen" w:date="2026-02-28T10:38:00Z" w16du:dateUtc="2026-02-28T09:38:00Z">
        <w:r w:rsidR="001910F3">
          <w:delText>MPMs</w:delText>
        </w:r>
      </w:del>
      <w:ins w:id="2048" w:author="Owen" w:date="2026-02-28T10:38:00Z" w16du:dateUtc="2026-02-28T09:38:00Z">
        <w:r>
          <w:t>matrix population models</w:t>
        </w:r>
      </w:ins>
      <w:r>
        <w:t xml:space="preserve"> can, in principle, </w:t>
      </w:r>
      <w:del w:id="2049" w:author="Owen" w:date="2026-02-28T10:38:00Z" w16du:dateUtc="2026-02-28T09:38:00Z">
        <w:r w:rsidR="001910F3">
          <w:delText xml:space="preserve">lead to </w:delText>
        </w:r>
      </w:del>
      <w:ins w:id="2050" w:author="Owen" w:date="2026-02-28T10:38:00Z" w16du:dateUtc="2026-02-28T09:38:00Z">
        <w:r>
          <w:t xml:space="preserve">propagate into </w:t>
        </w:r>
      </w:ins>
      <w:r>
        <w:t xml:space="preserve">substantial uncertainty in the </w:t>
      </w:r>
      <w:del w:id="2051" w:author="Owen" w:date="2026-02-28T10:38:00Z" w16du:dateUtc="2026-02-28T09:38:00Z">
        <w:r w:rsidR="001910F3">
          <w:delText>parameters that researchers derive</w:delText>
        </w:r>
      </w:del>
      <w:ins w:id="2052" w:author="Owen" w:date="2026-02-28T10:38:00Z" w16du:dateUtc="2026-02-28T09:38:00Z">
        <w:r>
          <w:t>demographic traits derived</w:t>
        </w:r>
      </w:ins>
      <w:r>
        <w:t xml:space="preserve"> from </w:t>
      </w:r>
      <w:del w:id="2053" w:author="Owen" w:date="2026-02-28T10:38:00Z" w16du:dateUtc="2026-02-28T09:38:00Z">
        <w:r w:rsidR="001910F3">
          <w:delText>MPMs, and</w:delText>
        </w:r>
        <w:r w:rsidR="004E1C27">
          <w:delText xml:space="preserve"> which they</w:delText>
        </w:r>
        <w:r w:rsidR="001910F3">
          <w:delText xml:space="preserve"> are ultimately interested in.</w:delText>
        </w:r>
      </w:del>
      <w:ins w:id="2054" w:author="Owen" w:date="2026-02-28T10:38:00Z" w16du:dateUtc="2026-02-28T09:38:00Z">
        <w:r>
          <w:t>those models.</w:t>
        </w:r>
      </w:ins>
      <w:r>
        <w:t xml:space="preserve"> However, </w:t>
      </w:r>
      <w:del w:id="2055" w:author="Owen" w:date="2026-02-28T10:38:00Z" w16du:dateUtc="2026-02-28T09:38:00Z">
        <w:r w:rsidR="00F93398">
          <w:delText>such</w:delText>
        </w:r>
      </w:del>
      <w:ins w:id="2056" w:author="Owen" w:date="2026-02-28T10:38:00Z" w16du:dateUtc="2026-02-28T09:38:00Z">
        <w:r>
          <w:t>our results show that the impact of sampling</w:t>
        </w:r>
      </w:ins>
      <w:r>
        <w:t xml:space="preserve"> uncertainty </w:t>
      </w:r>
      <w:del w:id="2057" w:author="Owen" w:date="2026-02-28T10:38:00Z" w16du:dateUtc="2026-02-28T09:38:00Z">
        <w:r w:rsidR="00675933">
          <w:delText>may not meaningfully impact the inferences drawn</w:delText>
        </w:r>
      </w:del>
      <w:ins w:id="2058" w:author="Owen" w:date="2026-02-28T10:38:00Z" w16du:dateUtc="2026-02-28T09:38:00Z">
        <w:r>
          <w:t>on inference</w:t>
        </w:r>
      </w:ins>
      <w:r>
        <w:t xml:space="preserve"> from </w:t>
      </w:r>
      <w:del w:id="2059" w:author="Owen" w:date="2026-02-28T10:38:00Z" w16du:dateUtc="2026-02-28T09:38:00Z">
        <w:r w:rsidR="00675933">
          <w:delText>any given analysis</w:delText>
        </w:r>
        <w:r w:rsidR="004069AA">
          <w:delText xml:space="preserve"> of </w:delText>
        </w:r>
      </w:del>
      <w:r>
        <w:t xml:space="preserve">published </w:t>
      </w:r>
      <w:r>
        <w:lastRenderedPageBreak/>
        <w:t>MPMs</w:t>
      </w:r>
      <w:del w:id="2060" w:author="Owen" w:date="2026-02-28T10:38:00Z" w16du:dateUtc="2026-02-28T09:38:00Z">
        <w:r w:rsidR="00675933">
          <w:delText>, if</w:delText>
        </w:r>
        <w:r w:rsidR="00AB52F4">
          <w:delText xml:space="preserve"> the </w:delText>
        </w:r>
        <w:r w:rsidR="00D41A09">
          <w:delText>number of MPMs</w:delText>
        </w:r>
        <w:r w:rsidR="00AB52F4">
          <w:delText xml:space="preserve"> or </w:delText>
        </w:r>
        <w:r w:rsidR="009E0878">
          <w:delText>magnitude of the effect</w:delText>
        </w:r>
        <w:r w:rsidR="00675933">
          <w:delText xml:space="preserve"> are large relative to the degree of </w:delText>
        </w:r>
        <w:r w:rsidR="00920D5E">
          <w:delText>within-MPM</w:delText>
        </w:r>
        <w:r w:rsidR="00F93398">
          <w:delText xml:space="preserve"> </w:delText>
        </w:r>
        <w:r w:rsidR="00675933">
          <w:delText>sampling uncertainty</w:delText>
        </w:r>
        <w:r w:rsidR="00301D89">
          <w:delText>.</w:delText>
        </w:r>
      </w:del>
      <w:ins w:id="2061" w:author="Owen" w:date="2026-02-28T10:38:00Z" w16du:dateUtc="2026-02-28T09:38:00Z">
        <w:r>
          <w:t xml:space="preserve"> is strongly trait-dependent.</w:t>
        </w:r>
      </w:ins>
      <w:r>
        <w:t xml:space="preserve"> In our </w:t>
      </w:r>
      <w:del w:id="2062" w:author="Owen" w:date="2026-02-28T10:38:00Z" w16du:dateUtc="2026-02-28T09:38:00Z">
        <w:r w:rsidR="006E7F4F">
          <w:delText>study</w:delText>
        </w:r>
      </w:del>
      <w:ins w:id="2063" w:author="Owen" w:date="2026-02-28T10:38:00Z" w16du:dateUtc="2026-02-28T09:38:00Z">
        <w:r>
          <w:t>analyses</w:t>
        </w:r>
      </w:ins>
      <w:r>
        <w:t xml:space="preserve">, accounting for transition-rate sampling uncertainty moderately affected </w:t>
      </w:r>
      <w:del w:id="2064" w:author="Owen" w:date="2026-02-28T10:38:00Z" w16du:dateUtc="2026-02-28T09:38:00Z">
        <w:r w:rsidR="006E7F4F">
          <w:delText>the results of</w:delText>
        </w:r>
      </w:del>
      <w:ins w:id="2065" w:author="Owen" w:date="2026-02-28T10:38:00Z" w16du:dateUtc="2026-02-28T09:38:00Z">
        <w:r>
          <w:t>inference in</w:t>
        </w:r>
      </w:ins>
      <w:r>
        <w:t xml:space="preserve"> a comparative analysis </w:t>
      </w:r>
      <w:del w:id="2066" w:author="Owen" w:date="2026-02-28T10:38:00Z" w16du:dateUtc="2026-02-28T09:38:00Z">
        <w:r w:rsidR="006E7F4F">
          <w:delText>relating to</w:delText>
        </w:r>
      </w:del>
      <w:ins w:id="2067" w:author="Owen" w:date="2026-02-28T10:38:00Z" w16du:dateUtc="2026-02-28T09:38:00Z">
        <w:r>
          <w:t>of</w:t>
        </w:r>
      </w:ins>
      <w:r>
        <w:t xml:space="preserve"> mortality trajectories, but had little impact on a within-species analysis of </w:t>
      </w:r>
      <w:del w:id="2068" w:author="Owen" w:date="2026-02-28T10:38:00Z" w16du:dateUtc="2026-02-28T09:38:00Z">
        <w:r w:rsidR="006E7F4F">
          <w:delText>the effect of weather on demographic traits.</w:delText>
        </w:r>
        <w:r w:rsidR="006A2B2C">
          <w:delText xml:space="preserve"> </w:delText>
        </w:r>
        <w:r w:rsidR="00B2341E">
          <w:delText>O</w:delText>
        </w:r>
        <w:r w:rsidR="006A2B2C">
          <w:delText xml:space="preserve">ur </w:delText>
        </w:r>
        <w:r w:rsidR="00167875">
          <w:delText>analysis</w:delText>
        </w:r>
        <w:r w:rsidR="00A62827">
          <w:delText xml:space="preserve"> cannot</w:delText>
        </w:r>
        <w:r w:rsidR="00C425FF">
          <w:delText xml:space="preserve"> </w:delText>
        </w:r>
        <w:r w:rsidR="00291D46">
          <w:delText>definitively determine</w:delText>
        </w:r>
        <w:r w:rsidR="006A2B2C">
          <w:delText xml:space="preserve"> whether any </w:delText>
        </w:r>
        <w:r w:rsidR="005C496A" w:rsidRPr="005C496A">
          <w:rPr>
            <w:i/>
          </w:rPr>
          <w:delText>other</w:delText>
        </w:r>
        <w:r w:rsidR="00E8533F">
          <w:delText xml:space="preserve"> analysis</w:delText>
        </w:r>
        <w:r w:rsidR="006A2B2C">
          <w:delText xml:space="preserve"> </w:delText>
        </w:r>
        <w:r w:rsidR="005347FF">
          <w:delText>of</w:delText>
        </w:r>
        <w:r w:rsidR="006A2B2C">
          <w:delText xml:space="preserve"> </w:delText>
        </w:r>
        <w:r w:rsidR="005D0FF9">
          <w:delText xml:space="preserve">published </w:delText>
        </w:r>
        <w:r w:rsidR="006A2B2C">
          <w:delText xml:space="preserve">MPMs will </w:delText>
        </w:r>
        <w:r w:rsidR="00DB4652">
          <w:delText>suffer from</w:delText>
        </w:r>
        <w:r w:rsidR="006A2B2C">
          <w:delText xml:space="preserve"> bias or overconfidence if </w:delText>
        </w:r>
        <w:r w:rsidR="00F216B1">
          <w:delText xml:space="preserve">transition-rate </w:delText>
        </w:r>
      </w:del>
      <w:ins w:id="2069" w:author="Owen" w:date="2026-02-28T10:38:00Z" w16du:dateUtc="2026-02-28T09:38:00Z">
        <w:r>
          <w:t xml:space="preserve">weather effects on recruitment. 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w:t>
        </w:r>
      </w:ins>
      <w:r>
        <w:t xml:space="preserve">sampling uncertainty </w:t>
      </w:r>
      <w:del w:id="2070" w:author="Owen" w:date="2026-02-28T10:38:00Z" w16du:dateUtc="2026-02-28T09:38:00Z">
        <w:r w:rsidR="006A2B2C">
          <w:delText>is ignored</w:delText>
        </w:r>
        <w:r w:rsidR="00B2341E">
          <w:delText xml:space="preserve">, </w:delText>
        </w:r>
        <w:r w:rsidR="00631634">
          <w:delText>but do</w:delText>
        </w:r>
        <w:r w:rsidR="00A26BFE">
          <w:delText>es</w:delText>
        </w:r>
        <w:r w:rsidR="00631634">
          <w:delText xml:space="preserve"> highlight </w:delText>
        </w:r>
        <w:r w:rsidR="0078094E">
          <w:delText>some critical</w:delText>
        </w:r>
        <w:r w:rsidR="007275D4">
          <w:delText xml:space="preserve"> issues </w:delText>
        </w:r>
        <w:r w:rsidR="00631634">
          <w:delText>that researchers should be aware of</w:delText>
        </w:r>
      </w:del>
      <w:ins w:id="2071" w:author="Owen" w:date="2026-02-28T10:38:00Z" w16du:dateUtc="2026-02-28T09:38:00Z">
        <w:r>
          <w:t>does not universally compromise inference from published projection matrices, but that its consequences depend on the traits being analysed and the structure of the underlying models</w:t>
        </w:r>
      </w:ins>
      <w:r>
        <w:t>.</w:t>
      </w:r>
    </w:p>
    <w:p w14:paraId="1D3C2D37" w14:textId="77777777" w:rsidR="00B41E2D" w:rsidRDefault="00A87FE8">
      <w:pPr>
        <w:pStyle w:val="BodyText"/>
        <w:rPr>
          <w:ins w:id="2072" w:author="Owen" w:date="2026-02-28T10:38:00Z" w16du:dateUtc="2026-02-28T09:38:00Z"/>
        </w:rPr>
      </w:pPr>
      <w:del w:id="2073" w:author="Owen" w:date="2026-02-28T10:38:00Z" w16du:dateUtc="2026-02-28T09:38:00Z">
        <w:r>
          <w:delText>Perhaps the most significant issue highlighted by our analysis was that</w:delText>
        </w:r>
        <w:r w:rsidR="00070242">
          <w:delText xml:space="preserve"> transition-</w:delText>
        </w:r>
      </w:del>
      <w:ins w:id="2074" w:author="Owen" w:date="2026-02-28T10:38:00Z" w16du:dateUtc="2026-02-28T09:38:00Z">
        <w:r w:rsidR="00000000">
          <w:t xml:space="preserve">For several commonly used integrated demographic metrics, such as population growth rate (λ), generation time, and individual growth </w:t>
        </w:r>
      </w:ins>
      <w:r w:rsidR="00000000">
        <w:t>rate</w:t>
      </w:r>
      <w:ins w:id="2075" w:author="Owen" w:date="2026-02-28T10:38:00Z" w16du:dateUtc="2026-02-28T09:38:00Z">
        <w:r w:rsidR="00000000">
          <w:t>,</w:t>
        </w:r>
      </w:ins>
      <w:r w:rsidR="00000000">
        <w:t xml:space="preserve"> sampling uncertainty </w:t>
      </w:r>
      <w:del w:id="2076" w:author="Owen" w:date="2026-02-28T10:38:00Z" w16du:dateUtc="2026-02-28T09:38:00Z">
        <w:r w:rsidR="004547BD">
          <w:delText>may be</w:delText>
        </w:r>
      </w:del>
      <w:ins w:id="2077" w:author="Owen" w:date="2026-02-28T10:38:00Z" w16du:dateUtc="2026-02-28T09:38:00Z">
        <w:r w:rsidR="00000000">
          <w:t>accounted for only</w:t>
        </w:r>
      </w:ins>
      <w:r w:rsidR="00000000">
        <w:t xml:space="preserve"> a </w:t>
      </w:r>
      <w:del w:id="2078" w:author="Owen" w:date="2026-02-28T10:38:00Z" w16du:dateUtc="2026-02-28T09:38:00Z">
        <w:r w:rsidR="004547BD">
          <w:delText>substantial component</w:delText>
        </w:r>
      </w:del>
      <w:ins w:id="2079" w:author="Owen" w:date="2026-02-28T10:38:00Z" w16du:dateUtc="2026-02-28T09:38:00Z">
        <w:r w:rsidR="00000000">
          <w:t>small fraction</w:t>
        </w:r>
      </w:ins>
      <w:r w:rsidR="00000000">
        <w:t xml:space="preserve"> of the total variation </w:t>
      </w:r>
      <w:del w:id="2080" w:author="Owen" w:date="2026-02-28T10:38:00Z" w16du:dateUtc="2026-02-28T09:38:00Z">
        <w:r w:rsidR="004547BD">
          <w:delText xml:space="preserve">in some MPM-derived parameters. </w:delText>
        </w:r>
      </w:del>
      <w:ins w:id="2081" w:author="Owen" w:date="2026-02-28T10:38:00Z" w16du:dateUtc="2026-02-28T09:38:00Z">
        <w:r w:rsidR="00000000">
          <w:t xml:space="preserve">observed among populations. By contrast, traits related to mortality trajectories, particularly the shape of the mortality distribution, were far more sensitive: nearly half of the total variation in shape was attributable to sampling uncertainty. </w:t>
        </w:r>
      </w:ins>
      <w:r w:rsidR="00000000">
        <w:t xml:space="preserve">In </w:t>
      </w:r>
      <w:del w:id="2082" w:author="Owen" w:date="2026-02-28T10:38:00Z" w16du:dateUtc="2026-02-28T09:38:00Z">
        <w:r w:rsidR="004547BD">
          <w:delText>other words, for some parameters</w:delText>
        </w:r>
      </w:del>
      <w:ins w:id="2083" w:author="Owen" w:date="2026-02-28T10:38:00Z" w16du:dateUtc="2026-02-28T09:38:00Z">
        <w:r w:rsidR="00000000">
          <w:t>these cases</w:t>
        </w:r>
      </w:ins>
      <w:r w:rsidR="00000000">
        <w:t xml:space="preserve">, much of the </w:t>
      </w:r>
      <w:ins w:id="2084" w:author="Owen" w:date="2026-02-28T10:38:00Z" w16du:dateUtc="2026-02-28T09:38:00Z">
        <w:r w:rsidR="00000000">
          <w:t xml:space="preserve">apparent </w:t>
        </w:r>
      </w:ins>
      <w:r w:rsidR="00000000">
        <w:t xml:space="preserve">variation </w:t>
      </w:r>
      <w:del w:id="2085" w:author="Owen" w:date="2026-02-28T10:38:00Z" w16du:dateUtc="2026-02-28T09:38:00Z">
        <w:r w:rsidR="004547BD">
          <w:delText xml:space="preserve">observed </w:delText>
        </w:r>
      </w:del>
      <w:r w:rsidR="00000000">
        <w:t xml:space="preserve">among published MPMs is not distinguishable from statistical noise. </w:t>
      </w:r>
      <w:del w:id="2086" w:author="Owen" w:date="2026-02-28T10:38:00Z" w16du:dateUtc="2026-02-28T09:38:00Z">
        <w:r w:rsidR="004547BD">
          <w:delText xml:space="preserve">In our analysis, the most-affected parameter was the shape of the mortality distribution, for which almost half of the total variation was due to sampling uncertainty. We don’t know exactly why this particular parameter was so strongly affected. It could be that </w:delText>
        </w:r>
      </w:del>
      <w:ins w:id="2087" w:author="Owen" w:date="2026-02-28T10:38:00Z" w16du:dateUtc="2026-02-28T09:38:00Z">
        <w:r w:rsidR="00000000">
          <w:t>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ins>
    </w:p>
    <w:p w14:paraId="289F49EF" w14:textId="77777777" w:rsidR="00B41E2D" w:rsidRDefault="00000000">
      <w:pPr>
        <w:pStyle w:val="Heading2"/>
        <w:rPr>
          <w:ins w:id="2088" w:author="Owen" w:date="2026-02-28T10:38:00Z" w16du:dateUtc="2026-02-28T09:38:00Z"/>
        </w:rPr>
      </w:pPr>
      <w:bookmarkStart w:id="2089" w:name="Xcc44e14f294f4d2981b95417a1e5cf8a03da4dc"/>
      <w:bookmarkEnd w:id="2040"/>
      <w:ins w:id="2090" w:author="Owen" w:date="2026-02-28T10:38:00Z" w16du:dateUtc="2026-02-28T09:38:00Z">
        <w:r>
          <w:t>Why are some MPM-derived traits particularly sensitive to sampling uncertainty, and what are the practical implications?</w:t>
        </w:r>
      </w:ins>
    </w:p>
    <w:p w14:paraId="01E41D16" w14:textId="77777777" w:rsidR="00B41E2D" w:rsidRDefault="00000000">
      <w:pPr>
        <w:pStyle w:val="FirstParagraph"/>
        <w:rPr>
          <w:ins w:id="2091" w:author="Owen" w:date="2026-02-28T10:38:00Z" w16du:dateUtc="2026-02-28T09:38:00Z"/>
        </w:rPr>
      </w:pPr>
      <w:ins w:id="2092" w:author="Owen" w:date="2026-02-28T10:38:00Z" w16du:dateUtc="2026-02-28T09:38:00Z">
        <w:r>
          <w:t xml:space="preserve">The pronounced sensitivity of certain demographic traits reflects both statistical and structural features of </w:t>
        </w:r>
      </w:ins>
      <w:r>
        <w:t xml:space="preserve">stage-structured </w:t>
      </w:r>
      <w:del w:id="2093" w:author="Owen" w:date="2026-02-28T10:38:00Z" w16du:dateUtc="2026-02-28T09:38:00Z">
        <w:r w:rsidR="004547BD">
          <w:delText xml:space="preserve">MPMs </w:delText>
        </w:r>
      </w:del>
      <w:ins w:id="2094" w:author="Owen" w:date="2026-02-28T10:38:00Z" w16du:dateUtc="2026-02-28T09:38:00Z">
        <w:r>
          <w:t xml:space="preserve">matrix models. Traits such as life expectancy and the shape of the </w:t>
        </w:r>
        <w:r>
          <w:lastRenderedPageBreak/>
          <w:t xml:space="preserve">mortality distribution depend on survivorship at advanced ages, which in MPMs is inferred indirectly via age-from-stage methods. These estimates </w:t>
        </w:r>
      </w:ins>
      <w:r>
        <w:t xml:space="preserve">are </w:t>
      </w:r>
      <w:del w:id="2095" w:author="Owen" w:date="2026-02-28T10:38:00Z" w16du:dateUtc="2026-02-28T09:38:00Z">
        <w:r w:rsidR="004547BD">
          <w:delText xml:space="preserve">simply too </w:delText>
        </w:r>
      </w:del>
      <w:ins w:id="2096" w:author="Owen" w:date="2026-02-28T10:38:00Z" w16du:dateUtc="2026-02-28T09:38:00Z">
        <w:r>
          <w:t xml:space="preserve">therefore particularly sensitive to uncertainty in late-stage survival and to the </w:t>
        </w:r>
      </w:ins>
      <w:r>
        <w:t xml:space="preserve">coarse </w:t>
      </w:r>
      <w:del w:id="2097" w:author="Owen" w:date="2026-02-28T10:38:00Z" w16du:dateUtc="2026-02-28T09:38:00Z">
        <w:r w:rsidR="004547BD">
          <w:delText xml:space="preserve">an instrument to yield reliable information about </w:delText>
        </w:r>
        <w:r w:rsidR="004547BD" w:rsidRPr="00E401F4">
          <w:delText>age</w:delText>
        </w:r>
        <w:r w:rsidR="004547BD">
          <w:delText xml:space="preserve">-trajectories of mortality — particularly if we want to start from </w:delText>
        </w:r>
      </w:del>
      <w:ins w:id="2098" w:author="Owen" w:date="2026-02-28T10:38:00Z" w16du:dateUtc="2026-02-28T09:38:00Z">
        <w:r>
          <w:t xml:space="preserve">representation of age variation inherent in many published matrices, especially when analyses are anchored at </w:t>
        </w:r>
      </w:ins>
      <w:r>
        <w:t>reproductive maturity</w:t>
      </w:r>
      <w:del w:id="2099" w:author="Owen" w:date="2026-02-28T10:38:00Z" w16du:dateUtc="2026-02-28T09:38:00Z">
        <w:r w:rsidR="004547BD">
          <w:delText xml:space="preserve"> (i.e. the starting point most relevant to evolutionary theory on senescence). </w:delText>
        </w:r>
        <w:r w:rsidR="0059371C">
          <w:delText xml:space="preserve">For example, among </w:delText>
        </w:r>
      </w:del>
      <w:ins w:id="2100" w:author="Owen" w:date="2026-02-28T10:38:00Z" w16du:dateUtc="2026-02-28T09:38:00Z">
        <w:r>
          <w:t>.</w:t>
        </w:r>
      </w:ins>
    </w:p>
    <w:p w14:paraId="273C7E81" w14:textId="77777777" w:rsidR="00B41E2D" w:rsidRDefault="00000000">
      <w:pPr>
        <w:pStyle w:val="BodyText"/>
        <w:pPrChange w:id="2101" w:author="Owen" w:date="2026-02-28T10:38:00Z" w16du:dateUtc="2026-02-28T09:38:00Z">
          <w:pPr>
            <w:spacing w:line="480" w:lineRule="auto"/>
            <w:ind w:firstLine="720"/>
          </w:pPr>
        </w:pPrChange>
      </w:pPr>
      <w:ins w:id="2102" w:author="Owen" w:date="2026-02-28T10:38:00Z" w16du:dateUtc="2026-02-28T09:38:00Z">
        <w:r>
          <w:t xml:space="preserve">Several features of MPM structure exacerbate this sensitivity. In </w:t>
        </w:r>
      </w:ins>
      <w:r>
        <w:t>the species-</w:t>
      </w:r>
      <w:del w:id="2103" w:author="Owen" w:date="2026-02-28T10:38:00Z" w16du:dateUtc="2026-02-28T09:38:00Z">
        <w:r w:rsidR="004547BD">
          <w:delText>averaged MPMs in COMPADRE,</w:delText>
        </w:r>
      </w:del>
      <w:ins w:id="2104" w:author="Owen" w:date="2026-02-28T10:38:00Z" w16du:dateUtc="2026-02-28T09:38:00Z">
        <w:r>
          <w:t>level mean MPM set used for analysis 1 (26 species; species identities listed in Supplementary Methods section S1.8),</w:t>
        </w:r>
      </w:ins>
      <w:r>
        <w:t xml:space="preserve"> 35% </w:t>
      </w:r>
      <w:del w:id="2105" w:author="Owen" w:date="2026-02-28T10:38:00Z" w16du:dateUtc="2026-02-28T09:38:00Z">
        <w:r w:rsidR="000207D9">
          <w:delText>have been</w:delText>
        </w:r>
        <w:r w:rsidR="004547BD">
          <w:delText xml:space="preserve"> parameterized with </w:delText>
        </w:r>
      </w:del>
      <w:ins w:id="2106" w:author="Owen" w:date="2026-02-28T10:38:00Z" w16du:dateUtc="2026-02-28T09:38:00Z">
        <w:r>
          <w:t xml:space="preserve">include only </w:t>
        </w:r>
      </w:ins>
      <w:r>
        <w:t xml:space="preserve">a single reproductive stage class, </w:t>
      </w:r>
      <w:del w:id="2107" w:author="Owen" w:date="2026-02-28T10:38:00Z" w16du:dateUtc="2026-02-28T09:38:00Z">
        <w:r w:rsidR="004547BD">
          <w:delText>meaning they yield</w:delText>
        </w:r>
      </w:del>
      <w:ins w:id="2108" w:author="Owen" w:date="2026-02-28T10:38:00Z" w16du:dateUtc="2026-02-28T09:38:00Z">
        <w:r>
          <w:t>providing</w:t>
        </w:r>
      </w:ins>
      <w:r>
        <w:t xml:space="preserve"> no information </w:t>
      </w:r>
      <w:del w:id="2109" w:author="Owen" w:date="2026-02-28T10:38:00Z" w16du:dateUtc="2026-02-28T09:38:00Z">
        <w:r w:rsidR="004547BD">
          <w:delText>about</w:delText>
        </w:r>
      </w:del>
      <w:ins w:id="2110" w:author="Owen" w:date="2026-02-28T10:38:00Z" w16du:dateUtc="2026-02-28T09:38:00Z">
        <w:r>
          <w:t>on</w:t>
        </w:r>
      </w:ins>
      <w:r>
        <w:t xml:space="preserve"> age-related variation among individuals that </w:t>
      </w:r>
      <w:del w:id="2111" w:author="Owen" w:date="2026-02-28T10:38:00Z" w16du:dateUtc="2026-02-28T09:38:00Z">
        <w:r w:rsidR="004547BD">
          <w:delText>achieve</w:delText>
        </w:r>
      </w:del>
      <w:ins w:id="2112" w:author="Owen" w:date="2026-02-28T10:38:00Z" w16du:dateUtc="2026-02-28T09:38:00Z">
        <w:r>
          <w:t>enter</w:t>
        </w:r>
      </w:ins>
      <w:r>
        <w:t xml:space="preserve"> and </w:t>
      </w:r>
      <w:del w:id="2113" w:author="Owen" w:date="2026-02-28T10:38:00Z" w16du:dateUtc="2026-02-28T09:38:00Z">
        <w:r w:rsidR="004547BD">
          <w:delText xml:space="preserve">then </w:delText>
        </w:r>
      </w:del>
      <w:r>
        <w:t xml:space="preserve">remain in the reproductive class until death. </w:t>
      </w:r>
      <w:del w:id="2114" w:author="Owen" w:date="2026-02-28T10:38:00Z" w16du:dateUtc="2026-02-28T09:38:00Z">
        <w:r w:rsidR="000C25D4">
          <w:delText xml:space="preserve">Among </w:delText>
        </w:r>
        <w:r w:rsidR="004547BD">
          <w:delText>MPMs</w:delText>
        </w:r>
      </w:del>
      <w:ins w:id="2115" w:author="Owen" w:date="2026-02-28T10:38:00Z" w16du:dateUtc="2026-02-28T09:38:00Z">
        <w:r>
          <w:t>Even among matrices</w:t>
        </w:r>
      </w:ins>
      <w:r>
        <w:t xml:space="preserve"> with two or more reproductive </w:t>
      </w:r>
      <w:del w:id="2116" w:author="Owen" w:date="2026-02-28T10:38:00Z" w16du:dateUtc="2026-02-28T09:38:00Z">
        <w:r w:rsidR="004547BD">
          <w:delText>stage classes</w:delText>
        </w:r>
      </w:del>
      <w:ins w:id="2117" w:author="Owen" w:date="2026-02-28T10:38:00Z" w16du:dateUtc="2026-02-28T09:38:00Z">
        <w:r>
          <w:t>stages</w:t>
        </w:r>
      </w:ins>
      <w:r>
        <w:t xml:space="preserve">, 28% </w:t>
      </w:r>
      <w:del w:id="2118" w:author="Owen" w:date="2026-02-28T10:38:00Z" w16du:dateUtc="2026-02-28T09:38:00Z">
        <w:r w:rsidR="004547BD">
          <w:delText>have</w:delText>
        </w:r>
      </w:del>
      <w:ins w:id="2119" w:author="Owen" w:date="2026-02-28T10:38:00Z" w16du:dateUtc="2026-02-28T09:38:00Z">
        <w:r>
          <w:t>reach</w:t>
        </w:r>
      </w:ins>
      <w:r>
        <w:t xml:space="preserve"> a </w:t>
      </w:r>
      <w:del w:id="2120" w:author="Owen" w:date="2026-02-28T10:38:00Z" w16du:dateUtc="2026-02-28T09:38:00Z">
        <w:r w:rsidR="004547BD">
          <w:delText xml:space="preserve">time to </w:delText>
        </w:r>
      </w:del>
      <w:r>
        <w:t xml:space="preserve">quasi-stable distribution </w:t>
      </w:r>
      <w:del w:id="2121" w:author="Owen" w:date="2026-02-28T10:38:00Z" w16du:dateUtc="2026-02-28T09:38:00Z">
        <w:r w:rsidR="004547BD">
          <w:delText>that’s</w:delText>
        </w:r>
      </w:del>
      <w:ins w:id="2122" w:author="Owen" w:date="2026-02-28T10:38:00Z" w16du:dateUtc="2026-02-28T09:38:00Z">
        <w:r>
          <w:t>in</w:t>
        </w:r>
      </w:ins>
      <w:r>
        <w:t xml:space="preserve"> less than one life expectancy, </w:t>
      </w:r>
      <w:del w:id="2123" w:author="Owen" w:date="2026-02-28T10:38:00Z" w16du:dateUtc="2026-02-28T09:38:00Z">
        <w:r w:rsidR="004547BD">
          <w:delText>meaning that we only have</w:delText>
        </w:r>
      </w:del>
      <w:ins w:id="2124" w:author="Owen" w:date="2026-02-28T10:38:00Z" w16du:dateUtc="2026-02-28T09:38:00Z">
        <w:r>
          <w:t>limiting</w:t>
        </w:r>
      </w:ins>
      <w:r>
        <w:t xml:space="preserve"> reliable mortality estimates </w:t>
      </w:r>
      <w:del w:id="2125" w:author="Owen" w:date="2026-02-28T10:38:00Z" w16du:dateUtc="2026-02-28T09:38:00Z">
        <w:r w:rsidR="004547BD">
          <w:delText>for</w:delText>
        </w:r>
      </w:del>
      <w:ins w:id="2126" w:author="Owen" w:date="2026-02-28T10:38:00Z" w16du:dateUtc="2026-02-28T09:38:00Z">
        <w:r>
          <w:t>to</w:t>
        </w:r>
      </w:ins>
      <w:r>
        <w:t xml:space="preserve"> relatively young age classes. </w:t>
      </w:r>
      <w:del w:id="2127" w:author="Owen" w:date="2026-02-28T10:38:00Z" w16du:dateUtc="2026-02-28T09:38:00Z">
        <w:r w:rsidR="004547BD">
          <w:delText xml:space="preserve">We do not mean to suggest that researchers should never derive metrics like shape from stage-structured MPMs, but caution </w:delText>
        </w:r>
        <w:r w:rsidR="009D3021">
          <w:delText>may be</w:delText>
        </w:r>
        <w:r w:rsidR="004547BD">
          <w:delText xml:space="preserve"> warranted in such analyses</w:delText>
        </w:r>
      </w:del>
      <w:ins w:id="2128" w:author="Owen" w:date="2026-02-28T10:38:00Z" w16du:dateUtc="2026-02-28T09:38:00Z">
        <w:r>
          <w:t>A particularly important source of distortion arises from boundary estimates of stage-specific survival, where point estimates approach either 0% or 100%. Such estimates are common in published matrices, often arising from small sample sizes or limited temporal replication, and can systematically displace point estimates of derived traits from the centre of their sampling distributions. Notably, survival estimates of 100% occur in 24% of species-averaged MPMs in COMPADRE (though only 7% in COMADRE), indicating that this is not a rare edge case</w:t>
        </w:r>
      </w:ins>
      <w:r>
        <w:t>.</w:t>
      </w:r>
    </w:p>
    <w:p w14:paraId="1A5A1D7D" w14:textId="489F6B01" w:rsidR="00910570" w:rsidRDefault="009C13C9" w:rsidP="001656AD">
      <w:pPr>
        <w:ind w:firstLine="720"/>
        <w:rPr>
          <w:del w:id="2129" w:author="Owen" w:date="2026-02-28T10:38:00Z" w16du:dateUtc="2026-02-28T09:38:00Z"/>
        </w:rPr>
      </w:pPr>
      <w:del w:id="2130" w:author="Owen" w:date="2026-02-28T10:38:00Z" w16du:dateUtc="2026-02-28T09:38:00Z">
        <w:r>
          <w:delText>Another issue highlighted by our</w:delText>
        </w:r>
        <w:r w:rsidR="00A21794">
          <w:delText xml:space="preserve"> analysis was that some MPM-derived parameters are sensitive to</w:delText>
        </w:r>
        <w:r w:rsidR="00771048">
          <w:delText xml:space="preserve"> boundary estimates of</w:delText>
        </w:r>
        <w:r w:rsidR="00A21794">
          <w:delText xml:space="preserve"> </w:delText>
        </w:r>
        <w:r w:rsidR="00AA5DF4">
          <w:delText xml:space="preserve">stage-specific </w:delText>
        </w:r>
        <w:r w:rsidR="00A21794">
          <w:delText xml:space="preserve">survival </w:delText>
        </w:r>
        <w:r w:rsidR="00771048">
          <w:delText xml:space="preserve">(i.e. point </w:delText>
        </w:r>
        <w:r w:rsidR="00A21794">
          <w:delText>estimat</w:delText>
        </w:r>
        <w:r w:rsidR="00A225A2">
          <w:delText>es approaching either 0% or 100%</w:delText>
        </w:r>
        <w:r w:rsidR="00771048">
          <w:delText>)</w:delText>
        </w:r>
        <w:r w:rsidR="00A21794">
          <w:delText>.</w:delText>
        </w:r>
        <w:r w:rsidR="00B04CBB">
          <w:delText xml:space="preserve"> </w:delText>
        </w:r>
        <w:r w:rsidR="00C1028F">
          <w:delText xml:space="preserve">For instance, if an MPM has </w:delText>
        </w:r>
        <w:r w:rsidR="004C3172">
          <w:delText>a</w:delText>
        </w:r>
        <w:r w:rsidR="00C1028F">
          <w:delText xml:space="preserve"> stage-specific survival </w:delText>
        </w:r>
        <w:r w:rsidR="00BD520B">
          <w:delText xml:space="preserve">rate </w:delText>
        </w:r>
        <w:r w:rsidR="00533608">
          <w:delText>for which the point estimate is</w:delText>
        </w:r>
        <w:r w:rsidR="00C1028F">
          <w:delText xml:space="preserve"> 100%, the</w:delText>
        </w:r>
        <w:r w:rsidR="00847B21">
          <w:delText xml:space="preserve"> resulting</w:delText>
        </w:r>
        <w:r w:rsidR="00C1028F">
          <w:delText xml:space="preserve"> point estimate for life expectancy will </w:delText>
        </w:r>
        <w:r w:rsidR="00103724">
          <w:delText xml:space="preserve">likely </w:delText>
        </w:r>
        <w:r w:rsidR="00BC6E21">
          <w:delText xml:space="preserve">be </w:delText>
        </w:r>
        <w:r w:rsidR="00F73B15">
          <w:delText>skewed</w:delText>
        </w:r>
        <w:r w:rsidR="00E41E1D">
          <w:delText xml:space="preserve"> upward</w:delText>
        </w:r>
        <w:r w:rsidR="00C1028F">
          <w:delText xml:space="preserve"> from the </w:delText>
        </w:r>
        <w:r w:rsidR="009654C5">
          <w:delText>median</w:delText>
        </w:r>
        <w:r w:rsidR="00C1028F">
          <w:delText xml:space="preserve"> of the sampli</w:delText>
        </w:r>
        <w:r w:rsidR="000740DE">
          <w:delText>ng distribution.</w:delText>
        </w:r>
        <w:r w:rsidR="00A90A42">
          <w:delText xml:space="preserve"> If two or more stage classes have a survival estimate of 100%, this </w:delText>
        </w:r>
        <w:r w:rsidR="00A12776">
          <w:delText>skew</w:delText>
        </w:r>
        <w:r w:rsidR="00A90A42">
          <w:delText xml:space="preserve"> </w:delText>
        </w:r>
        <w:r w:rsidR="002C3C71">
          <w:delText>can</w:delText>
        </w:r>
        <w:r w:rsidR="00A90A42">
          <w:delText xml:space="preserve"> be extreme.</w:delText>
        </w:r>
        <w:r w:rsidR="005463A7">
          <w:delText xml:space="preserve"> Estimating t</w:delText>
        </w:r>
        <w:r w:rsidR="00FC0513">
          <w:delText>he frequency of rare events is</w:delText>
        </w:r>
        <w:r w:rsidR="005463A7">
          <w:delText xml:space="preserve"> notoriously difficult (</w:delText>
        </w:r>
        <w:r w:rsidR="00864E28">
          <w:delText>Bailey 1997</w:delText>
        </w:r>
        <w:r w:rsidR="005463A7">
          <w:delText>), and estimating the corresponding uncertainty is no easier.</w:delText>
        </w:r>
        <w:r w:rsidR="004B4611">
          <w:delText xml:space="preserve"> Empirical bootstrapping</w:delText>
        </w:r>
        <w:r w:rsidR="00695C1A">
          <w:delText xml:space="preserve"> (</w:delText>
        </w:r>
        <w:r w:rsidR="007138C5">
          <w:delText xml:space="preserve">Caswell 2001, </w:delText>
        </w:r>
        <w:r w:rsidR="00FB3D83">
          <w:delText>s</w:delText>
        </w:r>
        <w:r w:rsidR="00EE4185">
          <w:delText>ec</w:delText>
        </w:r>
        <w:r w:rsidR="00704D88">
          <w:delText>. 12.1</w:delText>
        </w:r>
        <w:r w:rsidR="00695C1A">
          <w:delText>)</w:delText>
        </w:r>
        <w:r w:rsidR="004B4611">
          <w:delText xml:space="preserve">, a technique commonly used to estimate sampling uncertainty in </w:delText>
        </w:r>
        <w:r w:rsidR="00BE76BF">
          <w:delText>demographic studies</w:delText>
        </w:r>
        <w:r w:rsidR="002243D9">
          <w:delText xml:space="preserve">, </w:delText>
        </w:r>
        <w:r w:rsidR="00FE3982">
          <w:delText xml:space="preserve">is poorly suited </w:delText>
        </w:r>
        <w:r w:rsidR="00BD35D4">
          <w:delText>for</w:delText>
        </w:r>
        <w:r w:rsidR="00DD356A">
          <w:delText xml:space="preserve"> anal</w:delText>
        </w:r>
        <w:r w:rsidR="009A15CA">
          <w:delText>y</w:delText>
        </w:r>
        <w:r w:rsidR="00DD356A">
          <w:delText>z</w:delText>
        </w:r>
        <w:r w:rsidR="009A15CA">
          <w:delText>ing</w:delText>
        </w:r>
        <w:r w:rsidR="00DF4279">
          <w:delText xml:space="preserve"> boundary estimates</w:delText>
        </w:r>
        <w:r w:rsidR="00CB1778">
          <w:delText>,</w:delText>
        </w:r>
        <w:r w:rsidR="00DF4279">
          <w:delText xml:space="preserve"> because </w:delText>
        </w:r>
        <w:r w:rsidR="002E6AA3">
          <w:delText>a</w:delText>
        </w:r>
        <w:r w:rsidR="005A37FF">
          <w:delText>ny</w:delText>
        </w:r>
        <w:r w:rsidR="00DF4279">
          <w:delText xml:space="preserve"> bootstrap </w:delText>
        </w:r>
        <w:r w:rsidR="005C6D0E">
          <w:delText>sub</w:delText>
        </w:r>
        <w:r w:rsidR="00DF4279">
          <w:delText xml:space="preserve">sample from </w:delText>
        </w:r>
        <w:r w:rsidR="00195E7C">
          <w:delText xml:space="preserve">a </w:delText>
        </w:r>
        <w:r w:rsidR="002E6AA3">
          <w:delText>group</w:delText>
        </w:r>
        <w:r w:rsidR="00195E7C">
          <w:delText xml:space="preserve"> of individuals that all experienced</w:delText>
        </w:r>
        <w:r w:rsidR="00453A85">
          <w:delText xml:space="preserve"> the same outcome</w:delText>
        </w:r>
        <w:r w:rsidR="00195E7C">
          <w:delText xml:space="preserve"> will always yield the </w:delText>
        </w:r>
        <w:r w:rsidR="00A95394">
          <w:delText xml:space="preserve">exact </w:delText>
        </w:r>
        <w:r w:rsidR="00195E7C">
          <w:delText>same estimate.</w:delText>
        </w:r>
        <w:r w:rsidR="004C5058">
          <w:delText xml:space="preserve"> On the other hand, the particular </w:delText>
        </w:r>
        <w:r w:rsidR="009915D9">
          <w:delText>approach to paramet</w:delText>
        </w:r>
        <w:r w:rsidR="004C5058">
          <w:delText>r</w:delText>
        </w:r>
        <w:r w:rsidR="009915D9">
          <w:delText>ic</w:delText>
        </w:r>
        <w:r w:rsidR="004C5058">
          <w:delText xml:space="preserve"> bootstrapping </w:delText>
        </w:r>
        <w:r w:rsidR="00F50BAA">
          <w:delText>used in the current study</w:delText>
        </w:r>
        <w:r w:rsidR="00386C98" w:rsidRPr="00386C98">
          <w:delText xml:space="preserve"> </w:delText>
        </w:r>
        <w:r w:rsidR="00386C98">
          <w:delText>is not necessarily optimal for</w:delText>
        </w:r>
        <w:r w:rsidR="004D33C1">
          <w:delText xml:space="preserve"> MPM</w:delText>
        </w:r>
        <w:r w:rsidR="008D3E43">
          <w:delText>s</w:delText>
        </w:r>
        <w:r w:rsidR="004D33C1">
          <w:delText xml:space="preserve"> parameterized with multiple adult stage</w:delText>
        </w:r>
        <w:r w:rsidR="00152776">
          <w:delText xml:space="preserve"> </w:delText>
        </w:r>
        <w:r w:rsidR="004D33C1">
          <w:delText xml:space="preserve">classes, </w:delText>
        </w:r>
        <w:r w:rsidR="00ED4F41">
          <w:delText>for</w:delText>
        </w:r>
        <w:r w:rsidR="004D33C1">
          <w:delText xml:space="preserve"> which it may be possible </w:delText>
        </w:r>
        <w:r w:rsidR="00386C98">
          <w:delText>to ‘</w:delText>
        </w:r>
        <w:r w:rsidR="00F62261">
          <w:delText xml:space="preserve">borrow strength’ </w:delText>
        </w:r>
        <w:r w:rsidR="00386C98">
          <w:delText xml:space="preserve">across </w:delText>
        </w:r>
        <w:r w:rsidR="00B664F6">
          <w:delText>stages</w:delText>
        </w:r>
        <w:r w:rsidR="003B3D62">
          <w:delText xml:space="preserve"> to improve statistical inference</w:delText>
        </w:r>
        <w:r w:rsidR="005C1F14">
          <w:delText>.</w:delText>
        </w:r>
        <w:r w:rsidR="001656AD">
          <w:delText xml:space="preserve"> </w:delText>
        </w:r>
        <w:r w:rsidR="0098060C">
          <w:delText xml:space="preserve">In any case, </w:delText>
        </w:r>
        <w:r w:rsidR="002607A5">
          <w:delText xml:space="preserve">survival estimates of 100% are relatively common </w:delText>
        </w:r>
        <w:r w:rsidR="009C6AB5">
          <w:delText>among</w:delText>
        </w:r>
        <w:r w:rsidR="002607A5">
          <w:delText xml:space="preserve"> published MPMs (</w:delText>
        </w:r>
        <w:r w:rsidR="00A61ADD">
          <w:delText>they occur</w:delText>
        </w:r>
        <w:r w:rsidR="00D30B66">
          <w:delText xml:space="preserve"> </w:delText>
        </w:r>
        <w:r w:rsidR="00CE3E4A">
          <w:delText xml:space="preserve">in </w:delText>
        </w:r>
        <w:r w:rsidR="00390008">
          <w:delText>2</w:delText>
        </w:r>
        <w:r w:rsidR="00C446D5">
          <w:delText>4</w:delText>
        </w:r>
        <w:r w:rsidR="00390008">
          <w:delText>% of the species-</w:delText>
        </w:r>
        <w:r w:rsidR="0055380F">
          <w:delText>averaged</w:delText>
        </w:r>
        <w:r w:rsidR="00390008">
          <w:delText xml:space="preserve"> MPMs in </w:delText>
        </w:r>
        <w:r w:rsidR="0055380F">
          <w:delText>COMPADRE</w:delText>
        </w:r>
        <w:r w:rsidR="006D7507">
          <w:delText xml:space="preserve">; though only </w:delText>
        </w:r>
        <w:r w:rsidR="00752A6B">
          <w:delText>7</w:delText>
        </w:r>
        <w:r w:rsidR="006D7507">
          <w:delText>% of species-averaged MPMs in the animal database COMADRE</w:delText>
        </w:r>
        <w:r w:rsidR="00E85D60">
          <w:delText>)</w:delText>
        </w:r>
        <w:r w:rsidR="00103724">
          <w:delText>,</w:delText>
        </w:r>
        <w:r w:rsidR="001A08B6">
          <w:delText xml:space="preserve"> </w:delText>
        </w:r>
        <w:r w:rsidR="0091301A">
          <w:delText xml:space="preserve">so </w:delText>
        </w:r>
        <w:r w:rsidR="00910570">
          <w:delText xml:space="preserve">researchers should be aware that </w:delText>
        </w:r>
        <w:r w:rsidR="00095E2C">
          <w:delText xml:space="preserve">some </w:delText>
        </w:r>
        <w:r w:rsidR="00A057D6">
          <w:delText xml:space="preserve">MPM-derived </w:delText>
        </w:r>
        <w:r w:rsidR="00910570">
          <w:delText>parameters might be sensitive to such estimates.</w:delText>
        </w:r>
      </w:del>
    </w:p>
    <w:p w14:paraId="56CDE678" w14:textId="77777777" w:rsidR="00B41E2D" w:rsidRDefault="00FA4D14">
      <w:pPr>
        <w:pStyle w:val="Heading2"/>
        <w:rPr>
          <w:ins w:id="2131" w:author="Owen" w:date="2026-02-28T10:38:00Z" w16du:dateUtc="2026-02-28T09:38:00Z"/>
        </w:rPr>
      </w:pPr>
      <w:del w:id="2132" w:author="Owen" w:date="2026-02-28T10:38:00Z" w16du:dateUtc="2026-02-28T09:38:00Z">
        <w:r>
          <w:delText xml:space="preserve">It’s important to note that our analysis </w:delText>
        </w:r>
        <w:r w:rsidR="00591C8B">
          <w:delText>o</w:delText>
        </w:r>
        <w:r w:rsidR="00710473">
          <w:delText xml:space="preserve">f sampling uncertainty is </w:delText>
        </w:r>
        <w:r w:rsidR="00CD7C15">
          <w:delText>separate from</w:delText>
        </w:r>
        <w:r w:rsidR="00710473">
          <w:delText xml:space="preserve"> the issue of</w:delText>
        </w:r>
      </w:del>
      <w:bookmarkStart w:id="2133" w:name="X0adf71d4d7a20b69e30fb81dd3c4bc398b81df0"/>
      <w:bookmarkEnd w:id="2089"/>
      <w:ins w:id="2134" w:author="Owen" w:date="2026-02-28T10:38:00Z" w16du:dateUtc="2026-02-28T09:38:00Z">
        <w:r w:rsidR="00000000">
          <w:t>Practical implications for users of compiled demographic databases</w:t>
        </w:r>
      </w:ins>
    </w:p>
    <w:p w14:paraId="340F5EA3" w14:textId="77777777" w:rsidR="00B41E2D" w:rsidRDefault="00000000">
      <w:pPr>
        <w:pStyle w:val="FirstParagraph"/>
        <w:rPr>
          <w:ins w:id="2135" w:author="Owen" w:date="2026-02-28T10:38:00Z" w16du:dateUtc="2026-02-28T09:38:00Z"/>
        </w:rPr>
      </w:pPr>
      <w:ins w:id="2136" w:author="Owen" w:date="2026-02-28T10:38:00Z" w16du:dateUtc="2026-02-28T09:38:00Z">
        <w:r>
          <w:t>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ins>
    </w:p>
    <w:p w14:paraId="4CAE7346" w14:textId="77777777" w:rsidR="00B41E2D" w:rsidRDefault="00000000">
      <w:pPr>
        <w:pStyle w:val="BodyText"/>
        <w:rPr>
          <w:ins w:id="2137" w:author="Owen" w:date="2026-02-28T10:38:00Z" w16du:dateUtc="2026-02-28T09:38:00Z"/>
        </w:rPr>
      </w:pPr>
      <w:ins w:id="2138" w:author="Owen" w:date="2026-02-28T10:38:00Z" w16du:dateUtc="2026-02-28T09:38:00Z">
        <w:r>
          <w:t>Several diagnostic features can help identify analyses that are likely to be fragile:</w:t>
        </w:r>
      </w:ins>
    </w:p>
    <w:p w14:paraId="5B891906" w14:textId="77777777" w:rsidR="00B41E2D" w:rsidRDefault="00000000">
      <w:pPr>
        <w:pStyle w:val="Compact"/>
        <w:numPr>
          <w:ilvl w:val="0"/>
          <w:numId w:val="4"/>
        </w:numPr>
        <w:rPr>
          <w:ins w:id="2139" w:author="Owen" w:date="2026-02-28T10:38:00Z" w16du:dateUtc="2026-02-28T09:38:00Z"/>
        </w:rPr>
      </w:pPr>
      <w:ins w:id="2140" w:author="Owen" w:date="2026-02-28T10:38:00Z" w16du:dateUtc="2026-02-28T09:38:00Z">
        <w:r>
          <w:lastRenderedPageBreak/>
          <w:t>Stage-specific survival estimates equal or close to 1 or 0</w:t>
        </w:r>
      </w:ins>
    </w:p>
    <w:p w14:paraId="3591D7CB" w14:textId="77777777" w:rsidR="00B41E2D" w:rsidRDefault="00000000">
      <w:pPr>
        <w:pStyle w:val="Compact"/>
        <w:numPr>
          <w:ilvl w:val="0"/>
          <w:numId w:val="4"/>
        </w:numPr>
        <w:rPr>
          <w:ins w:id="2141" w:author="Owen" w:date="2026-02-28T10:38:00Z" w16du:dateUtc="2026-02-28T09:38:00Z"/>
        </w:rPr>
      </w:pPr>
      <w:ins w:id="2142" w:author="Owen" w:date="2026-02-28T10:38:00Z" w16du:dateUtc="2026-02-28T09:38:00Z">
        <w:r>
          <w:t>Very small sample sizes underlying key transitions (matrix elements with strong influence on the focal derived quantity.)</w:t>
        </w:r>
      </w:ins>
    </w:p>
    <w:p w14:paraId="37104DB4" w14:textId="77777777" w:rsidR="00B41E2D" w:rsidRDefault="00000000">
      <w:pPr>
        <w:pStyle w:val="Compact"/>
        <w:numPr>
          <w:ilvl w:val="0"/>
          <w:numId w:val="4"/>
        </w:numPr>
        <w:rPr>
          <w:ins w:id="2143" w:author="Owen" w:date="2026-02-28T10:38:00Z" w16du:dateUtc="2026-02-28T09:38:00Z"/>
        </w:rPr>
      </w:pPr>
      <w:ins w:id="2144" w:author="Owen" w:date="2026-02-28T10:38:00Z" w16du:dateUtc="2026-02-28T09:38:00Z">
        <w:r>
          <w:t>Matrices with only a single reproductive stage class</w:t>
        </w:r>
      </w:ins>
    </w:p>
    <w:p w14:paraId="0781CCC2" w14:textId="77777777" w:rsidR="00B41E2D" w:rsidRDefault="00000000">
      <w:pPr>
        <w:pStyle w:val="Compact"/>
        <w:numPr>
          <w:ilvl w:val="0"/>
          <w:numId w:val="4"/>
        </w:numPr>
        <w:rPr>
          <w:ins w:id="2145" w:author="Owen" w:date="2026-02-28T10:38:00Z" w16du:dateUtc="2026-02-28T09:38:00Z"/>
        </w:rPr>
      </w:pPr>
      <w:ins w:id="2146" w:author="Owen" w:date="2026-02-28T10:38:00Z" w16du:dateUtc="2026-02-28T09:38:00Z">
        <w:r>
          <w:t>Time to quasi-stable distribution that is short relative to estimated life expectancy</w:t>
        </w:r>
      </w:ins>
    </w:p>
    <w:p w14:paraId="1998E434" w14:textId="77777777" w:rsidR="00B41E2D" w:rsidRDefault="00000000">
      <w:pPr>
        <w:pStyle w:val="FirstParagraph"/>
        <w:rPr>
          <w:ins w:id="2147" w:author="Owen" w:date="2026-02-28T10:38:00Z" w16du:dateUtc="2026-02-28T09:38:00Z"/>
        </w:rPr>
      </w:pPr>
      <w:ins w:id="2148" w:author="Owen" w:date="2026-02-28T10:38:00Z" w16du:dateUtc="2026-02-28T09:38:00Z">
        <w:r>
          <w:t>When one or more of these features are present, point estimates derived from MPMs may be biased or overconfident, even if they appear precise. Importantly, the absence of a detectable effect of sampling uncertainty in some analyses, such as our climate-recruitment analysis, should not be taken as evidence that uncertainty propagation is unnecessary. Rather, it underscores the need for a trait- and context-specific assessment of robustness.</w:t>
        </w:r>
      </w:ins>
    </w:p>
    <w:p w14:paraId="19775B6F" w14:textId="77777777" w:rsidR="00B41E2D" w:rsidRDefault="00000000">
      <w:pPr>
        <w:pStyle w:val="Heading2"/>
        <w:rPr>
          <w:ins w:id="2149" w:author="Owen" w:date="2026-02-28T10:38:00Z" w16du:dateUtc="2026-02-28T09:38:00Z"/>
        </w:rPr>
      </w:pPr>
      <w:bookmarkStart w:id="2150" w:name="X5fdc7baf4020c1b023796c87a5028343841c135"/>
      <w:bookmarkEnd w:id="2133"/>
      <w:ins w:id="2151" w:author="Owen" w:date="2026-02-28T10:38:00Z" w16du:dateUtc="2026-02-28T09:38:00Z">
        <w:r>
          <w:t>Sampling uncertainty versus</w:t>
        </w:r>
      </w:ins>
      <w:r>
        <w:t xml:space="preserve"> demographic stochasticity</w:t>
      </w:r>
      <w:del w:id="2152" w:author="Owen" w:date="2026-02-28T10:38:00Z" w16du:dateUtc="2026-02-28T09:38:00Z">
        <w:r w:rsidR="00A12DB2">
          <w:delText xml:space="preserve"> (these two phenomena </w:delText>
        </w:r>
        <w:r w:rsidR="00387890">
          <w:delText xml:space="preserve">are </w:delText>
        </w:r>
      </w:del>
    </w:p>
    <w:p w14:paraId="12FB822D" w14:textId="77777777" w:rsidR="00B41E2D" w:rsidRDefault="00000000">
      <w:pPr>
        <w:pStyle w:val="FirstParagraph"/>
        <w:pPrChange w:id="2153" w:author="Owen" w:date="2026-02-28T10:38:00Z" w16du:dateUtc="2026-02-28T09:38:00Z">
          <w:pPr>
            <w:spacing w:line="480" w:lineRule="auto"/>
            <w:ind w:firstLine="720"/>
          </w:pPr>
        </w:pPrChange>
      </w:pPr>
      <w:ins w:id="2154" w:author="Owen" w:date="2026-02-28T10:38:00Z" w16du:dateUtc="2026-02-28T09:38:00Z">
        <w:r>
          <w:t xml:space="preserve">It is important to emphasise that our analysis of sampling uncertainty is distinct from demographic stochasticity, a distinction that is </w:t>
        </w:r>
      </w:ins>
      <w:r>
        <w:t xml:space="preserve">sometimes </w:t>
      </w:r>
      <w:del w:id="2155" w:author="Owen" w:date="2026-02-28T10:38:00Z" w16du:dateUtc="2026-02-28T09:38:00Z">
        <w:r w:rsidR="00A12DB2">
          <w:delText>conflated</w:delText>
        </w:r>
        <w:r w:rsidR="00B75A4F">
          <w:delText xml:space="preserve">, </w:delText>
        </w:r>
      </w:del>
      <w:ins w:id="2156" w:author="Owen" w:date="2026-02-28T10:38:00Z" w16du:dateUtc="2026-02-28T09:38:00Z">
        <w:r>
          <w:t>blurred in the literature (</w:t>
        </w:r>
      </w:ins>
      <w:r>
        <w:t>Kendall 1998</w:t>
      </w:r>
      <w:del w:id="2157" w:author="Owen" w:date="2026-02-28T10:38:00Z" w16du:dateUtc="2026-02-28T09:38:00Z">
        <w:r w:rsidR="00A12DB2">
          <w:delText>)</w:delText>
        </w:r>
        <w:r w:rsidR="006A3C1C">
          <w:delText>,</w:delText>
        </w:r>
        <w:r w:rsidR="00CD7C15">
          <w:delText xml:space="preserve"> </w:delText>
        </w:r>
        <w:r w:rsidR="00626462">
          <w:delText>which occurs when</w:delText>
        </w:r>
        <w:r w:rsidR="00CD7C15">
          <w:delText xml:space="preserve"> individuals </w:delText>
        </w:r>
        <w:r w:rsidR="00260F6B">
          <w:delText>at</w:delText>
        </w:r>
        <w:r w:rsidR="00CD7C15">
          <w:delText xml:space="preserve"> a given stage and time</w:delText>
        </w:r>
        <w:r w:rsidR="00587022">
          <w:delText xml:space="preserve"> exhibit</w:delText>
        </w:r>
        <w:r w:rsidR="00A12DB2">
          <w:delText xml:space="preserve"> variation in demographic rates</w:delText>
        </w:r>
        <w:r w:rsidR="006F519C">
          <w:delText>.</w:delText>
        </w:r>
      </w:del>
      <w:ins w:id="2158" w:author="Owen" w:date="2026-02-28T10:38:00Z" w16du:dateUtc="2026-02-28T09:38:00Z">
        <w:r>
          <w:t>).</w:t>
        </w:r>
      </w:ins>
      <w:r>
        <w:t xml:space="preserve"> In the current study, we assume that the parameter of interest is </w:t>
      </w:r>
      <w:del w:id="2159" w:author="Owen" w:date="2026-02-28T10:38:00Z" w16du:dateUtc="2026-02-28T09:38:00Z">
        <w:r w:rsidR="0093420E">
          <w:delText xml:space="preserve">in fact </w:delText>
        </w:r>
      </w:del>
      <w:r>
        <w:t xml:space="preserve">the population mean of a </w:t>
      </w:r>
      <w:del w:id="2160" w:author="Owen" w:date="2026-02-28T10:38:00Z" w16du:dateUtc="2026-02-28T09:38:00Z">
        <w:r w:rsidR="00F351D6">
          <w:delText>given</w:delText>
        </w:r>
      </w:del>
      <w:ins w:id="2161" w:author="Owen" w:date="2026-02-28T10:38:00Z" w16du:dateUtc="2026-02-28T09:38:00Z">
        <w:r>
          <w:t>demographic</w:t>
        </w:r>
      </w:ins>
      <w:r>
        <w:t xml:space="preserve"> trait </w:t>
      </w:r>
      <w:del w:id="2162" w:author="Owen" w:date="2026-02-28T10:38:00Z" w16du:dateUtc="2026-02-28T09:38:00Z">
        <w:r w:rsidR="00ED03EE">
          <w:delText xml:space="preserve">(e.g. mean </w:delText>
        </w:r>
        <w:r w:rsidR="007645F0">
          <w:delText>transition rate</w:delText>
        </w:r>
        <w:r w:rsidR="00ED03EE">
          <w:delText xml:space="preserve"> for a given stage class)</w:delText>
        </w:r>
        <w:r w:rsidR="0093420E">
          <w:delText xml:space="preserve">, </w:delText>
        </w:r>
      </w:del>
      <w:r>
        <w:t xml:space="preserve">and </w:t>
      </w:r>
      <w:del w:id="2163" w:author="Owen" w:date="2026-02-28T10:38:00Z" w16du:dateUtc="2026-02-28T09:38:00Z">
        <w:r w:rsidR="0093420E">
          <w:delText xml:space="preserve">are </w:delText>
        </w:r>
        <w:r w:rsidR="00FA6BB9">
          <w:delText>only</w:delText>
        </w:r>
        <w:r w:rsidR="0093420E">
          <w:delText xml:space="preserve"> interested in sampling </w:delText>
        </w:r>
      </w:del>
      <w:ins w:id="2164" w:author="Owen" w:date="2026-02-28T10:38:00Z" w16du:dateUtc="2026-02-28T09:38:00Z">
        <w:r>
          <w:t xml:space="preserve">focus exclusively on </w:t>
        </w:r>
      </w:ins>
      <w:r>
        <w:t xml:space="preserve">uncertainty </w:t>
      </w:r>
      <w:del w:id="2165" w:author="Owen" w:date="2026-02-28T10:38:00Z" w16du:dateUtc="2026-02-28T09:38:00Z">
        <w:r w:rsidR="0093420E">
          <w:delText xml:space="preserve">in </w:delText>
        </w:r>
      </w:del>
      <w:ins w:id="2166" w:author="Owen" w:date="2026-02-28T10:38:00Z" w16du:dateUtc="2026-02-28T09:38:00Z">
        <w:r>
          <w:t xml:space="preserve">arising from finite sampling of </w:t>
        </w:r>
      </w:ins>
      <w:r>
        <w:t xml:space="preserve">that </w:t>
      </w:r>
      <w:del w:id="2167" w:author="Owen" w:date="2026-02-28T10:38:00Z" w16du:dateUtc="2026-02-28T09:38:00Z">
        <w:r w:rsidR="00E477B8">
          <w:delText xml:space="preserve">specific </w:delText>
        </w:r>
        <w:r w:rsidR="005C61BC">
          <w:delText>parameter</w:delText>
        </w:r>
        <w:r w:rsidR="0093420E">
          <w:delText>.</w:delText>
        </w:r>
        <w:r w:rsidR="006F3975">
          <w:delText xml:space="preserve"> </w:delText>
        </w:r>
        <w:r w:rsidR="001D5426">
          <w:delText xml:space="preserve">However, </w:delText>
        </w:r>
        <w:r w:rsidR="000821E5">
          <w:delText>independent</w:delText>
        </w:r>
        <w:r w:rsidR="00674F1E">
          <w:delText xml:space="preserve"> </w:delText>
        </w:r>
        <w:r w:rsidR="000821E5">
          <w:delText>of</w:delText>
        </w:r>
        <w:r w:rsidR="00674F1E">
          <w:delText xml:space="preserve"> our</w:delText>
        </w:r>
        <w:r w:rsidR="00224276">
          <w:delText xml:space="preserve"> </w:delText>
        </w:r>
        <w:r w:rsidR="00910E63">
          <w:delText>un</w:delText>
        </w:r>
        <w:r w:rsidR="009E5E0B">
          <w:delText>certaint</w:delText>
        </w:r>
        <w:r w:rsidR="00910E63">
          <w:delText xml:space="preserve">y </w:delText>
        </w:r>
        <w:r w:rsidR="00186FB0">
          <w:delText>about</w:delText>
        </w:r>
        <w:r w:rsidR="00910E63">
          <w:delText xml:space="preserve"> the</w:delText>
        </w:r>
        <w:r w:rsidR="00752EA7">
          <w:delText xml:space="preserve"> </w:delText>
        </w:r>
      </w:del>
      <w:ins w:id="2168" w:author="Owen" w:date="2026-02-28T10:38:00Z" w16du:dateUtc="2026-02-28T09:38:00Z">
        <w:r>
          <w:t xml:space="preserve">mean. In addition, individuals within a </w:t>
        </w:r>
      </w:ins>
      <w:r>
        <w:t xml:space="preserve">population </w:t>
      </w:r>
      <w:del w:id="2169" w:author="Owen" w:date="2026-02-28T10:38:00Z" w16du:dateUtc="2026-02-28T09:38:00Z">
        <w:r w:rsidR="00752EA7">
          <w:delText>mean</w:delText>
        </w:r>
        <w:r w:rsidR="00ED03EE">
          <w:delText xml:space="preserve">, there </w:delText>
        </w:r>
        <w:r w:rsidR="00674F1E">
          <w:delText xml:space="preserve">is </w:delText>
        </w:r>
        <w:r w:rsidR="001B5E04">
          <w:delText xml:space="preserve">also </w:delText>
        </w:r>
      </w:del>
      <w:ins w:id="2170" w:author="Owen" w:date="2026-02-28T10:38:00Z" w16du:dateUtc="2026-02-28T09:38:00Z">
        <w:r>
          <w:t xml:space="preserve">are </w:t>
        </w:r>
      </w:ins>
      <w:r>
        <w:t xml:space="preserve">likely to </w:t>
      </w:r>
      <w:del w:id="2171" w:author="Owen" w:date="2026-02-28T10:38:00Z" w16du:dateUtc="2026-02-28T09:38:00Z">
        <w:r w:rsidR="00674F1E">
          <w:delText xml:space="preserve">be </w:delText>
        </w:r>
        <w:r w:rsidR="00186FB0">
          <w:delText>individual-level</w:delText>
        </w:r>
      </w:del>
      <w:ins w:id="2172" w:author="Owen" w:date="2026-02-28T10:38:00Z" w16du:dateUtc="2026-02-28T09:38:00Z">
        <w:r>
          <w:t>exhibit genuine</w:t>
        </w:r>
      </w:ins>
      <w:r>
        <w:t xml:space="preserve"> variation </w:t>
      </w:r>
      <w:r>
        <w:rPr>
          <w:rPrChange w:id="2173" w:author="Owen" w:date="2026-02-28T10:38:00Z" w16du:dateUtc="2026-02-28T09:38:00Z">
            <w:rPr>
              <w:i/>
            </w:rPr>
          </w:rPrChange>
        </w:rPr>
        <w:t>around</w:t>
      </w:r>
      <w:r>
        <w:t xml:space="preserve"> the population mean in </w:t>
      </w:r>
      <w:del w:id="2174" w:author="Owen" w:date="2026-02-28T10:38:00Z" w16du:dateUtc="2026-02-28T09:38:00Z">
        <w:r w:rsidR="00674F1E">
          <w:delText xml:space="preserve">the trait of interest </w:delText>
        </w:r>
        <w:r w:rsidR="00296010">
          <w:delText xml:space="preserve">(i.e. </w:delText>
        </w:r>
      </w:del>
      <w:r>
        <w:t xml:space="preserve">demographic </w:t>
      </w:r>
      <w:del w:id="2175" w:author="Owen" w:date="2026-02-28T10:38:00Z" w16du:dateUtc="2026-02-28T09:38:00Z">
        <w:r w:rsidR="00C14C7D">
          <w:delText>stochasticity</w:delText>
        </w:r>
        <w:r w:rsidR="00296010">
          <w:delText>)</w:delText>
        </w:r>
        <w:r w:rsidR="00F3624C">
          <w:delText>. Both</w:delText>
        </w:r>
        <w:r w:rsidR="00E513EA">
          <w:delText xml:space="preserve"> phenomena —</w:delText>
        </w:r>
      </w:del>
      <w:ins w:id="2176" w:author="Owen" w:date="2026-02-28T10:38:00Z" w16du:dateUtc="2026-02-28T09:38:00Z">
        <w:r>
          <w:t>rates, giving rise to</w:t>
        </w:r>
      </w:ins>
      <w:r>
        <w:t xml:space="preserve"> demographic stochasticity</w:t>
      </w:r>
      <w:del w:id="2177" w:author="Owen" w:date="2026-02-28T10:38:00Z" w16du:dateUtc="2026-02-28T09:38:00Z">
        <w:r w:rsidR="00F3624C">
          <w:delText xml:space="preserve"> and sampling </w:delText>
        </w:r>
      </w:del>
      <w:ins w:id="2178" w:author="Owen" w:date="2026-02-28T10:38:00Z" w16du:dateUtc="2026-02-28T09:38:00Z">
        <w:r>
          <w:t xml:space="preserve">. Both sources of </w:t>
        </w:r>
      </w:ins>
      <w:r>
        <w:t xml:space="preserve">uncertainty </w:t>
      </w:r>
      <w:del w:id="2179" w:author="Owen" w:date="2026-02-28T10:38:00Z" w16du:dateUtc="2026-02-28T09:38:00Z">
        <w:r w:rsidR="00E513EA">
          <w:delText>—</w:delText>
        </w:r>
        <w:r w:rsidR="003032B0">
          <w:delText xml:space="preserve"> </w:delText>
        </w:r>
      </w:del>
      <w:r>
        <w:t xml:space="preserve">can have important implications for </w:t>
      </w:r>
      <w:del w:id="2180" w:author="Owen" w:date="2026-02-28T10:38:00Z" w16du:dateUtc="2026-02-28T09:38:00Z">
        <w:r w:rsidR="00070172">
          <w:delText>some types of analyses</w:delText>
        </w:r>
        <w:r w:rsidR="00632406">
          <w:delText>.</w:delText>
        </w:r>
        <w:r w:rsidR="00EF09F1">
          <w:delText xml:space="preserve"> For instance,</w:delText>
        </w:r>
        <w:r w:rsidR="00ED6BEA">
          <w:delText xml:space="preserve"> in</w:delText>
        </w:r>
      </w:del>
      <w:ins w:id="2181" w:author="Owen" w:date="2026-02-28T10:38:00Z" w16du:dateUtc="2026-02-28T09:38:00Z">
        <w:r>
          <w:t>applications such as</w:t>
        </w:r>
      </w:ins>
      <w:r>
        <w:t xml:space="preserve"> population viability analyses, </w:t>
      </w:r>
      <w:ins w:id="2182" w:author="Owen" w:date="2026-02-28T10:38:00Z" w16du:dateUtc="2026-02-28T09:38:00Z">
        <w:r>
          <w:t xml:space="preserve">where </w:t>
        </w:r>
      </w:ins>
      <w:r>
        <w:t xml:space="preserve">failing to account for </w:t>
      </w:r>
      <w:ins w:id="2183" w:author="Owen" w:date="2026-02-28T10:38:00Z" w16du:dateUtc="2026-02-28T09:38:00Z">
        <w:r>
          <w:t xml:space="preserve">either </w:t>
        </w:r>
      </w:ins>
      <w:r>
        <w:t xml:space="preserve">demographic stochasticity </w:t>
      </w:r>
      <w:del w:id="2184" w:author="Owen" w:date="2026-02-28T10:38:00Z" w16du:dateUtc="2026-02-28T09:38:00Z">
        <w:r w:rsidR="008B448C">
          <w:delText>and</w:delText>
        </w:r>
      </w:del>
      <w:ins w:id="2185" w:author="Owen" w:date="2026-02-28T10:38:00Z" w16du:dateUtc="2026-02-28T09:38:00Z">
        <w:r>
          <w:t>or</w:t>
        </w:r>
      </w:ins>
      <w:r>
        <w:t xml:space="preserve"> sampling uncertainty </w:t>
      </w:r>
      <w:del w:id="2186" w:author="Owen" w:date="2026-02-28T10:38:00Z" w16du:dateUtc="2026-02-28T09:38:00Z">
        <w:r w:rsidR="00B56370">
          <w:delText>will generally</w:delText>
        </w:r>
        <w:r w:rsidR="00790A52">
          <w:delText xml:space="preserve"> result</w:delText>
        </w:r>
        <w:r w:rsidR="003672ED">
          <w:delText xml:space="preserve"> in</w:delText>
        </w:r>
      </w:del>
      <w:ins w:id="2187" w:author="Owen" w:date="2026-02-28T10:38:00Z" w16du:dateUtc="2026-02-28T09:38:00Z">
        <w:r>
          <w:t>can lead to</w:t>
        </w:r>
      </w:ins>
      <w:r>
        <w:t xml:space="preserve"> biased estimates of extinction risk (Kendall and Fox 2002, McGowan et al.</w:t>
      </w:r>
      <w:del w:id="2188" w:author="Owen" w:date="2026-02-28T10:38:00Z" w16du:dateUtc="2026-02-28T09:38:00Z">
        <w:r w:rsidR="00083322">
          <w:delText xml:space="preserve"> </w:delText>
        </w:r>
      </w:del>
      <w:ins w:id="2189" w:author="Owen" w:date="2026-02-28T10:38:00Z" w16du:dateUtc="2026-02-28T09:38:00Z">
        <w:r>
          <w:t> </w:t>
        </w:r>
      </w:ins>
      <w:r>
        <w:t>2011).</w:t>
      </w:r>
      <w:ins w:id="2190" w:author="Owen" w:date="2026-02-28T10:38:00Z" w16du:dateUtc="2026-02-28T09:38:00Z">
        <w:r>
          <w:t xml:space="preserve"> Distinguishing between these sources of uncertainty is therefore essential for appropriate interpretation.</w:t>
        </w:r>
      </w:ins>
    </w:p>
    <w:p w14:paraId="6EF97435" w14:textId="77777777" w:rsidR="00605811" w:rsidRDefault="00605811" w:rsidP="007304E4">
      <w:pPr>
        <w:rPr>
          <w:del w:id="2191" w:author="Owen" w:date="2026-02-28T10:38:00Z" w16du:dateUtc="2026-02-28T09:38:00Z"/>
        </w:rPr>
      </w:pPr>
    </w:p>
    <w:p w14:paraId="039D3ED7" w14:textId="7ACC9437" w:rsidR="00074D2C" w:rsidRPr="007304E4" w:rsidRDefault="00074D2C" w:rsidP="00074D2C">
      <w:pPr>
        <w:rPr>
          <w:del w:id="2192" w:author="Owen" w:date="2026-02-28T10:38:00Z" w16du:dateUtc="2026-02-28T09:38:00Z"/>
          <w:i/>
        </w:rPr>
      </w:pPr>
      <w:del w:id="2193" w:author="Owen" w:date="2026-02-28T10:38:00Z" w16du:dateUtc="2026-02-28T09:38:00Z">
        <w:r w:rsidRPr="007304E4">
          <w:rPr>
            <w:i/>
          </w:rPr>
          <w:delText>4.</w:delText>
        </w:r>
        <w:r>
          <w:rPr>
            <w:i/>
          </w:rPr>
          <w:delText>2</w:delText>
        </w:r>
        <w:r w:rsidRPr="007304E4">
          <w:rPr>
            <w:i/>
          </w:rPr>
          <w:delText xml:space="preserve"> </w:delText>
        </w:r>
        <w:r w:rsidR="00225102">
          <w:rPr>
            <w:i/>
          </w:rPr>
          <w:delText>Accounting for sampling uncertainty</w:delText>
        </w:r>
      </w:del>
    </w:p>
    <w:p w14:paraId="55BDAB73" w14:textId="77777777" w:rsidR="00B41E2D" w:rsidRDefault="00000000">
      <w:pPr>
        <w:pStyle w:val="Heading2"/>
        <w:rPr>
          <w:ins w:id="2194" w:author="Owen" w:date="2026-02-28T10:38:00Z" w16du:dateUtc="2026-02-28T09:38:00Z"/>
        </w:rPr>
      </w:pPr>
      <w:bookmarkStart w:id="2195" w:name="X3d7c66beb63a3fc1b0330934550b7cb901681b0"/>
      <w:bookmarkEnd w:id="2150"/>
      <w:ins w:id="2196" w:author="Owen" w:date="2026-02-28T10:38:00Z" w16du:dateUtc="2026-02-28T09:38:00Z">
        <w:r>
          <w:t>Data limitations and reporting considerations</w:t>
        </w:r>
      </w:ins>
    </w:p>
    <w:p w14:paraId="68672FF8" w14:textId="77777777" w:rsidR="00B41E2D" w:rsidRDefault="00000000">
      <w:pPr>
        <w:pStyle w:val="FirstParagraph"/>
        <w:pPrChange w:id="2197" w:author="Owen" w:date="2026-02-28T10:38:00Z" w16du:dateUtc="2026-02-28T09:38:00Z">
          <w:pPr>
            <w:spacing w:line="480" w:lineRule="auto"/>
            <w:ind w:firstLine="720"/>
          </w:pPr>
        </w:pPrChange>
      </w:pPr>
      <w:r>
        <w:t xml:space="preserve">Incorporating transition-rate sampling uncertainty into analyses of published MPMs </w:t>
      </w:r>
      <w:del w:id="2198" w:author="Owen" w:date="2026-02-28T10:38:00Z" w16du:dateUtc="2026-02-28T09:38:00Z">
        <w:r w:rsidR="00424B75">
          <w:delText>is</w:delText>
        </w:r>
      </w:del>
      <w:ins w:id="2199" w:author="Owen" w:date="2026-02-28T10:38:00Z" w16du:dateUtc="2026-02-28T09:38:00Z">
        <w:r>
          <w:t>remains</w:t>
        </w:r>
      </w:ins>
      <w:r>
        <w:t xml:space="preserve"> challenging</w:t>
      </w:r>
      <w:del w:id="2200" w:author="Owen" w:date="2026-02-28T10:38:00Z" w16du:dateUtc="2026-02-28T09:38:00Z">
        <w:r w:rsidR="00424B75">
          <w:delText xml:space="preserve"> for two reasons</w:delText>
        </w:r>
        <w:r w:rsidR="00355DEF">
          <w:delText xml:space="preserve">. </w:delText>
        </w:r>
        <w:r w:rsidR="008C2B93">
          <w:delText>F</w:delText>
        </w:r>
        <w:r w:rsidR="00355DEF">
          <w:delText>irst</w:delText>
        </w:r>
        <w:r w:rsidR="008C2B93">
          <w:delText>, the requisite</w:delText>
        </w:r>
      </w:del>
      <w:ins w:id="2201" w:author="Owen" w:date="2026-02-28T10:38:00Z" w16du:dateUtc="2026-02-28T09:38:00Z">
        <w:r>
          <w:t>, primarily because the</w:t>
        </w:r>
      </w:ins>
      <w:r>
        <w:t xml:space="preserve"> data </w:t>
      </w:r>
      <w:ins w:id="2202" w:author="Owen" w:date="2026-02-28T10:38:00Z" w16du:dateUtc="2026-02-28T09:38:00Z">
        <w:r>
          <w:t xml:space="preserve">required to reconstruct sampling distributions </w:t>
        </w:r>
      </w:ins>
      <w:r>
        <w:t xml:space="preserve">are rarely reported. Of the 91 source publications </w:t>
      </w:r>
      <w:del w:id="2203" w:author="Owen" w:date="2026-02-28T10:38:00Z" w16du:dateUtc="2026-02-28T09:38:00Z">
        <w:r w:rsidR="00E8417B">
          <w:delText xml:space="preserve">that </w:delText>
        </w:r>
      </w:del>
      <w:r>
        <w:t>we initially targeted</w:t>
      </w:r>
      <w:del w:id="2204" w:author="Owen" w:date="2026-02-28T10:38:00Z" w16du:dateUtc="2026-02-28T09:38:00Z">
        <w:r w:rsidR="00E8417B">
          <w:delText xml:space="preserve"> (</w:delText>
        </w:r>
        <w:r w:rsidR="007F4BB6">
          <w:delText xml:space="preserve">all </w:delText>
        </w:r>
        <w:r w:rsidR="00E8417B">
          <w:delText xml:space="preserve">published between 2010-2017), </w:delText>
        </w:r>
        <w:commentRangeStart w:id="2205"/>
        <w:r w:rsidR="006C3729">
          <w:delText xml:space="preserve">only </w:delText>
        </w:r>
        <w:r w:rsidR="00BF3DCF">
          <w:delText>XX</w:delText>
        </w:r>
        <w:r w:rsidR="006C3729">
          <w:delText xml:space="preserve"> </w:delText>
        </w:r>
        <w:r w:rsidR="000A420E">
          <w:delText xml:space="preserve">included the data necessary </w:delText>
        </w:r>
      </w:del>
      <w:ins w:id="2206" w:author="Owen" w:date="2026-02-28T10:38:00Z" w16du:dateUtc="2026-02-28T09:38:00Z">
        <w:r>
          <w:t xml:space="preserve">, only a small subset provided sufficient information </w:t>
        </w:r>
      </w:ins>
      <w:r>
        <w:t xml:space="preserve">to model </w:t>
      </w:r>
      <w:del w:id="2207" w:author="Owen" w:date="2026-02-28T10:38:00Z" w16du:dateUtc="2026-02-28T09:38:00Z">
        <w:r w:rsidR="000A420E">
          <w:delText xml:space="preserve">sampling </w:delText>
        </w:r>
      </w:del>
      <w:r>
        <w:t>uncertainty in survival</w:t>
      </w:r>
      <w:del w:id="2208" w:author="Owen" w:date="2026-02-28T10:38:00Z" w16du:dateUtc="2026-02-28T09:38:00Z">
        <w:r w:rsidR="008575AF">
          <w:delText>-related transitions</w:delText>
        </w:r>
        <w:r w:rsidR="001A62FD">
          <w:delText xml:space="preserve">, and only </w:delText>
        </w:r>
        <w:r w:rsidR="00BF3DCF">
          <w:delText>XX</w:delText>
        </w:r>
        <w:r w:rsidR="001A62FD">
          <w:delText xml:space="preserve"> included</w:delText>
        </w:r>
        <w:r w:rsidR="00FB2236">
          <w:delText xml:space="preserve"> the</w:delText>
        </w:r>
        <w:r w:rsidR="001A62FD">
          <w:delText xml:space="preserve"> data </w:delText>
        </w:r>
        <w:r w:rsidR="000A16F3">
          <w:delText>necessary to model</w:delText>
        </w:r>
        <w:r w:rsidR="00006EE6">
          <w:delText xml:space="preserve"> </w:delText>
        </w:r>
        <w:r w:rsidR="00FE797A">
          <w:delText xml:space="preserve">uncertainty in </w:delText>
        </w:r>
      </w:del>
      <w:ins w:id="2209" w:author="Owen" w:date="2026-02-28T10:38:00Z" w16du:dateUtc="2026-02-28T09:38:00Z">
        <w:r>
          <w:t xml:space="preserve"> or </w:t>
        </w:r>
      </w:ins>
      <w:r>
        <w:t>reproductive transitions</w:t>
      </w:r>
      <w:commentRangeEnd w:id="2205"/>
      <w:r w:rsidR="00D65731">
        <w:rPr>
          <w:rStyle w:val="CommentReference"/>
          <w:sz w:val="24"/>
          <w:szCs w:val="24"/>
        </w:rPr>
        <w:commentReference w:id="2205"/>
      </w:r>
      <w:r>
        <w:t xml:space="preserve">. </w:t>
      </w:r>
      <w:del w:id="2210" w:author="Owen" w:date="2026-02-28T10:38:00Z" w16du:dateUtc="2026-02-28T09:38:00Z">
        <w:r w:rsidR="009F4212">
          <w:delText>T</w:delText>
        </w:r>
        <w:r w:rsidR="00006EE6">
          <w:delText xml:space="preserve">o </w:delText>
        </w:r>
        <w:r w:rsidR="00E71958">
          <w:delText>enable</w:delText>
        </w:r>
        <w:r w:rsidR="00062459">
          <w:delText xml:space="preserve"> other researchers to understand and </w:delText>
        </w:r>
        <w:r w:rsidR="00006EE6">
          <w:delText>model sampling uncertainty</w:delText>
        </w:r>
        <w:r w:rsidR="00062459">
          <w:delText xml:space="preserve"> associated with a published MPM, </w:delText>
        </w:r>
        <w:r w:rsidR="00AA664D">
          <w:delText xml:space="preserve">we recommend that </w:delText>
        </w:r>
        <w:r w:rsidR="00062459">
          <w:delText>authors of MPMs report the sample size and/</w:delText>
        </w:r>
      </w:del>
      <w:ins w:id="2211" w:author="Owen" w:date="2026-02-28T10:38:00Z" w16du:dateUtc="2026-02-28T09:38:00Z">
        <w:r>
          <w:t xml:space="preserve">Improved reporting of transition-specific sample sizes </w:t>
        </w:r>
      </w:ins>
      <w:r>
        <w:t xml:space="preserve">or standard </w:t>
      </w:r>
      <w:del w:id="2212" w:author="Owen" w:date="2026-02-28T10:38:00Z" w16du:dateUtc="2026-02-28T09:38:00Z">
        <w:r w:rsidR="00062459">
          <w:delText>error associated with every rep</w:delText>
        </w:r>
        <w:r w:rsidR="008D1E35">
          <w:delText xml:space="preserve">orted transition rate (or </w:delText>
        </w:r>
        <w:r w:rsidR="00062459">
          <w:delText>lower-level vital rate, where applicable).</w:delText>
        </w:r>
        <w:r w:rsidR="00A51F27">
          <w:delText xml:space="preserve"> </w:delText>
        </w:r>
        <w:r w:rsidR="0018395D">
          <w:delText xml:space="preserve">For estimates </w:delText>
        </w:r>
        <w:r w:rsidR="00C02FB0">
          <w:delText xml:space="preserve">derived </w:delText>
        </w:r>
        <w:r w:rsidR="0018395D">
          <w:delText xml:space="preserve">from linear models, </w:delText>
        </w:r>
        <w:r w:rsidR="00AA664D">
          <w:delText xml:space="preserve">we recommend that </w:delText>
        </w:r>
        <w:r w:rsidR="0018395D">
          <w:delText xml:space="preserve">authors include standard </w:delText>
        </w:r>
      </w:del>
      <w:r>
        <w:t>errors</w:t>
      </w:r>
      <w:ins w:id="2213" w:author="Owen" w:date="2026-02-28T10:38:00Z" w16du:dateUtc="2026-02-28T09:38:00Z">
        <w:r>
          <w:t>, particularly</w:t>
        </w:r>
      </w:ins>
      <w:r>
        <w:t xml:space="preserve"> on the scale of the linear predictor</w:t>
      </w:r>
      <w:del w:id="2214" w:author="Owen" w:date="2026-02-28T10:38:00Z" w16du:dateUtc="2026-02-28T09:38:00Z">
        <w:r w:rsidR="0018395D">
          <w:delText xml:space="preserve"> (e.g. logit or log), to enab</w:delText>
        </w:r>
        <w:r w:rsidR="00D534C5">
          <w:delText>le</w:delText>
        </w:r>
        <w:r w:rsidR="00BE31CC">
          <w:delText xml:space="preserve"> others to </w:delText>
        </w:r>
        <w:r w:rsidR="001068D6">
          <w:delText>derive sampling distributions</w:delText>
        </w:r>
        <w:r w:rsidR="00B42D87">
          <w:delText xml:space="preserve"> within the range of support (</w:delText>
        </w:r>
        <w:r w:rsidR="003E51F2">
          <w:delText>i.e</w:delText>
        </w:r>
        <w:r w:rsidR="00B42D87">
          <w:delText>. probabilities between 0 and 1, and rates greater than or equal to 0).</w:delText>
        </w:r>
        <w:r w:rsidR="001751EA">
          <w:delText xml:space="preserve"> </w:delText>
        </w:r>
        <w:commentRangeStart w:id="2215"/>
        <w:r w:rsidR="008D1E35">
          <w:delText xml:space="preserve">We give more detailed reporting recommendations in </w:delText>
        </w:r>
        <w:r w:rsidR="00945BE4">
          <w:delText>Appendix S1</w:delText>
        </w:r>
        <w:commentRangeEnd w:id="2215"/>
        <w:r w:rsidR="009E29A4">
          <w:rPr>
            <w:rStyle w:val="CommentReference"/>
            <w:sz w:val="24"/>
            <w:szCs w:val="24"/>
          </w:rPr>
          <w:commentReference w:id="2215"/>
        </w:r>
      </w:del>
      <w:ins w:id="2216" w:author="Owen" w:date="2026-02-28T10:38:00Z" w16du:dateUtc="2026-02-28T09:38:00Z">
        <w:r>
          <w:t>,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ins>
      <w:r>
        <w:t>.</w:t>
      </w:r>
    </w:p>
    <w:p w14:paraId="59A82B16" w14:textId="77777777" w:rsidR="00B41E2D" w:rsidRPr="00FE49DA" w:rsidRDefault="00000000">
      <w:pPr>
        <w:pStyle w:val="Heading2"/>
        <w:rPr>
          <w:moveTo w:id="2217" w:author="Owen" w:date="2026-02-28T10:38:00Z" w16du:dateUtc="2026-02-28T09:38:00Z"/>
        </w:rPr>
        <w:pPrChange w:id="2218" w:author="Owen" w:date="2026-02-28T10:38:00Z" w16du:dateUtc="2026-02-28T09:38:00Z">
          <w:pPr>
            <w:spacing w:line="480" w:lineRule="auto"/>
          </w:pPr>
        </w:pPrChange>
      </w:pPr>
      <w:bookmarkStart w:id="2219" w:name="conclusions"/>
      <w:bookmarkEnd w:id="2195"/>
      <w:moveToRangeStart w:id="2220" w:author="Owen" w:date="2026-02-28T10:38:00Z" w:name="move223167543"/>
      <w:moveTo w:id="2221" w:author="Owen" w:date="2026-02-28T10:38:00Z" w16du:dateUtc="2026-02-28T09:38:00Z">
        <w:r w:rsidRPr="00FE49DA">
          <w:t>Conclusions</w:t>
        </w:r>
      </w:moveTo>
    </w:p>
    <w:moveToRangeEnd w:id="2220"/>
    <w:p w14:paraId="070853EE" w14:textId="27101471" w:rsidR="00410C1B" w:rsidRDefault="00467048" w:rsidP="00841FDE">
      <w:pPr>
        <w:ind w:firstLine="720"/>
        <w:rPr>
          <w:del w:id="2222" w:author="Owen" w:date="2026-02-28T10:38:00Z" w16du:dateUtc="2026-02-28T09:38:00Z"/>
        </w:rPr>
      </w:pPr>
      <w:del w:id="2223" w:author="Owen" w:date="2026-02-28T10:38:00Z" w16du:dateUtc="2026-02-28T09:38:00Z">
        <w:r>
          <w:delText>The second challenge to i</w:delText>
        </w:r>
        <w:r w:rsidR="006B7A06">
          <w:delText>ncorporating transition-rate</w:delText>
        </w:r>
        <w:r>
          <w:delText xml:space="preserve"> sampling uncertainty into analyses of published MPMs is the additional modeling effort required.</w:delText>
        </w:r>
        <w:r w:rsidR="00F21752">
          <w:delText xml:space="preserve"> </w:delText>
        </w:r>
      </w:del>
      <w:moveFromRangeStart w:id="2224" w:author="Owen" w:date="2026-02-28T10:38:00Z" w:name="move223167542"/>
      <w:moveFrom w:id="2225" w:author="Owen" w:date="2026-02-28T10:38:00Z" w16du:dateUtc="2026-02-28T09:38:00Z">
        <w:r w:rsidR="00000000">
          <w:t>Analyses</w:t>
        </w:r>
      </w:moveFrom>
      <w:moveFromRangeEnd w:id="2224"/>
      <w:del w:id="2226" w:author="Owen" w:date="2026-02-28T10:38:00Z" w16du:dateUtc="2026-02-28T09:38:00Z">
        <w:r w:rsidR="00841FDE">
          <w:delText xml:space="preserve"> </w:delText>
        </w:r>
        <w:r w:rsidR="00D4715A">
          <w:delText>of</w:delText>
        </w:r>
        <w:r w:rsidR="00841FDE">
          <w:delText xml:space="preserve"> published MPMs may draw</w:delText>
        </w:r>
        <w:r w:rsidR="00AE69D7">
          <w:delText xml:space="preserve"> data from hundreds of</w:delText>
        </w:r>
        <w:r w:rsidR="00841FDE">
          <w:delText xml:space="preserve"> studies (</w:delText>
        </w:r>
        <w:r w:rsidR="000A4D31">
          <w:delText xml:space="preserve">COMPADRE currently </w:delText>
        </w:r>
        <w:r w:rsidR="00DA1D26">
          <w:delText>contains</w:delText>
        </w:r>
        <w:r w:rsidR="000A4D31">
          <w:delText xml:space="preserve"> MPMs from 616 unique studies</w:delText>
        </w:r>
        <w:r w:rsidR="00DB53E1">
          <w:delText xml:space="preserve">). Even if all those studies reported all underlying data, the </w:delText>
        </w:r>
        <w:r w:rsidR="00E7375A">
          <w:delText>effort</w:delText>
        </w:r>
        <w:r w:rsidR="00DB53E1">
          <w:delText xml:space="preserve"> required to collect </w:delText>
        </w:r>
        <w:r w:rsidR="00D83353">
          <w:delText>that</w:delText>
        </w:r>
        <w:r w:rsidR="00DB53E1">
          <w:delText xml:space="preserve"> data and model sa</w:delText>
        </w:r>
        <w:r w:rsidR="004202D8">
          <w:delText xml:space="preserve">mpling uncertainty </w:delText>
        </w:r>
        <w:r w:rsidR="005D7DD7">
          <w:delText>for</w:delText>
        </w:r>
        <w:r w:rsidR="001A1468">
          <w:delText xml:space="preserve"> </w:delText>
        </w:r>
        <w:r w:rsidR="002B7E86">
          <w:delText>that many</w:delText>
        </w:r>
        <w:r w:rsidR="001A1468">
          <w:delText xml:space="preserve"> studies</w:delText>
        </w:r>
        <w:r w:rsidR="00DB53E1">
          <w:delText xml:space="preserve"> would be </w:delText>
        </w:r>
        <w:r w:rsidR="00E7375A">
          <w:delText>enormous</w:delText>
        </w:r>
        <w:r w:rsidR="00DB53E1">
          <w:delText>.</w:delText>
        </w:r>
        <w:r w:rsidR="005422B2">
          <w:delText xml:space="preserve"> Further, there’s </w:delText>
        </w:r>
        <w:r w:rsidR="00276C8D">
          <w:delText>rarely</w:delText>
        </w:r>
        <w:r w:rsidR="005422B2">
          <w:delText xml:space="preserve"> a single </w:delText>
        </w:r>
        <w:r w:rsidR="00285B47">
          <w:delText>‘correct'</w:delText>
        </w:r>
        <w:r w:rsidR="00396FF9">
          <w:delText xml:space="preserve"> </w:delText>
        </w:r>
        <w:r w:rsidR="00445A3F">
          <w:delText>approach</w:delText>
        </w:r>
        <w:r w:rsidR="005422B2">
          <w:delText xml:space="preserve"> to model</w:delText>
        </w:r>
        <w:r w:rsidR="00445A3F">
          <w:delText>ing</w:delText>
        </w:r>
        <w:r w:rsidR="005422B2">
          <w:delText xml:space="preserve"> transition rates.</w:delText>
        </w:r>
        <w:r w:rsidR="00410C1B">
          <w:delText xml:space="preserve"> </w:delText>
        </w:r>
        <w:r w:rsidR="008375DA">
          <w:delText>For instance, i</w:delText>
        </w:r>
        <w:r w:rsidR="00410C1B">
          <w:delText xml:space="preserve">f demographic data are collected from multiple </w:delText>
        </w:r>
        <w:r w:rsidR="00BD2313">
          <w:delText>sites</w:delText>
        </w:r>
        <w:r w:rsidR="00410C1B">
          <w:delText xml:space="preserve"> over multiple years</w:delText>
        </w:r>
        <w:r w:rsidR="001F6E34">
          <w:delText xml:space="preserve">, </w:delText>
        </w:r>
        <w:r w:rsidR="004204F4">
          <w:delText>should we</w:delText>
        </w:r>
        <w:r w:rsidR="00410C1B">
          <w:delText xml:space="preserve"> pool </w:delText>
        </w:r>
        <w:r w:rsidR="006043E0">
          <w:delText>data</w:delText>
        </w:r>
        <w:r w:rsidR="00410C1B">
          <w:delText xml:space="preserve"> </w:delText>
        </w:r>
        <w:r w:rsidR="004204F4">
          <w:delText>across sites and</w:delText>
        </w:r>
        <w:r w:rsidR="001F6E34">
          <w:delText xml:space="preserve"> years, or </w:delText>
        </w:r>
        <w:r w:rsidR="00410C1B">
          <w:delText>partially</w:delText>
        </w:r>
        <w:r w:rsidR="00915C9A">
          <w:delText xml:space="preserve"> </w:delText>
        </w:r>
        <w:r w:rsidR="00410C1B">
          <w:delText>pool using a hierarchical model</w:delText>
        </w:r>
        <w:r w:rsidR="004204F4">
          <w:delText>?</w:delText>
        </w:r>
        <w:r w:rsidR="00410C1B">
          <w:delText xml:space="preserve"> In the latter case, </w:delText>
        </w:r>
        <w:r w:rsidR="004204F4">
          <w:delText xml:space="preserve">should the </w:delText>
        </w:r>
        <w:r w:rsidR="0075442B">
          <w:delText xml:space="preserve">factors </w:delText>
        </w:r>
        <w:r w:rsidR="004204F4">
          <w:delText>be</w:delText>
        </w:r>
        <w:r w:rsidR="0075442B">
          <w:delText xml:space="preserve"> crossed or nested</w:delText>
        </w:r>
        <w:r w:rsidR="004204F4">
          <w:delText>?</w:delText>
        </w:r>
        <w:r w:rsidR="00BD2313">
          <w:delText xml:space="preserve"> For count data underlying reproductive transitions, </w:delText>
        </w:r>
        <w:r w:rsidR="00F0022B">
          <w:delText xml:space="preserve">should </w:delText>
        </w:r>
        <w:r w:rsidR="00723265">
          <w:delText>we use</w:delText>
        </w:r>
        <w:r w:rsidR="00F0022B">
          <w:delText xml:space="preserve"> </w:delText>
        </w:r>
        <w:r w:rsidR="00BD2313">
          <w:delText>Poisson or negative</w:delText>
        </w:r>
        <w:r w:rsidR="003C4A7B">
          <w:delText xml:space="preserve"> </w:delText>
        </w:r>
        <w:r w:rsidR="00BD2313">
          <w:delText>binomial</w:delText>
        </w:r>
        <w:r w:rsidR="00723265">
          <w:delText xml:space="preserve"> distributions</w:delText>
        </w:r>
        <w:r w:rsidR="00BD2313">
          <w:delText xml:space="preserve">? </w:delText>
        </w:r>
        <w:r w:rsidR="00034A1A">
          <w:delText xml:space="preserve">Such decisions </w:delText>
        </w:r>
        <w:r w:rsidR="009A4A8A">
          <w:delText xml:space="preserve">should </w:delText>
        </w:r>
        <w:r w:rsidR="00BC69D6">
          <w:delText>be informed by the</w:delText>
        </w:r>
        <w:r w:rsidR="009A4A8A">
          <w:delText xml:space="preserve"> </w:delText>
        </w:r>
        <w:r w:rsidR="00CA0C8C">
          <w:delText>specifics</w:delText>
        </w:r>
        <w:r w:rsidR="007A08D5">
          <w:delText xml:space="preserve"> </w:delText>
        </w:r>
        <w:r w:rsidR="00CA0C8C">
          <w:delText>of</w:delText>
        </w:r>
        <w:r w:rsidR="007A08D5">
          <w:delText xml:space="preserve"> each study, </w:delText>
        </w:r>
        <w:r w:rsidR="00AC2141">
          <w:delText xml:space="preserve">which makes this type of analysis </w:delText>
        </w:r>
        <w:r w:rsidR="007A08D5">
          <w:delText xml:space="preserve">difficult to </w:delText>
        </w:r>
        <w:r w:rsidR="00062C8B">
          <w:delText>apply at scale</w:delText>
        </w:r>
        <w:r w:rsidR="007A08D5">
          <w:delText>.</w:delText>
        </w:r>
        <w:r w:rsidR="00D1797F">
          <w:delText xml:space="preserve"> That said, </w:delText>
        </w:r>
        <w:r w:rsidR="00CD33DB">
          <w:delText xml:space="preserve">the </w:delText>
        </w:r>
        <w:r w:rsidR="00BD0EC0">
          <w:delText>lack</w:delText>
        </w:r>
        <w:r w:rsidR="00CD33DB">
          <w:delText xml:space="preserve"> of a single</w:delText>
        </w:r>
        <w:r w:rsidR="008075A8">
          <w:delText>,</w:delText>
        </w:r>
        <w:r w:rsidR="00002451">
          <w:delText xml:space="preserve"> perfect</w:delText>
        </w:r>
        <w:r w:rsidR="00CD33DB">
          <w:delText xml:space="preserve"> approach </w:delText>
        </w:r>
        <w:r w:rsidR="004D791B">
          <w:delText xml:space="preserve">shouldn’t deter us from </w:delText>
        </w:r>
        <w:r w:rsidR="00B21AC5">
          <w:delText xml:space="preserve">taking steps toward a more </w:delText>
        </w:r>
        <w:r w:rsidR="00426CD9">
          <w:delText>rigorous</w:delText>
        </w:r>
        <w:r w:rsidR="00B21AC5">
          <w:delText xml:space="preserve"> accounting of uncertainty.</w:delText>
        </w:r>
      </w:del>
    </w:p>
    <w:p w14:paraId="7A7B4876" w14:textId="77777777" w:rsidR="007304E4" w:rsidRDefault="007304E4" w:rsidP="00841FDE">
      <w:pPr>
        <w:ind w:firstLine="720"/>
        <w:rPr>
          <w:del w:id="2227" w:author="Owen" w:date="2026-02-28T10:38:00Z" w16du:dateUtc="2026-02-28T09:38:00Z"/>
        </w:rPr>
      </w:pPr>
    </w:p>
    <w:p w14:paraId="439053B9" w14:textId="77777777" w:rsidR="00B41E2D" w:rsidRDefault="00074D2C">
      <w:pPr>
        <w:pStyle w:val="Heading2"/>
        <w:rPr>
          <w:moveFrom w:id="2228" w:author="Owen" w:date="2026-02-28T10:38:00Z" w16du:dateUtc="2026-02-28T09:38:00Z"/>
          <w:rPrChange w:id="2229" w:author="Owen" w:date="2026-02-28T10:38:00Z" w16du:dateUtc="2026-02-28T09:38:00Z">
            <w:rPr>
              <w:moveFrom w:id="2230" w:author="Owen" w:date="2026-02-28T10:38:00Z" w16du:dateUtc="2026-02-28T09:38:00Z"/>
              <w:i/>
            </w:rPr>
          </w:rPrChange>
        </w:rPr>
        <w:pPrChange w:id="2231" w:author="Owen" w:date="2026-02-28T10:38:00Z" w16du:dateUtc="2026-02-28T09:38:00Z">
          <w:pPr>
            <w:spacing w:line="480" w:lineRule="auto"/>
          </w:pPr>
        </w:pPrChange>
      </w:pPr>
      <w:del w:id="2232" w:author="Owen" w:date="2026-02-28T10:38:00Z" w16du:dateUtc="2026-02-28T09:38:00Z">
        <w:r w:rsidRPr="007304E4">
          <w:delText>4.</w:delText>
        </w:r>
        <w:r w:rsidR="00F4412E">
          <w:delText>3</w:delText>
        </w:r>
        <w:r w:rsidRPr="007304E4">
          <w:delText xml:space="preserve"> </w:delText>
        </w:r>
      </w:del>
      <w:moveFromRangeStart w:id="2233" w:author="Owen" w:date="2026-02-28T10:38:00Z" w:name="move223167543"/>
      <w:moveFrom w:id="2234" w:author="Owen" w:date="2026-02-28T10:38:00Z" w16du:dateUtc="2026-02-28T09:38:00Z">
        <w:r w:rsidR="00000000">
          <w:rPr>
            <w:rPrChange w:id="2235" w:author="Owen" w:date="2026-02-28T10:38:00Z" w16du:dateUtc="2026-02-28T09:38:00Z">
              <w:rPr>
                <w:i/>
              </w:rPr>
            </w:rPrChange>
          </w:rPr>
          <w:t>Conclusions</w:t>
        </w:r>
      </w:moveFrom>
    </w:p>
    <w:moveFromRangeEnd w:id="2233"/>
    <w:p w14:paraId="2389DDB6" w14:textId="77777777" w:rsidR="00B41E2D" w:rsidRDefault="00C51183">
      <w:pPr>
        <w:pStyle w:val="FirstParagraph"/>
        <w:rPr>
          <w:ins w:id="2236" w:author="Owen" w:date="2026-02-28T10:38:00Z" w16du:dateUtc="2026-02-28T09:38:00Z"/>
        </w:rPr>
      </w:pPr>
      <w:del w:id="2237" w:author="Owen" w:date="2026-02-28T10:38:00Z" w16du:dateUtc="2026-02-28T09:38:00Z">
        <w:r>
          <w:delText>G</w:delText>
        </w:r>
        <w:r w:rsidR="002E5223">
          <w:delText>iven</w:delText>
        </w:r>
      </w:del>
      <w:ins w:id="2238" w:author="Owen" w:date="2026-02-28T10:38:00Z" w16du:dateUtc="2026-02-28T09:38:00Z">
        <w:r w:rsidR="00000000">
          <w:t>Our analyses show</w:t>
        </w:r>
      </w:ins>
      <w:r w:rsidR="00000000">
        <w:t xml:space="preserve"> that </w:t>
      </w:r>
      <w:ins w:id="2239" w:author="Owen" w:date="2026-02-28T10:38:00Z" w16du:dateUtc="2026-02-28T09:38:00Z">
        <w:r w:rsidR="00000000">
          <w:t xml:space="preserve">the consequences of </w:t>
        </w:r>
      </w:ins>
      <w:r w:rsidR="00000000">
        <w:t xml:space="preserve">transition-rate sampling uncertainty </w:t>
      </w:r>
      <w:del w:id="2240" w:author="Owen" w:date="2026-02-28T10:38:00Z" w16du:dateUtc="2026-02-28T09:38:00Z">
        <w:r w:rsidR="002E5223">
          <w:delText xml:space="preserve">was a small component of the </w:delText>
        </w:r>
      </w:del>
      <w:ins w:id="2241" w:author="Owen" w:date="2026-02-28T10:38:00Z" w16du:dateUtc="2026-02-28T09:38:00Z">
        <w:r w:rsidR="00000000">
          <w:t xml:space="preserve">in published matrix population models are highly trait-dependent. For many commonly used integrated demographic metrics, such as population growth rate and generation time, sampling uncertainty accounted for only a small fraction of </w:t>
        </w:r>
      </w:ins>
      <w:r w:rsidR="00000000">
        <w:t>total variation</w:t>
      </w:r>
      <w:del w:id="2242" w:author="Owen" w:date="2026-02-28T10:38:00Z" w16du:dateUtc="2026-02-28T09:38:00Z">
        <w:r w:rsidR="002E5223">
          <w:delText xml:space="preserve"> in </w:delText>
        </w:r>
        <w:r w:rsidR="007770CA">
          <w:delText>many of the</w:delText>
        </w:r>
        <w:r w:rsidR="002E5223">
          <w:delText xml:space="preserve"> MPM-derived parameters </w:delText>
        </w:r>
        <w:r w:rsidR="00AB7E76">
          <w:delText>we examined, we speculate</w:delText>
        </w:r>
      </w:del>
      <w:ins w:id="2243" w:author="Owen" w:date="2026-02-28T10:38:00Z" w16du:dateUtc="2026-02-28T09:38:00Z">
        <w:r w:rsidR="00000000">
          <w:t>, suggesting</w:t>
        </w:r>
      </w:ins>
      <w:r w:rsidR="00000000">
        <w:t xml:space="preserve"> that</w:t>
      </w:r>
      <w:del w:id="2244" w:author="Owen" w:date="2026-02-28T10:38:00Z" w16du:dateUtc="2026-02-28T09:38:00Z">
        <w:r w:rsidR="005556DB">
          <w:delText>, for</w:delText>
        </w:r>
        <w:r w:rsidR="00AB7E76">
          <w:delText xml:space="preserve"> </w:delText>
        </w:r>
        <w:r w:rsidR="00046CEF">
          <w:delText>many</w:delText>
        </w:r>
        <w:r w:rsidR="006F7144">
          <w:delText xml:space="preserve"> analyses of</w:delText>
        </w:r>
      </w:del>
      <w:ins w:id="2245" w:author="Owen" w:date="2026-02-28T10:38:00Z" w16du:dateUtc="2026-02-28T09:38:00Z">
        <w:r w:rsidR="00000000">
          <w:t xml:space="preserve"> inference from</w:t>
        </w:r>
      </w:ins>
      <w:r w:rsidR="00000000">
        <w:t xml:space="preserve"> published MPMs</w:t>
      </w:r>
      <w:del w:id="2246" w:author="Owen" w:date="2026-02-28T10:38:00Z" w16du:dateUtc="2026-02-28T09:38:00Z">
        <w:r w:rsidR="005556DB">
          <w:delText xml:space="preserve">, accounting for sampling uncertainty would not </w:delText>
        </w:r>
        <w:r w:rsidR="00660561">
          <w:delText>qualit</w:delText>
        </w:r>
        <w:r w:rsidR="008B08EA">
          <w:delText>a</w:delText>
        </w:r>
        <w:r w:rsidR="00660561">
          <w:delText>tively</w:delText>
        </w:r>
        <w:r w:rsidR="005556DB">
          <w:delText xml:space="preserve"> change the</w:delText>
        </w:r>
        <w:r w:rsidR="00A76CA7">
          <w:delText xml:space="preserve"> main</w:delText>
        </w:r>
        <w:r w:rsidR="005556DB">
          <w:delText xml:space="preserve"> results</w:delText>
        </w:r>
        <w:r w:rsidR="006F7144">
          <w:delText>.</w:delText>
        </w:r>
        <w:r w:rsidR="00BA5203">
          <w:delText xml:space="preserve"> </w:delText>
        </w:r>
        <w:r w:rsidR="00F218BE">
          <w:delText xml:space="preserve">However, </w:delText>
        </w:r>
        <w:r w:rsidR="007E7818">
          <w:delText>some</w:delText>
        </w:r>
      </w:del>
      <w:ins w:id="2247" w:author="Owen" w:date="2026-02-28T10:38:00Z" w16du:dateUtc="2026-02-28T09:38:00Z">
        <w:r w:rsidR="00000000">
          <w:t xml:space="preserve"> is often robust for these traits. By contrast,</w:t>
        </w:r>
      </w:ins>
      <w:r w:rsidR="00000000">
        <w:t xml:space="preserve"> parameters </w:t>
      </w:r>
      <w:del w:id="2248" w:author="Owen" w:date="2026-02-28T10:38:00Z" w16du:dateUtc="2026-02-28T09:38:00Z">
        <w:r w:rsidR="004F0F8F">
          <w:delText>that we examined</w:delText>
        </w:r>
      </w:del>
      <w:ins w:id="2249" w:author="Owen" w:date="2026-02-28T10:38:00Z" w16du:dateUtc="2026-02-28T09:38:00Z">
        <w:r w:rsidR="00000000">
          <w:t>related to mortality trajectories</w:t>
        </w:r>
      </w:ins>
      <w:r w:rsidR="00000000">
        <w:t>, including life expectancy and</w:t>
      </w:r>
      <w:ins w:id="2250" w:author="Owen" w:date="2026-02-28T10:38:00Z" w16du:dateUtc="2026-02-28T09:38:00Z">
        <w:r w:rsidR="00000000">
          <w:t>, especially,</w:t>
        </w:r>
      </w:ins>
      <w:r w:rsidR="00000000">
        <w:t xml:space="preserve"> the shape of the mortality distribution, were </w:t>
      </w:r>
      <w:ins w:id="2251" w:author="Owen" w:date="2026-02-28T10:38:00Z" w16du:dateUtc="2026-02-28T09:38:00Z">
        <w:r w:rsidR="00000000">
          <w:t xml:space="preserve">substantially </w:t>
        </w:r>
      </w:ins>
      <w:r w:rsidR="00000000">
        <w:t xml:space="preserve">more </w:t>
      </w:r>
      <w:del w:id="2252" w:author="Owen" w:date="2026-02-28T10:38:00Z" w16du:dateUtc="2026-02-28T09:38:00Z">
        <w:r w:rsidR="005F7BAB">
          <w:delText>strongly af</w:delText>
        </w:r>
        <w:r w:rsidR="002E7BE6">
          <w:delText xml:space="preserve">fected by </w:delText>
        </w:r>
      </w:del>
      <w:ins w:id="2253" w:author="Owen" w:date="2026-02-28T10:38:00Z" w16du:dateUtc="2026-02-28T09:38:00Z">
        <w:r w:rsidR="00000000">
          <w:t xml:space="preserve">sensitive to </w:t>
        </w:r>
      </w:ins>
      <w:r w:rsidR="00000000">
        <w:t xml:space="preserve">sampling uncertainty. </w:t>
      </w:r>
      <w:del w:id="2254" w:author="Owen" w:date="2026-02-28T10:38:00Z" w16du:dateUtc="2026-02-28T09:38:00Z">
        <w:r w:rsidR="00C304BA">
          <w:delText>Of course,</w:delText>
        </w:r>
      </w:del>
      <w:ins w:id="2255" w:author="Owen" w:date="2026-02-28T10:38:00Z" w16du:dateUtc="2026-02-28T09:38:00Z">
        <w:r w:rsidR="00000000">
          <w:t xml:space="preserve">In these cases, a large proportion of apparent variation among published </w:t>
        </w:r>
        <w:r w:rsidR="00000000">
          <w:lastRenderedPageBreak/>
          <w:t>matrices is indistinguishable from statistical noise, and point estimates can be systematically biased by boundary estimates of stage-specific survival.</w:t>
        </w:r>
      </w:ins>
    </w:p>
    <w:p w14:paraId="7B0B461C" w14:textId="77777777" w:rsidR="00B41E2D" w:rsidRDefault="00000000">
      <w:pPr>
        <w:pStyle w:val="BodyText"/>
        <w:pPrChange w:id="2256" w:author="Owen" w:date="2026-02-28T10:38:00Z" w16du:dateUtc="2026-02-28T09:38:00Z">
          <w:pPr>
            <w:spacing w:line="480" w:lineRule="auto"/>
            <w:ind w:firstLine="720"/>
          </w:pPr>
        </w:pPrChange>
      </w:pPr>
      <w:ins w:id="2257" w:author="Owen" w:date="2026-02-28T10:38:00Z" w16du:dateUtc="2026-02-28T09:38:00Z">
        <w:r>
          <w:t>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w:t>
        </w:r>
      </w:ins>
      <w:r>
        <w:t xml:space="preserve"> our </w:t>
      </w:r>
      <w:del w:id="2258" w:author="Owen" w:date="2026-02-28T10:38:00Z" w16du:dateUtc="2026-02-28T09:38:00Z">
        <w:r w:rsidR="005E5AD2">
          <w:delText xml:space="preserve">analysis only </w:delText>
        </w:r>
      </w:del>
      <w:ins w:id="2259" w:author="Owen" w:date="2026-02-28T10:38:00Z" w16du:dateUtc="2026-02-28T09:38:00Z">
        <w:r>
          <w:t xml:space="preserve">study </w:t>
        </w:r>
      </w:ins>
      <w:r>
        <w:t xml:space="preserve">examined </w:t>
      </w:r>
      <w:ins w:id="2260" w:author="Owen" w:date="2026-02-28T10:38:00Z" w16du:dateUtc="2026-02-28T09:38:00Z">
        <w:r>
          <w:t xml:space="preserve">only </w:t>
        </w:r>
      </w:ins>
      <w:r>
        <w:t xml:space="preserve">a </w:t>
      </w:r>
      <w:del w:id="2261" w:author="Owen" w:date="2026-02-28T10:38:00Z" w16du:dateUtc="2026-02-28T09:38:00Z">
        <w:r w:rsidR="005E5AD2">
          <w:delText>small numb</w:delText>
        </w:r>
        <w:r w:rsidR="000D00CD">
          <w:delText>er</w:delText>
        </w:r>
      </w:del>
      <w:ins w:id="2262" w:author="Owen" w:date="2026-02-28T10:38:00Z" w16du:dateUtc="2026-02-28T09:38:00Z">
        <w:r>
          <w:t>subset</w:t>
        </w:r>
      </w:ins>
      <w:r>
        <w:t xml:space="preserve"> of MPM-derived parameters</w:t>
      </w:r>
      <w:del w:id="2263" w:author="Owen" w:date="2026-02-28T10:38:00Z" w16du:dateUtc="2026-02-28T09:38:00Z">
        <w:r w:rsidR="000D00CD">
          <w:delText>, based on</w:delText>
        </w:r>
      </w:del>
      <w:ins w:id="2264" w:author="Owen" w:date="2026-02-28T10:38:00Z" w16du:dateUtc="2026-02-28T09:38:00Z">
        <w:r>
          <w:t xml:space="preserve"> and</w:t>
        </w:r>
      </w:ins>
      <w:r>
        <w:t xml:space="preserve"> a </w:t>
      </w:r>
      <w:del w:id="2265" w:author="Owen" w:date="2026-02-28T10:38:00Z" w16du:dateUtc="2026-02-28T09:38:00Z">
        <w:r w:rsidR="005E5AD2">
          <w:delText>small</w:delText>
        </w:r>
      </w:del>
      <w:ins w:id="2266" w:author="Owen" w:date="2026-02-28T10:38:00Z" w16du:dateUtc="2026-02-28T09:38:00Z">
        <w:r>
          <w:t>limited</w:t>
        </w:r>
      </w:ins>
      <w:r>
        <w:t xml:space="preserve"> fraction of the </w:t>
      </w:r>
      <w:del w:id="2267" w:author="Owen" w:date="2026-02-28T10:38:00Z" w16du:dateUtc="2026-02-28T09:38:00Z">
        <w:r w:rsidR="001416FE">
          <w:delText>published MPMs</w:delText>
        </w:r>
      </w:del>
      <w:ins w:id="2268" w:author="Owen" w:date="2026-02-28T10:38:00Z" w16du:dateUtc="2026-02-28T09:38:00Z">
        <w:r>
          <w:t>matrices</w:t>
        </w:r>
      </w:ins>
      <w:r>
        <w:t xml:space="preserve"> available in </w:t>
      </w:r>
      <w:del w:id="2269" w:author="Owen" w:date="2026-02-28T10:38:00Z" w16du:dateUtc="2026-02-28T09:38:00Z">
        <w:r w:rsidR="006F5805">
          <w:delText>one particular database</w:delText>
        </w:r>
        <w:r w:rsidR="004F6F15">
          <w:delText xml:space="preserve">. </w:delText>
        </w:r>
        <w:r w:rsidR="008C0D30">
          <w:delText xml:space="preserve">We therefore </w:delText>
        </w:r>
        <w:r w:rsidR="00DC7108">
          <w:delText>encourage more research</w:delText>
        </w:r>
      </w:del>
      <w:ins w:id="2270" w:author="Owen" w:date="2026-02-28T10:38:00Z" w16du:dateUtc="2026-02-28T09:38:00Z">
        <w:r>
          <w:t>COMPADRE, it highlights specific conditions under which inference is likely to be fragile and provides practical guidance for assessing robustness</w:t>
        </w:r>
      </w:ins>
      <w:r>
        <w:t xml:space="preserve"> in </w:t>
      </w:r>
      <w:del w:id="2271" w:author="Owen" w:date="2026-02-28T10:38:00Z" w16du:dateUtc="2026-02-28T09:38:00Z">
        <w:r w:rsidR="00B17BC3">
          <w:delText>this area</w:delText>
        </w:r>
      </w:del>
      <w:ins w:id="2272" w:author="Owen" w:date="2026-02-28T10:38:00Z" w16du:dateUtc="2026-02-28T09:38:00Z">
        <w:r>
          <w:t>comparative and time-series analyses</w:t>
        </w:r>
      </w:ins>
      <w:r>
        <w:t>.</w:t>
      </w:r>
    </w:p>
    <w:p w14:paraId="7A8DACCF" w14:textId="77777777" w:rsidR="00B41E2D" w:rsidRDefault="000914BC">
      <w:pPr>
        <w:pStyle w:val="BodyText"/>
        <w:pPrChange w:id="2273" w:author="Owen" w:date="2026-02-28T10:38:00Z" w16du:dateUtc="2026-02-28T09:38:00Z">
          <w:pPr>
            <w:spacing w:line="480" w:lineRule="auto"/>
            <w:ind w:firstLine="720"/>
          </w:pPr>
        </w:pPrChange>
      </w:pPr>
      <w:del w:id="2274" w:author="Owen" w:date="2026-02-28T10:38:00Z" w16du:dateUtc="2026-02-28T09:38:00Z">
        <w:r>
          <w:delText xml:space="preserve">The </w:delText>
        </w:r>
        <w:r w:rsidR="00943ED0">
          <w:delText>increasing</w:delText>
        </w:r>
      </w:del>
      <w:ins w:id="2275" w:author="Owen" w:date="2026-02-28T10:38:00Z" w16du:dateUtc="2026-02-28T09:38:00Z">
        <w:r w:rsidR="00000000">
          <w:t>More broadly, the growing</w:t>
        </w:r>
      </w:ins>
      <w:r w:rsidR="00000000">
        <w:t xml:space="preserve"> availability of large, compiled </w:t>
      </w:r>
      <w:del w:id="2276" w:author="Owen" w:date="2026-02-28T10:38:00Z" w16du:dateUtc="2026-02-28T09:38:00Z">
        <w:r w:rsidR="001B49F6">
          <w:delText>datasets</w:delText>
        </w:r>
        <w:r w:rsidR="00BA1209">
          <w:delText xml:space="preserve"> in ecology and</w:delText>
        </w:r>
        <w:r w:rsidR="00943ED0">
          <w:delText xml:space="preserve"> evolution brings</w:delText>
        </w:r>
      </w:del>
      <w:ins w:id="2277" w:author="Owen" w:date="2026-02-28T10:38:00Z" w16du:dateUtc="2026-02-28T09:38:00Z">
        <w:r w:rsidR="00000000">
          <w:t>demographic databases presents both</w:t>
        </w:r>
      </w:ins>
      <w:r w:rsidR="00000000">
        <w:t xml:space="preserve"> new opportunities</w:t>
      </w:r>
      <w:del w:id="2278" w:author="Owen" w:date="2026-02-28T10:38:00Z" w16du:dateUtc="2026-02-28T09:38:00Z">
        <w:r w:rsidR="007421D6">
          <w:delText>, but</w:delText>
        </w:r>
        <w:r w:rsidR="00943ED0">
          <w:delText xml:space="preserve"> also</w:delText>
        </w:r>
      </w:del>
      <w:ins w:id="2279" w:author="Owen" w:date="2026-02-28T10:38:00Z" w16du:dateUtc="2026-02-28T09:38:00Z">
        <w:r w:rsidR="00000000">
          <w:t xml:space="preserve"> and</w:t>
        </w:r>
      </w:ins>
      <w:r w:rsidR="00000000">
        <w:t xml:space="preserve"> new challenges. The data </w:t>
      </w:r>
      <w:del w:id="2280" w:author="Owen" w:date="2026-02-28T10:38:00Z" w16du:dateUtc="2026-02-28T09:38:00Z">
        <w:r w:rsidR="00A0531F">
          <w:delText>that end</w:delText>
        </w:r>
        <w:r w:rsidR="00A85CB8">
          <w:delText xml:space="preserve"> up in </w:delText>
        </w:r>
        <w:r w:rsidR="00A90842">
          <w:delText>compiled</w:delText>
        </w:r>
      </w:del>
      <w:ins w:id="2281" w:author="Owen" w:date="2026-02-28T10:38:00Z" w16du:dateUtc="2026-02-28T09:38:00Z">
        <w:r w:rsidR="00000000">
          <w:t>underlying these</w:t>
        </w:r>
      </w:ins>
      <w:r w:rsidR="00000000">
        <w:t xml:space="preserve"> databases </w:t>
      </w:r>
      <w:del w:id="2282" w:author="Owen" w:date="2026-02-28T10:38:00Z" w16du:dateUtc="2026-02-28T09:38:00Z">
        <w:r w:rsidR="00FE3AA7">
          <w:delText>have</w:delText>
        </w:r>
        <w:r w:rsidR="00A85CB8">
          <w:delText xml:space="preserve"> always </w:delText>
        </w:r>
        <w:r w:rsidR="00FE3AA7">
          <w:delText>been</w:delText>
        </w:r>
      </w:del>
      <w:ins w:id="2283" w:author="Owen" w:date="2026-02-28T10:38:00Z" w16du:dateUtc="2026-02-28T09:38:00Z">
        <w:r w:rsidR="00000000">
          <w:t>were</w:t>
        </w:r>
      </w:ins>
      <w:r w:rsidR="00000000">
        <w:t xml:space="preserve"> collected for </w:t>
      </w:r>
      <w:del w:id="2284" w:author="Owen" w:date="2026-02-28T10:38:00Z" w16du:dateUtc="2026-02-28T09:38:00Z">
        <w:r w:rsidR="006A3FB7">
          <w:delText>a particular purpose</w:delText>
        </w:r>
        <w:r w:rsidR="003E7D4D">
          <w:delText xml:space="preserve"> — a purpose</w:delText>
        </w:r>
        <w:r w:rsidR="00C57349">
          <w:delText xml:space="preserve"> </w:delText>
        </w:r>
        <w:r w:rsidR="00FE3AA7">
          <w:delText>that</w:delText>
        </w:r>
        <w:r w:rsidR="003E7D4D">
          <w:delText xml:space="preserve"> will</w:delText>
        </w:r>
        <w:r w:rsidR="00C57349">
          <w:delText xml:space="preserve"> </w:delText>
        </w:r>
        <w:r w:rsidR="00FE3AA7">
          <w:delText xml:space="preserve">have </w:delText>
        </w:r>
        <w:r w:rsidR="006A3FB7">
          <w:delText>inform</w:delText>
        </w:r>
        <w:r w:rsidR="00451D29">
          <w:delText>ed</w:delText>
        </w:r>
        <w:r w:rsidR="00C57349">
          <w:delText xml:space="preserve"> the</w:delText>
        </w:r>
      </w:del>
      <w:ins w:id="2285" w:author="Owen" w:date="2026-02-28T10:38:00Z" w16du:dateUtc="2026-02-28T09:38:00Z">
        <w:r w:rsidR="00000000">
          <w:t>diverse purposes, using heterogeneous</w:t>
        </w:r>
      </w:ins>
      <w:r w:rsidR="00000000">
        <w:t xml:space="preserve"> sampling </w:t>
      </w:r>
      <w:del w:id="2286" w:author="Owen" w:date="2026-02-28T10:38:00Z" w16du:dateUtc="2026-02-28T09:38:00Z">
        <w:r w:rsidR="00AC42F5">
          <w:delText>design</w:delText>
        </w:r>
      </w:del>
      <w:ins w:id="2287" w:author="Owen" w:date="2026-02-28T10:38:00Z" w16du:dateUtc="2026-02-28T09:38:00Z">
        <w:r w:rsidR="00000000">
          <w:t>designs</w:t>
        </w:r>
      </w:ins>
      <w:r w:rsidR="00000000">
        <w:t xml:space="preserve"> and statistical </w:t>
      </w:r>
      <w:del w:id="2288" w:author="Owen" w:date="2026-02-28T10:38:00Z" w16du:dateUtc="2026-02-28T09:38:00Z">
        <w:r w:rsidR="00AC42F5">
          <w:delText xml:space="preserve">methodology used to </w:delText>
        </w:r>
        <w:r w:rsidR="00F2737E">
          <w:delText>generate</w:delText>
        </w:r>
        <w:r w:rsidR="00AC42F5">
          <w:delText xml:space="preserve"> th</w:delText>
        </w:r>
        <w:r w:rsidR="00993160">
          <w:delText>at</w:delText>
        </w:r>
        <w:r w:rsidR="00AC42F5">
          <w:delText xml:space="preserve"> data.</w:delText>
        </w:r>
        <w:r w:rsidR="007903D4">
          <w:delText xml:space="preserve"> </w:delText>
        </w:r>
        <w:r w:rsidR="00C90C08">
          <w:delText xml:space="preserve">Among the hundreds of data sources </w:delText>
        </w:r>
        <w:r w:rsidR="006B7B8F">
          <w:delText>underlying</w:delText>
        </w:r>
        <w:r w:rsidR="00C90C08">
          <w:delText xml:space="preserve"> a given database</w:delText>
        </w:r>
        <w:r w:rsidR="00CF2768">
          <w:delText>, such as COMP</w:delText>
        </w:r>
        <w:r w:rsidR="004368D3">
          <w:delText xml:space="preserve">ADRE, there can be large </w:delText>
        </w:r>
      </w:del>
      <w:ins w:id="2289" w:author="Owen" w:date="2026-02-28T10:38:00Z" w16du:dateUtc="2026-02-28T09:38:00Z">
        <w:r w:rsidR="00000000">
          <w:t xml:space="preserve">approaches, resulting in </w:t>
        </w:r>
      </w:ins>
      <w:r w:rsidR="00000000">
        <w:t xml:space="preserve">variation not only in </w:t>
      </w:r>
      <w:del w:id="2290" w:author="Owen" w:date="2026-02-28T10:38:00Z" w16du:dateUtc="2026-02-28T09:38:00Z">
        <w:r w:rsidR="0013105A">
          <w:delText>the</w:delText>
        </w:r>
        <w:r w:rsidR="00C90C08">
          <w:delText xml:space="preserve"> degree of </w:delText>
        </w:r>
      </w:del>
      <w:r w:rsidR="00000000">
        <w:t xml:space="preserve">sampling uncertainty </w:t>
      </w:r>
      <w:del w:id="2291" w:author="Owen" w:date="2026-02-28T10:38:00Z" w16du:dateUtc="2026-02-28T09:38:00Z">
        <w:r w:rsidR="00717949">
          <w:delText>associated with parameter estimates</w:delText>
        </w:r>
        <w:r w:rsidR="0013105A">
          <w:delText xml:space="preserve">, as we have examined </w:delText>
        </w:r>
        <w:r w:rsidR="00223FF7">
          <w:delText>here</w:delText>
        </w:r>
        <w:r w:rsidR="0013105A">
          <w:delText xml:space="preserve">, </w:delText>
        </w:r>
      </w:del>
      <w:r w:rsidR="00000000">
        <w:t xml:space="preserve">but also in </w:t>
      </w:r>
      <w:del w:id="2292" w:author="Owen" w:date="2026-02-28T10:38:00Z" w16du:dateUtc="2026-02-28T09:38:00Z">
        <w:r w:rsidR="0013105A">
          <w:delText>the broader</w:delText>
        </w:r>
      </w:del>
      <w:ins w:id="2293" w:author="Owen" w:date="2026-02-28T10:38:00Z" w16du:dateUtc="2026-02-28T09:38:00Z">
        <w:r w:rsidR="00000000">
          <w:t>underlying</w:t>
        </w:r>
      </w:ins>
      <w:r w:rsidR="00000000">
        <w:t xml:space="preserve"> assumptions and context</w:t>
      </w:r>
      <w:del w:id="2294" w:author="Owen" w:date="2026-02-28T10:38:00Z" w16du:dateUtc="2026-02-28T09:38:00Z">
        <w:r w:rsidR="0084295D">
          <w:delText xml:space="preserve"> in which the data w</w:delText>
        </w:r>
        <w:r w:rsidR="00D225B0">
          <w:delText>ere</w:delText>
        </w:r>
        <w:r w:rsidR="0084295D">
          <w:delText xml:space="preserve"> collected</w:delText>
        </w:r>
        <w:r w:rsidR="0013105A">
          <w:delText>.</w:delText>
        </w:r>
        <w:r w:rsidR="003208C6">
          <w:delText xml:space="preserve"> </w:delText>
        </w:r>
        <w:r w:rsidR="00D13635">
          <w:delText>Identifying</w:delText>
        </w:r>
      </w:del>
      <w:ins w:id="2295" w:author="Owen" w:date="2026-02-28T10:38:00Z" w16du:dateUtc="2026-02-28T09:38:00Z">
        <w:r w:rsidR="00000000">
          <w:t>. Recognising</w:t>
        </w:r>
      </w:ins>
      <w:r w:rsidR="00000000">
        <w:t xml:space="preserve"> and accounting for these </w:t>
      </w:r>
      <w:del w:id="2296" w:author="Owen" w:date="2026-02-28T10:38:00Z" w16du:dateUtc="2026-02-28T09:38:00Z">
        <w:r w:rsidR="00D13635">
          <w:delText xml:space="preserve">sources of uncertainty </w:delText>
        </w:r>
        <w:r w:rsidR="00870772">
          <w:delText>is challenging, and generally requires better data</w:delText>
        </w:r>
      </w:del>
      <w:ins w:id="2297" w:author="Owen" w:date="2026-02-28T10:38:00Z" w16du:dateUtc="2026-02-28T09:38:00Z">
        <w:r w:rsidR="00000000">
          <w:t>limitations through improved</w:t>
        </w:r>
      </w:ins>
      <w:r w:rsidR="00000000">
        <w:t xml:space="preserve"> reporting in primary </w:t>
      </w:r>
      <w:del w:id="2298" w:author="Owen" w:date="2026-02-28T10:38:00Z" w16du:dateUtc="2026-02-28T09:38:00Z">
        <w:r w:rsidR="00870772">
          <w:delText xml:space="preserve">sources, but </w:delText>
        </w:r>
        <w:r w:rsidR="005E1393">
          <w:delText>can</w:delText>
        </w:r>
        <w:r w:rsidR="00870772">
          <w:delText xml:space="preserve"> ultimately lead to more rigorous</w:delText>
        </w:r>
      </w:del>
      <w:ins w:id="2299" w:author="Owen" w:date="2026-02-28T10:38:00Z" w16du:dateUtc="2026-02-28T09:38:00Z">
        <w:r w:rsidR="00000000">
          <w:t>studies and careful, trait-specific interpretation in secondary analyses will be essential to ensure that comparative demography based on published projection matrices yields reliable and biologically meaningful</w:t>
        </w:r>
      </w:ins>
      <w:r w:rsidR="00000000">
        <w:t xml:space="preserve"> inferences.</w:t>
      </w:r>
    </w:p>
    <w:p w14:paraId="1B937EDC" w14:textId="148DA8A3" w:rsidR="00D72BF1" w:rsidRDefault="00D72BF1">
      <w:pPr>
        <w:rPr>
          <w:del w:id="2300" w:author="Owen" w:date="2026-02-28T10:38:00Z" w16du:dateUtc="2026-02-28T09:38:00Z"/>
        </w:rPr>
      </w:pPr>
      <w:del w:id="2301" w:author="Owen" w:date="2026-02-28T10:38:00Z" w16du:dateUtc="2026-02-28T09:38:00Z">
        <w:r>
          <w:br w:type="page"/>
        </w:r>
      </w:del>
    </w:p>
    <w:p w14:paraId="282B7F28" w14:textId="77777777" w:rsidR="00B41E2D" w:rsidRDefault="00000000">
      <w:pPr>
        <w:pStyle w:val="Heading1"/>
        <w:rPr>
          <w:rPrChange w:id="2302" w:author="Owen" w:date="2026-02-28T10:38:00Z" w16du:dateUtc="2026-02-28T09:38:00Z">
            <w:rPr>
              <w:b/>
              <w:sz w:val="26"/>
            </w:rPr>
          </w:rPrChange>
        </w:rPr>
        <w:pPrChange w:id="2303" w:author="Owen" w:date="2026-02-28T10:38:00Z" w16du:dateUtc="2026-02-28T09:38:00Z">
          <w:pPr>
            <w:spacing w:after="80" w:line="480" w:lineRule="auto"/>
          </w:pPr>
        </w:pPrChange>
      </w:pPr>
      <w:bookmarkStart w:id="2304" w:name="acknowledgements"/>
      <w:bookmarkEnd w:id="2037"/>
      <w:bookmarkEnd w:id="2219"/>
      <w:r>
        <w:rPr>
          <w:rPrChange w:id="2305" w:author="Owen" w:date="2026-02-28T10:38:00Z" w16du:dateUtc="2026-02-28T09:38:00Z">
            <w:rPr>
              <w:b/>
              <w:sz w:val="26"/>
            </w:rPr>
          </w:rPrChange>
        </w:rPr>
        <w:t>Acknowledgements</w:t>
      </w:r>
    </w:p>
    <w:p w14:paraId="27B9E20C" w14:textId="77777777" w:rsidR="00B41E2D" w:rsidRDefault="00000000">
      <w:pPr>
        <w:pStyle w:val="FirstParagraph"/>
        <w:pPrChange w:id="2306" w:author="Owen" w:date="2026-02-28T10:38:00Z" w16du:dateUtc="2026-02-28T09:38:00Z">
          <w:pPr>
            <w:spacing w:line="480" w:lineRule="auto"/>
          </w:pPr>
        </w:pPrChange>
      </w:pPr>
      <w:r>
        <w:t xml:space="preserve">We are indebted to the COMPADRE data </w:t>
      </w:r>
      <w:del w:id="2307" w:author="Owen" w:date="2026-02-28T10:38:00Z" w16du:dateUtc="2026-02-28T09:38:00Z">
        <w:r w:rsidR="00396861">
          <w:delText>digitization</w:delText>
        </w:r>
      </w:del>
      <w:ins w:id="2308" w:author="Owen" w:date="2026-02-28T10:38:00Z" w16du:dateUtc="2026-02-28T09:38:00Z">
        <w:r>
          <w:t>digitisation</w:t>
        </w:r>
      </w:ins>
      <w:r>
        <w:t xml:space="preserve"> team and management committee for their work in developing the COMPADRE Plant Matrix Database. We thank </w:t>
      </w:r>
      <w:commentRangeStart w:id="2309"/>
      <w:del w:id="2310" w:author="Owen" w:date="2026-02-28T10:38:00Z" w16du:dateUtc="2026-02-28T09:38:00Z">
        <w:r w:rsidR="00396861">
          <w:delText>X</w:delText>
        </w:r>
        <w:commentRangeEnd w:id="2309"/>
        <w:r w:rsidR="00F1520D">
          <w:rPr>
            <w:rStyle w:val="CommentReference"/>
            <w:sz w:val="24"/>
            <w:szCs w:val="24"/>
          </w:rPr>
          <w:commentReference w:id="2309"/>
        </w:r>
        <w:r w:rsidR="00396861">
          <w:delText xml:space="preserve"> for providing information on sample sizes in their studies.</w:delText>
        </w:r>
      </w:del>
      <w:ins w:id="2311" w:author="Owen" w:date="2026-02-28T10:38:00Z" w16du:dateUtc="2026-02-28T09:38:00Z">
        <w:r>
          <w:t xml:space="preserve">the original study authors who shared additional sample-size information and supporting materials, which enabled the inclusion of those matrices in our analyses. We are especially grateful to Patrick Barks for substantial </w:t>
        </w:r>
        <w:r>
          <w:lastRenderedPageBreak/>
          <w:t>preparatory work and early analytical contributions to this project.</w:t>
        </w:r>
      </w:ins>
      <w:r>
        <w:t xml:space="preserve"> This work was supported by a grant from the Independent Research Fund Denmark (grant 6108-00467B).</w:t>
      </w:r>
    </w:p>
    <w:p w14:paraId="73CC4FA7" w14:textId="77777777" w:rsidR="00EB7C62" w:rsidRDefault="00EB7C62" w:rsidP="00F41A64">
      <w:pPr>
        <w:rPr>
          <w:del w:id="2312" w:author="Owen" w:date="2026-02-28T10:38:00Z" w16du:dateUtc="2026-02-28T09:38:00Z"/>
        </w:rPr>
      </w:pPr>
    </w:p>
    <w:p w14:paraId="36519BF5" w14:textId="77777777" w:rsidR="00396861" w:rsidRDefault="00396861" w:rsidP="00F41A64">
      <w:pPr>
        <w:rPr>
          <w:del w:id="2313" w:author="Owen" w:date="2026-02-28T10:38:00Z" w16du:dateUtc="2026-02-28T09:38:00Z"/>
        </w:rPr>
      </w:pPr>
    </w:p>
    <w:p w14:paraId="45DEC05F" w14:textId="6F45D52D" w:rsidR="006F1906" w:rsidRPr="00855AF3" w:rsidRDefault="006F1906" w:rsidP="00A75A6B">
      <w:pPr>
        <w:spacing w:after="80"/>
        <w:rPr>
          <w:del w:id="2314" w:author="Owen" w:date="2026-02-28T10:38:00Z" w16du:dateUtc="2026-02-28T09:38:00Z"/>
          <w:b/>
          <w:sz w:val="26"/>
          <w:szCs w:val="26"/>
        </w:rPr>
      </w:pPr>
      <w:del w:id="2315" w:author="Owen" w:date="2026-02-28T10:38:00Z" w16du:dateUtc="2026-02-28T09:38:00Z">
        <w:r>
          <w:rPr>
            <w:b/>
            <w:sz w:val="26"/>
            <w:szCs w:val="26"/>
          </w:rPr>
          <w:delText>Author Contributions</w:delText>
        </w:r>
      </w:del>
    </w:p>
    <w:p w14:paraId="7776464E" w14:textId="2466A3A8" w:rsidR="00F320AD" w:rsidRPr="000210CE" w:rsidRDefault="00F320AD" w:rsidP="00A75A6B">
      <w:pPr>
        <w:rPr>
          <w:del w:id="2316" w:author="Owen" w:date="2026-02-28T10:38:00Z" w16du:dateUtc="2026-02-28T09:38:00Z"/>
          <w:color w:val="000000" w:themeColor="text1"/>
        </w:rPr>
      </w:pPr>
      <w:del w:id="2317" w:author="Owen" w:date="2026-02-28T10:38:00Z" w16du:dateUtc="2026-02-28T09:38:00Z">
        <w:r w:rsidRPr="000210CE">
          <w:rPr>
            <w:color w:val="000000" w:themeColor="text1"/>
          </w:rPr>
          <w:delText xml:space="preserve">P.M.B. and </w:delText>
        </w:r>
        <w:r w:rsidR="00E1707F">
          <w:rPr>
            <w:color w:val="000000" w:themeColor="text1"/>
          </w:rPr>
          <w:delText>O.R.J</w:delText>
        </w:r>
        <w:r w:rsidRPr="000210CE">
          <w:rPr>
            <w:color w:val="000000" w:themeColor="text1"/>
          </w:rPr>
          <w:delText xml:space="preserve">. </w:delText>
        </w:r>
        <w:r w:rsidR="00E1707F">
          <w:rPr>
            <w:color w:val="000000" w:themeColor="text1"/>
          </w:rPr>
          <w:delText>developed</w:delText>
        </w:r>
        <w:r w:rsidRPr="000210CE">
          <w:rPr>
            <w:color w:val="000000" w:themeColor="text1"/>
          </w:rPr>
          <w:delText xml:space="preserve"> the id</w:delText>
        </w:r>
        <w:r>
          <w:rPr>
            <w:color w:val="000000" w:themeColor="text1"/>
          </w:rPr>
          <w:delText>ea for the study</w:delText>
        </w:r>
        <w:r w:rsidRPr="000210CE">
          <w:rPr>
            <w:color w:val="000000" w:themeColor="text1"/>
          </w:rPr>
          <w:delText>, P.M.B.</w:delText>
        </w:r>
        <w:r>
          <w:rPr>
            <w:color w:val="000000" w:themeColor="text1"/>
          </w:rPr>
          <w:delText xml:space="preserve"> performed </w:delText>
        </w:r>
        <w:r w:rsidRPr="000210CE">
          <w:rPr>
            <w:color w:val="000000" w:themeColor="text1"/>
          </w:rPr>
          <w:delText xml:space="preserve">the </w:delText>
        </w:r>
        <w:r w:rsidR="0050467D">
          <w:rPr>
            <w:color w:val="000000" w:themeColor="text1"/>
          </w:rPr>
          <w:delText>data collection</w:delText>
        </w:r>
        <w:r>
          <w:rPr>
            <w:color w:val="000000" w:themeColor="text1"/>
          </w:rPr>
          <w:delText xml:space="preserve"> and analyses</w:delText>
        </w:r>
        <w:r w:rsidRPr="000210CE">
          <w:rPr>
            <w:color w:val="000000" w:themeColor="text1"/>
          </w:rPr>
          <w:delText xml:space="preserve">, and </w:delText>
        </w:r>
        <w:r>
          <w:rPr>
            <w:color w:val="000000" w:themeColor="text1"/>
          </w:rPr>
          <w:delText xml:space="preserve">P.M.B. wrote the manuscript with feedback and editing from </w:delText>
        </w:r>
        <w:r w:rsidR="002B276A">
          <w:rPr>
            <w:color w:val="000000" w:themeColor="text1"/>
          </w:rPr>
          <w:delText>O.R.J</w:delText>
        </w:r>
        <w:r w:rsidRPr="000210CE">
          <w:rPr>
            <w:color w:val="000000" w:themeColor="text1"/>
          </w:rPr>
          <w:delText>.</w:delText>
        </w:r>
      </w:del>
    </w:p>
    <w:p w14:paraId="608603AC" w14:textId="77777777" w:rsidR="00F320AD" w:rsidRDefault="00F320AD" w:rsidP="00A75A6B">
      <w:pPr>
        <w:rPr>
          <w:del w:id="2318" w:author="Owen" w:date="2026-02-28T10:38:00Z" w16du:dateUtc="2026-02-28T09:38:00Z"/>
        </w:rPr>
      </w:pPr>
    </w:p>
    <w:p w14:paraId="1E5FB429" w14:textId="77777777" w:rsidR="005F0515" w:rsidRDefault="005F0515" w:rsidP="00A75A6B">
      <w:pPr>
        <w:rPr>
          <w:del w:id="2319" w:author="Owen" w:date="2026-02-28T10:38:00Z" w16du:dateUtc="2026-02-28T09:38:00Z"/>
        </w:rPr>
      </w:pPr>
    </w:p>
    <w:p w14:paraId="2121A8E6" w14:textId="77777777" w:rsidR="00B41E2D" w:rsidRDefault="00000000">
      <w:pPr>
        <w:pStyle w:val="Heading1"/>
        <w:rPr>
          <w:rPrChange w:id="2320" w:author="Owen" w:date="2026-02-28T10:38:00Z" w16du:dateUtc="2026-02-28T09:38:00Z">
            <w:rPr>
              <w:b/>
              <w:sz w:val="26"/>
            </w:rPr>
          </w:rPrChange>
        </w:rPr>
        <w:pPrChange w:id="2321" w:author="Owen" w:date="2026-02-28T10:38:00Z" w16du:dateUtc="2026-02-28T09:38:00Z">
          <w:pPr>
            <w:spacing w:after="80" w:line="480" w:lineRule="auto"/>
          </w:pPr>
        </w:pPrChange>
      </w:pPr>
      <w:bookmarkStart w:id="2322" w:name="data-availability"/>
      <w:bookmarkEnd w:id="2304"/>
      <w:r>
        <w:rPr>
          <w:rPrChange w:id="2323" w:author="Owen" w:date="2026-02-28T10:38:00Z" w16du:dateUtc="2026-02-28T09:38:00Z">
            <w:rPr>
              <w:b/>
              <w:sz w:val="26"/>
            </w:rPr>
          </w:rPrChange>
        </w:rPr>
        <w:t xml:space="preserve">Data </w:t>
      </w:r>
      <w:del w:id="2324" w:author="Owen" w:date="2026-02-28T10:38:00Z" w16du:dateUtc="2026-02-28T09:38:00Z">
        <w:r w:rsidR="00EA353D">
          <w:rPr>
            <w:sz w:val="26"/>
            <w:szCs w:val="26"/>
          </w:rPr>
          <w:delText>Accessibility</w:delText>
        </w:r>
      </w:del>
      <w:ins w:id="2325" w:author="Owen" w:date="2026-02-28T10:38:00Z" w16du:dateUtc="2026-02-28T09:38:00Z">
        <w:r>
          <w:t>availability</w:t>
        </w:r>
      </w:ins>
    </w:p>
    <w:p w14:paraId="23593E6C" w14:textId="77777777" w:rsidR="00B41E2D" w:rsidRDefault="00000000">
      <w:pPr>
        <w:pStyle w:val="FirstParagraph"/>
        <w:rPr>
          <w:ins w:id="2326" w:author="Owen" w:date="2026-02-28T10:38:00Z" w16du:dateUtc="2026-02-28T09:38:00Z"/>
        </w:rPr>
      </w:pPr>
      <w:r>
        <w:t xml:space="preserve">Data and </w:t>
      </w:r>
      <w:del w:id="2327" w:author="Owen" w:date="2026-02-28T10:38:00Z" w16du:dateUtc="2026-02-28T09:38:00Z">
        <w:r w:rsidR="005F0515">
          <w:delText>R scripts</w:delText>
        </w:r>
      </w:del>
      <w:ins w:id="2328" w:author="Owen" w:date="2026-02-28T10:38:00Z" w16du:dateUtc="2026-02-28T09:38:00Z">
        <w:r>
          <w:t>code</w:t>
        </w:r>
      </w:ins>
      <w:r>
        <w:t xml:space="preserve"> required to reproduce our analyses are </w:t>
      </w:r>
      <w:del w:id="2329" w:author="Owen" w:date="2026-02-28T10:38:00Z" w16du:dateUtc="2026-02-28T09:38:00Z">
        <w:r w:rsidR="00810CA2">
          <w:delText>av</w:delText>
        </w:r>
        <w:r w:rsidR="002B6DC1">
          <w:delText>ailable at github.com/patrickba</w:delText>
        </w:r>
        <w:r w:rsidR="00810CA2">
          <w:delText>r</w:delText>
        </w:r>
        <w:r w:rsidR="002B6DC1">
          <w:delText>k</w:delText>
        </w:r>
        <w:r w:rsidR="00810CA2">
          <w:delText>s</w:delText>
        </w:r>
        <w:r w:rsidR="0087202E">
          <w:delText>/mpm-uncertainty</w:delText>
        </w:r>
        <w:r w:rsidR="00810CA2">
          <w:delText xml:space="preserve">, and </w:delText>
        </w:r>
      </w:del>
      <w:r>
        <w:t xml:space="preserve">archived </w:t>
      </w:r>
      <w:del w:id="2330" w:author="Owen" w:date="2026-02-28T10:38:00Z" w16du:dateUtc="2026-02-28T09:38:00Z">
        <w:r w:rsidR="005F0515">
          <w:delText>at</w:delText>
        </w:r>
      </w:del>
      <w:ins w:id="2331" w:author="Owen" w:date="2026-02-28T10:38:00Z" w16du:dateUtc="2026-02-28T09:38:00Z">
        <w:r>
          <w:t>on Zenodo ([DOI to be added upon deposition]).</w:t>
        </w:r>
      </w:ins>
    </w:p>
    <w:p w14:paraId="31BC77EC" w14:textId="77777777" w:rsidR="00B41E2D" w:rsidRDefault="00000000">
      <w:pPr>
        <w:pStyle w:val="Heading1"/>
        <w:rPr>
          <w:ins w:id="2332" w:author="Owen" w:date="2026-02-28T10:38:00Z" w16du:dateUtc="2026-02-28T09:38:00Z"/>
        </w:rPr>
      </w:pPr>
      <w:bookmarkStart w:id="2333" w:name="supplementary-materials"/>
      <w:bookmarkEnd w:id="2322"/>
      <w:ins w:id="2334" w:author="Owen" w:date="2026-02-28T10:38:00Z" w16du:dateUtc="2026-02-28T09:38:00Z">
        <w:r>
          <w:t>Supplementary Materials</w:t>
        </w:r>
      </w:ins>
    </w:p>
    <w:p w14:paraId="2651658A" w14:textId="77777777" w:rsidR="00B41E2D" w:rsidRDefault="00000000">
      <w:pPr>
        <w:pStyle w:val="FirstParagraph"/>
        <w:rPr>
          <w:ins w:id="2335" w:author="Owen" w:date="2026-02-28T10:38:00Z" w16du:dateUtc="2026-02-28T09:38:00Z"/>
        </w:rPr>
      </w:pPr>
      <w:ins w:id="2336" w:author="Owen" w:date="2026-02-28T10:38:00Z" w16du:dateUtc="2026-02-28T09:38:00Z">
        <w:r>
          <w:t>The supplementary materials include the following items:</w:t>
        </w:r>
      </w:ins>
    </w:p>
    <w:p w14:paraId="1BB11994" w14:textId="77777777" w:rsidR="00B41E2D" w:rsidRDefault="00000000">
      <w:pPr>
        <w:pStyle w:val="Compact"/>
        <w:numPr>
          <w:ilvl w:val="0"/>
          <w:numId w:val="5"/>
        </w:numPr>
        <w:rPr>
          <w:ins w:id="2337" w:author="Owen" w:date="2026-02-28T10:38:00Z" w16du:dateUtc="2026-02-28T09:38:00Z"/>
        </w:rPr>
      </w:pPr>
      <w:ins w:id="2338" w:author="Owen" w:date="2026-02-28T10:38:00Z" w16du:dateUtc="2026-02-28T09:38:00Z">
        <w:r>
          <w:rPr>
            <w:b/>
            <w:bCs/>
          </w:rPr>
          <w:t>Supplementary Methods S1.1</w:t>
        </w:r>
        <w:r>
          <w:t>: Sampling-distribution workflow used for each MPM.</w:t>
        </w:r>
      </w:ins>
    </w:p>
    <w:p w14:paraId="742F1050" w14:textId="77777777" w:rsidR="00B41E2D" w:rsidRDefault="00000000">
      <w:pPr>
        <w:pStyle w:val="Compact"/>
        <w:numPr>
          <w:ilvl w:val="0"/>
          <w:numId w:val="5"/>
        </w:numPr>
        <w:rPr>
          <w:ins w:id="2339" w:author="Owen" w:date="2026-02-28T10:38:00Z" w16du:dateUtc="2026-02-28T09:38:00Z"/>
        </w:rPr>
      </w:pPr>
      <w:ins w:id="2340" w:author="Owen" w:date="2026-02-28T10:38:00Z" w16du:dateUtc="2026-02-28T09:38:00Z">
        <w:r>
          <w:rPr>
            <w:b/>
            <w:bCs/>
          </w:rPr>
          <w:t>Supplementary Methods S1.2</w:t>
        </w:r>
        <w:r>
          <w:t>: Age-from-stage derivation, truncation, and shape metric.</w:t>
        </w:r>
      </w:ins>
    </w:p>
    <w:p w14:paraId="4C91CD30" w14:textId="77777777" w:rsidR="00B41E2D" w:rsidRDefault="00000000">
      <w:pPr>
        <w:pStyle w:val="Compact"/>
        <w:numPr>
          <w:ilvl w:val="0"/>
          <w:numId w:val="5"/>
        </w:numPr>
        <w:rPr>
          <w:ins w:id="2341" w:author="Owen" w:date="2026-02-28T10:38:00Z" w16du:dateUtc="2026-02-28T09:38:00Z"/>
        </w:rPr>
      </w:pPr>
      <w:ins w:id="2342" w:author="Owen" w:date="2026-02-28T10:38:00Z" w16du:dateUtc="2026-02-28T09:38:00Z">
        <w:r>
          <w:rPr>
            <w:b/>
            <w:bCs/>
          </w:rPr>
          <w:t>Supplementary Methods S1.3</w:t>
        </w:r>
        <w:r>
          <w:t>: Pooled and mean MPM handling.</w:t>
        </w:r>
      </w:ins>
    </w:p>
    <w:p w14:paraId="10799B82" w14:textId="77777777" w:rsidR="00B41E2D" w:rsidRDefault="00000000">
      <w:pPr>
        <w:pStyle w:val="Compact"/>
        <w:numPr>
          <w:ilvl w:val="0"/>
          <w:numId w:val="5"/>
        </w:numPr>
        <w:rPr>
          <w:ins w:id="2343" w:author="Owen" w:date="2026-02-28T10:38:00Z" w16du:dateUtc="2026-02-28T09:38:00Z"/>
        </w:rPr>
      </w:pPr>
      <w:ins w:id="2344" w:author="Owen" w:date="2026-02-28T10:38:00Z" w16du:dateUtc="2026-02-28T09:38:00Z">
        <w:r>
          <w:rPr>
            <w:b/>
            <w:bCs/>
          </w:rPr>
          <w:t>Supplementary Methods S1.4</w:t>
        </w:r>
        <w:r>
          <w:t>: Bayesian model priors and fitting settings.</w:t>
        </w:r>
      </w:ins>
    </w:p>
    <w:p w14:paraId="244F8160" w14:textId="77777777" w:rsidR="00B41E2D" w:rsidRDefault="00000000">
      <w:pPr>
        <w:pStyle w:val="Compact"/>
        <w:numPr>
          <w:ilvl w:val="0"/>
          <w:numId w:val="5"/>
        </w:numPr>
        <w:rPr>
          <w:ins w:id="2345" w:author="Owen" w:date="2026-02-28T10:38:00Z" w16du:dateUtc="2026-02-28T09:38:00Z"/>
        </w:rPr>
      </w:pPr>
      <w:ins w:id="2346" w:author="Owen" w:date="2026-02-28T10:38:00Z" w16du:dateUtc="2026-02-28T09:38:00Z">
        <w:r>
          <w:rPr>
            <w:b/>
            <w:bCs/>
          </w:rPr>
          <w:t>Supplementary Methods S1.5</w:t>
        </w:r>
        <w:r>
          <w:t>: Variance-component summary (sampling-to-other ratio).</w:t>
        </w:r>
      </w:ins>
    </w:p>
    <w:p w14:paraId="19230DBA" w14:textId="77777777" w:rsidR="00B41E2D" w:rsidRDefault="00000000">
      <w:pPr>
        <w:pStyle w:val="Compact"/>
        <w:numPr>
          <w:ilvl w:val="0"/>
          <w:numId w:val="5"/>
        </w:numPr>
        <w:rPr>
          <w:ins w:id="2347" w:author="Owen" w:date="2026-02-28T10:38:00Z" w16du:dateUtc="2026-02-28T09:38:00Z"/>
        </w:rPr>
      </w:pPr>
      <w:ins w:id="2348" w:author="Owen" w:date="2026-02-28T10:38:00Z" w16du:dateUtc="2026-02-28T09:38:00Z">
        <w:r>
          <w:rPr>
            <w:b/>
            <w:bCs/>
          </w:rPr>
          <w:t>Supplementary Methods S1.6</w:t>
        </w:r>
        <w:r>
          <w:t>: Simplified spring-temperature model (analysis 2).</w:t>
        </w:r>
      </w:ins>
    </w:p>
    <w:p w14:paraId="70D267D7" w14:textId="77777777" w:rsidR="00B41E2D" w:rsidRDefault="00000000">
      <w:pPr>
        <w:pStyle w:val="Compact"/>
        <w:numPr>
          <w:ilvl w:val="0"/>
          <w:numId w:val="5"/>
        </w:numPr>
        <w:rPr>
          <w:ins w:id="2349" w:author="Owen" w:date="2026-02-28T10:38:00Z" w16du:dateUtc="2026-02-28T09:38:00Z"/>
        </w:rPr>
      </w:pPr>
      <w:ins w:id="2350" w:author="Owen" w:date="2026-02-28T10:38:00Z" w16du:dateUtc="2026-02-28T09:38:00Z">
        <w:r>
          <w:rPr>
            <w:b/>
            <w:bCs/>
          </w:rPr>
          <w:t>Supplementary Methods S1.7</w:t>
        </w:r>
        <w:r>
          <w:t>: Reporting recommendations for future MPM studies.</w:t>
        </w:r>
      </w:ins>
    </w:p>
    <w:p w14:paraId="52E6AA0D" w14:textId="77777777" w:rsidR="00B41E2D" w:rsidRDefault="00000000">
      <w:pPr>
        <w:pStyle w:val="Compact"/>
        <w:numPr>
          <w:ilvl w:val="0"/>
          <w:numId w:val="5"/>
        </w:numPr>
        <w:rPr>
          <w:ins w:id="2351" w:author="Owen" w:date="2026-02-28T10:38:00Z" w16du:dateUtc="2026-02-28T09:38:00Z"/>
        </w:rPr>
      </w:pPr>
      <w:ins w:id="2352" w:author="Owen" w:date="2026-02-28T10:38:00Z" w16du:dateUtc="2026-02-28T09:38:00Z">
        <w:r>
          <w:rPr>
            <w:b/>
            <w:bCs/>
          </w:rPr>
          <w:t>Supplementary Methods S1.8</w:t>
        </w:r>
        <w:r>
          <w:t>: Species identities in analysis 1.</w:t>
        </w:r>
      </w:ins>
    </w:p>
    <w:p w14:paraId="761693CE" w14:textId="77777777" w:rsidR="00B41E2D" w:rsidRDefault="00000000">
      <w:pPr>
        <w:pStyle w:val="Compact"/>
        <w:numPr>
          <w:ilvl w:val="0"/>
          <w:numId w:val="5"/>
        </w:numPr>
        <w:rPr>
          <w:ins w:id="2353" w:author="Owen" w:date="2026-02-28T10:38:00Z" w16du:dateUtc="2026-02-28T09:38:00Z"/>
        </w:rPr>
      </w:pPr>
      <w:ins w:id="2354" w:author="Owen" w:date="2026-02-28T10:38:00Z" w16du:dateUtc="2026-02-28T09:38:00Z">
        <w:r>
          <w:rPr>
            <w:b/>
            <w:bCs/>
          </w:rPr>
          <w:t>Table S1</w:t>
        </w:r>
        <w:r>
          <w:t xml:space="preserve">: Single-MPM derived-parameter summary for the focal </w:t>
        </w:r>
        <w:r>
          <w:rPr>
            <w:i/>
            <w:iCs/>
          </w:rPr>
          <w:t>Agrimonia eupatoria</w:t>
        </w:r>
        <w:r>
          <w:t xml:space="preserve"> example.</w:t>
        </w:r>
      </w:ins>
    </w:p>
    <w:p w14:paraId="5B3132EE" w14:textId="77777777" w:rsidR="00B41E2D" w:rsidRDefault="00000000">
      <w:pPr>
        <w:pStyle w:val="Compact"/>
        <w:numPr>
          <w:ilvl w:val="0"/>
          <w:numId w:val="5"/>
        </w:numPr>
        <w:rPr>
          <w:ins w:id="2355" w:author="Owen" w:date="2026-02-28T10:38:00Z" w16du:dateUtc="2026-02-28T09:38:00Z"/>
        </w:rPr>
      </w:pPr>
      <w:ins w:id="2356" w:author="Owen" w:date="2026-02-28T10:38:00Z" w16du:dateUtc="2026-02-28T09:38:00Z">
        <w:r>
          <w:rPr>
            <w:b/>
            <w:bCs/>
          </w:rPr>
          <w:t>Table S2</w:t>
        </w:r>
        <w:r>
          <w:t xml:space="preserve">: Mean-MPM derived-parameter summary for the focal </w:t>
        </w:r>
        <w:r>
          <w:rPr>
            <w:i/>
            <w:iCs/>
          </w:rPr>
          <w:t>Agrimonia eupatoria</w:t>
        </w:r>
        <w:r>
          <w:t xml:space="preserve"> example (population B).</w:t>
        </w:r>
      </w:ins>
    </w:p>
    <w:p w14:paraId="097BC049" w14:textId="77777777" w:rsidR="00B41E2D" w:rsidRDefault="00000000">
      <w:pPr>
        <w:pStyle w:val="Compact"/>
        <w:numPr>
          <w:ilvl w:val="0"/>
          <w:numId w:val="5"/>
        </w:numPr>
        <w:pPrChange w:id="2357" w:author="Owen" w:date="2026-02-28T10:38:00Z" w16du:dateUtc="2026-02-28T09:38:00Z">
          <w:pPr>
            <w:spacing w:line="480" w:lineRule="auto"/>
          </w:pPr>
        </w:pPrChange>
      </w:pPr>
      <w:ins w:id="2358" w:author="Owen" w:date="2026-02-28T10:38:00Z" w16du:dateUtc="2026-02-28T09:38:00Z">
        <w:r>
          <w:rPr>
            <w:b/>
            <w:bCs/>
          </w:rPr>
          <w:t>Table S3</w:t>
        </w:r>
        <w:r>
          <w:t>: Analysis 1 posterior summary for the slope parameter (β) in</w:t>
        </w:r>
      </w:ins>
      <w:r>
        <w:t xml:space="preserve"> the </w:t>
      </w:r>
      <w:del w:id="2359" w:author="Owen" w:date="2026-02-28T10:38:00Z" w16du:dateUtc="2026-02-28T09:38:00Z">
        <w:r w:rsidR="005F0515">
          <w:delText>Dryad Digital Repository ([will insert citation if accepted]).</w:delText>
        </w:r>
      </w:del>
      <w:ins w:id="2360" w:author="Owen" w:date="2026-02-28T10:38:00Z" w16du:dateUtc="2026-02-28T09:38:00Z">
        <w:r>
          <w:t>life expectancy-shape model.</w:t>
        </w:r>
      </w:ins>
    </w:p>
    <w:p w14:paraId="5B0EB46D" w14:textId="77777777" w:rsidR="005F0515" w:rsidRDefault="005F0515" w:rsidP="00F41A64">
      <w:pPr>
        <w:rPr>
          <w:del w:id="2361" w:author="Owen" w:date="2026-02-28T10:38:00Z" w16du:dateUtc="2026-02-28T09:38:00Z"/>
        </w:rPr>
      </w:pPr>
    </w:p>
    <w:p w14:paraId="57CEFB5F" w14:textId="77777777" w:rsidR="00AA300B" w:rsidRDefault="00AA300B" w:rsidP="00F41A64">
      <w:pPr>
        <w:rPr>
          <w:del w:id="2362" w:author="Owen" w:date="2026-02-28T10:38:00Z" w16du:dateUtc="2026-02-28T09:38:00Z"/>
        </w:rPr>
      </w:pPr>
    </w:p>
    <w:p w14:paraId="59D22323" w14:textId="77777777" w:rsidR="00E4655D" w:rsidRDefault="00E4655D" w:rsidP="00F41A64">
      <w:pPr>
        <w:rPr>
          <w:del w:id="2363" w:author="Owen" w:date="2026-02-28T10:38:00Z" w16du:dateUtc="2026-02-28T09:38:00Z"/>
        </w:rPr>
      </w:pPr>
    </w:p>
    <w:p w14:paraId="6D9AEA60" w14:textId="77777777" w:rsidR="00E4655D" w:rsidRDefault="00E4655D" w:rsidP="00F41A64">
      <w:pPr>
        <w:rPr>
          <w:del w:id="2364" w:author="Owen" w:date="2026-02-28T10:38:00Z" w16du:dateUtc="2026-02-28T09:38:00Z"/>
        </w:rPr>
      </w:pPr>
    </w:p>
    <w:p w14:paraId="6B1E5DF5" w14:textId="77777777" w:rsidR="00E4655D" w:rsidRDefault="00E4655D" w:rsidP="00F41A64">
      <w:pPr>
        <w:rPr>
          <w:del w:id="2365" w:author="Owen" w:date="2026-02-28T10:38:00Z" w16du:dateUtc="2026-02-28T09:38:00Z"/>
        </w:rPr>
      </w:pPr>
    </w:p>
    <w:p w14:paraId="07076E3A" w14:textId="77777777" w:rsidR="00E4655D" w:rsidRDefault="00E4655D" w:rsidP="00F41A64">
      <w:pPr>
        <w:rPr>
          <w:del w:id="2366" w:author="Owen" w:date="2026-02-28T10:38:00Z" w16du:dateUtc="2026-02-28T09:38:00Z"/>
        </w:rPr>
      </w:pPr>
    </w:p>
    <w:p w14:paraId="6B8C729B" w14:textId="77777777" w:rsidR="00B41E2D" w:rsidRDefault="00000000">
      <w:pPr>
        <w:pStyle w:val="Compact"/>
        <w:numPr>
          <w:ilvl w:val="0"/>
          <w:numId w:val="5"/>
        </w:numPr>
        <w:rPr>
          <w:ins w:id="2367" w:author="Owen" w:date="2026-02-28T10:38:00Z" w16du:dateUtc="2026-02-28T09:38:00Z"/>
        </w:rPr>
      </w:pPr>
      <w:ins w:id="2368" w:author="Owen" w:date="2026-02-28T10:38:00Z" w16du:dateUtc="2026-02-28T09:38:00Z">
        <w:r>
          <w:rPr>
            <w:b/>
            <w:bCs/>
          </w:rPr>
          <w:t>Table S4</w:t>
        </w:r>
        <w:r>
          <w:t>: Analysis 2 Gaussian-process regression coefficients (monthly lags) for recruitment responses to temperature anomalies.</w:t>
        </w:r>
      </w:ins>
    </w:p>
    <w:p w14:paraId="06158618" w14:textId="77777777" w:rsidR="00B41E2D" w:rsidRDefault="00000000">
      <w:pPr>
        <w:pStyle w:val="Compact"/>
        <w:numPr>
          <w:ilvl w:val="0"/>
          <w:numId w:val="5"/>
        </w:numPr>
        <w:rPr>
          <w:ins w:id="2369" w:author="Owen" w:date="2026-02-28T10:38:00Z" w16du:dateUtc="2026-02-28T09:38:00Z"/>
        </w:rPr>
      </w:pPr>
      <w:ins w:id="2370" w:author="Owen" w:date="2026-02-28T10:38:00Z" w16du:dateUtc="2026-02-28T09:38:00Z">
        <w:r>
          <w:rPr>
            <w:b/>
            <w:bCs/>
          </w:rPr>
          <w:t>Table S5</w:t>
        </w:r>
        <w:r>
          <w:t>: Analysis 2 posterior summary for the spring-temperature coefficient.</w:t>
        </w:r>
      </w:ins>
    </w:p>
    <w:p w14:paraId="02C5FBD9" w14:textId="77777777" w:rsidR="00B41E2D" w:rsidRDefault="00000000">
      <w:pPr>
        <w:pStyle w:val="Compact"/>
        <w:numPr>
          <w:ilvl w:val="0"/>
          <w:numId w:val="5"/>
        </w:numPr>
        <w:rPr>
          <w:ins w:id="2371" w:author="Owen" w:date="2026-02-28T10:38:00Z" w16du:dateUtc="2026-02-28T09:38:00Z"/>
        </w:rPr>
      </w:pPr>
      <w:ins w:id="2372" w:author="Owen" w:date="2026-02-28T10:38:00Z" w16du:dateUtc="2026-02-28T09:38:00Z">
        <w:r>
          <w:rPr>
            <w:b/>
            <w:bCs/>
          </w:rPr>
          <w:t>Table S6</w:t>
        </w:r>
        <w:r>
          <w:t>: Primary studies represented in the analysis subset, as identified in COMPADRE.</w:t>
        </w:r>
      </w:ins>
    </w:p>
    <w:p w14:paraId="005B5EFF" w14:textId="77777777" w:rsidR="00B41E2D" w:rsidRDefault="00000000">
      <w:pPr>
        <w:pStyle w:val="Compact"/>
        <w:numPr>
          <w:ilvl w:val="0"/>
          <w:numId w:val="5"/>
        </w:numPr>
        <w:rPr>
          <w:ins w:id="2373" w:author="Owen" w:date="2026-02-28T10:38:00Z" w16du:dateUtc="2026-02-28T09:38:00Z"/>
        </w:rPr>
      </w:pPr>
      <w:ins w:id="2374" w:author="Owen" w:date="2026-02-28T10:38:00Z" w16du:dateUtc="2026-02-28T09:38:00Z">
        <w:r>
          <w:rPr>
            <w:b/>
            <w:bCs/>
          </w:rPr>
          <w:t>Figure S1</w:t>
        </w:r>
        <w:r>
          <w:t>: Boundary-estimate diagnostic.</w:t>
        </w:r>
      </w:ins>
    </w:p>
    <w:p w14:paraId="4C5801BA" w14:textId="77777777" w:rsidR="00B41E2D" w:rsidRDefault="00000000">
      <w:pPr>
        <w:pStyle w:val="Compact"/>
        <w:numPr>
          <w:ilvl w:val="0"/>
          <w:numId w:val="5"/>
        </w:numPr>
        <w:rPr>
          <w:ins w:id="2375" w:author="Owen" w:date="2026-02-28T10:38:00Z" w16du:dateUtc="2026-02-28T09:38:00Z"/>
        </w:rPr>
      </w:pPr>
      <w:ins w:id="2376" w:author="Owen" w:date="2026-02-28T10:38:00Z" w16du:dateUtc="2026-02-28T09:38:00Z">
        <w:r>
          <w:rPr>
            <w:b/>
            <w:bCs/>
          </w:rPr>
          <w:t>Figure S2</w:t>
        </w:r>
        <w:r>
          <w:t>: Illustration of survivorship trajectories under boundary survival transitions.</w:t>
        </w:r>
      </w:ins>
    </w:p>
    <w:p w14:paraId="67472A08" w14:textId="77777777" w:rsidR="00B41E2D" w:rsidRDefault="00000000">
      <w:pPr>
        <w:rPr>
          <w:ins w:id="2377" w:author="Owen" w:date="2026-02-28T10:38:00Z" w16du:dateUtc="2026-02-28T09:38:00Z"/>
        </w:rPr>
      </w:pPr>
      <w:ins w:id="2378" w:author="Owen" w:date="2026-02-28T10:38:00Z" w16du:dateUtc="2026-02-28T09:38:00Z">
        <w:r>
          <w:br w:type="page"/>
        </w:r>
      </w:ins>
    </w:p>
    <w:p w14:paraId="30247350" w14:textId="77777777" w:rsidR="00B41E2D" w:rsidRDefault="00000000">
      <w:pPr>
        <w:pStyle w:val="Heading1"/>
        <w:rPr>
          <w:rPrChange w:id="2379" w:author="Owen" w:date="2026-02-28T10:38:00Z" w16du:dateUtc="2026-02-28T09:38:00Z">
            <w:rPr>
              <w:b/>
              <w:sz w:val="26"/>
            </w:rPr>
          </w:rPrChange>
        </w:rPr>
        <w:pPrChange w:id="2380" w:author="Owen" w:date="2026-02-28T10:38:00Z" w16du:dateUtc="2026-02-28T09:38:00Z">
          <w:pPr>
            <w:spacing w:after="80" w:line="360" w:lineRule="auto"/>
          </w:pPr>
        </w:pPrChange>
      </w:pPr>
      <w:bookmarkStart w:id="2381" w:name="references"/>
      <w:bookmarkEnd w:id="2333"/>
      <w:r>
        <w:rPr>
          <w:rPrChange w:id="2382" w:author="Owen" w:date="2026-02-28T10:38:00Z" w16du:dateUtc="2026-02-28T09:38:00Z">
            <w:rPr>
              <w:b/>
              <w:sz w:val="26"/>
            </w:rPr>
          </w:rPrChange>
        </w:rPr>
        <w:lastRenderedPageBreak/>
        <w:t>References</w:t>
      </w:r>
    </w:p>
    <w:p w14:paraId="016887F4" w14:textId="77777777" w:rsidR="00B41E2D" w:rsidRDefault="00000000">
      <w:pPr>
        <w:pStyle w:val="FirstParagraph"/>
        <w:pPrChange w:id="2383" w:author="Owen" w:date="2026-02-28T10:38:00Z" w16du:dateUtc="2026-02-28T09:38:00Z">
          <w:pPr>
            <w:spacing w:after="80" w:line="360" w:lineRule="auto"/>
            <w:ind w:left="227" w:hanging="227"/>
          </w:pPr>
        </w:pPrChange>
      </w:pPr>
      <w:r>
        <w:t xml:space="preserve">Adler, P. B., Salguero-Gómez, R., Compagnoni, A., Hsu, J. S., Ray-Mukherjee, J., Mbeau-Ache, C., and Franco, M. (2014) Functional traits explain variation in plant life history strategies. </w:t>
      </w:r>
      <w:r>
        <w:rPr>
          <w:i/>
          <w:iCs/>
        </w:rPr>
        <w:t>Proceedings of the National Academy of Sciences</w:t>
      </w:r>
      <w:r>
        <w:t xml:space="preserve">, </w:t>
      </w:r>
      <w:r>
        <w:rPr>
          <w:rPrChange w:id="2384" w:author="Owen" w:date="2026-02-28T10:38:00Z" w16du:dateUtc="2026-02-28T09:38:00Z">
            <w:rPr>
              <w:b/>
            </w:rPr>
          </w:rPrChange>
        </w:rPr>
        <w:t>111</w:t>
      </w:r>
      <w:r>
        <w:t>, 740-745.</w:t>
      </w:r>
    </w:p>
    <w:p w14:paraId="22343E7C" w14:textId="77777777" w:rsidR="00B41E2D" w:rsidRDefault="00000000">
      <w:pPr>
        <w:pStyle w:val="BodyText"/>
        <w:pPrChange w:id="2385" w:author="Owen" w:date="2026-02-28T10:38:00Z" w16du:dateUtc="2026-02-28T09:38:00Z">
          <w:pPr>
            <w:spacing w:after="80" w:line="360" w:lineRule="auto"/>
            <w:ind w:left="227" w:hanging="227"/>
          </w:pPr>
        </w:pPrChange>
      </w:pPr>
      <w:r>
        <w:t xml:space="preserve">Bailey, R. T. (1997) Estimation from zero-failure data. </w:t>
      </w:r>
      <w:r>
        <w:rPr>
          <w:i/>
          <w:iCs/>
        </w:rPr>
        <w:t>Risk Analysis</w:t>
      </w:r>
      <w:r>
        <w:t xml:space="preserve">, </w:t>
      </w:r>
      <w:r>
        <w:rPr>
          <w:rPrChange w:id="2386" w:author="Owen" w:date="2026-02-28T10:38:00Z" w16du:dateUtc="2026-02-28T09:38:00Z">
            <w:rPr>
              <w:b/>
            </w:rPr>
          </w:rPrChange>
        </w:rPr>
        <w:t>17</w:t>
      </w:r>
      <w:r>
        <w:t>, 375-380.</w:t>
      </w:r>
    </w:p>
    <w:p w14:paraId="494DE048" w14:textId="77777777" w:rsidR="00B41E2D" w:rsidRDefault="00000000">
      <w:pPr>
        <w:pStyle w:val="BodyText"/>
        <w:pPrChange w:id="2387" w:author="Owen" w:date="2026-02-28T10:38:00Z" w16du:dateUtc="2026-02-28T09:38:00Z">
          <w:pPr>
            <w:spacing w:after="80" w:line="360" w:lineRule="auto"/>
            <w:ind w:left="227" w:hanging="227"/>
          </w:pPr>
        </w:pPrChange>
      </w:pPr>
      <w:r>
        <w:t xml:space="preserve">Baudisch, A. (2011) The pace and shape of ageing. </w:t>
      </w:r>
      <w:r>
        <w:rPr>
          <w:i/>
          <w:iCs/>
        </w:rPr>
        <w:t>Methods in Ecology and Evolution</w:t>
      </w:r>
      <w:r>
        <w:t xml:space="preserve">, </w:t>
      </w:r>
      <w:r>
        <w:rPr>
          <w:rPrChange w:id="2388" w:author="Owen" w:date="2026-02-28T10:38:00Z" w16du:dateUtc="2026-02-28T09:38:00Z">
            <w:rPr>
              <w:b/>
            </w:rPr>
          </w:rPrChange>
        </w:rPr>
        <w:t>2</w:t>
      </w:r>
      <w:r>
        <w:t>, 375-382.</w:t>
      </w:r>
    </w:p>
    <w:p w14:paraId="4BA20934" w14:textId="77777777" w:rsidR="00B41E2D" w:rsidRDefault="00000000">
      <w:pPr>
        <w:pStyle w:val="BodyText"/>
        <w:pPrChange w:id="2389" w:author="Owen" w:date="2026-02-28T10:38:00Z" w16du:dateUtc="2026-02-28T09:38:00Z">
          <w:pPr>
            <w:spacing w:after="80" w:line="360" w:lineRule="auto"/>
            <w:ind w:left="227" w:hanging="227"/>
          </w:pPr>
        </w:pPrChange>
      </w:pPr>
      <w:r>
        <w:t xml:space="preserve">Baudisch, A., Salguero-Gómez, R., Jones, O. R., Wrycza, T., Mbeau-Ache, C., Franco, M., and Colchero, F. (2013) The pace and shape of senescence in angiosperms. </w:t>
      </w:r>
      <w:r>
        <w:rPr>
          <w:i/>
          <w:iCs/>
        </w:rPr>
        <w:t>Journal of Ecology</w:t>
      </w:r>
      <w:r>
        <w:t xml:space="preserve">, </w:t>
      </w:r>
      <w:r>
        <w:rPr>
          <w:rPrChange w:id="2390" w:author="Owen" w:date="2026-02-28T10:38:00Z" w16du:dateUtc="2026-02-28T09:38:00Z">
            <w:rPr>
              <w:b/>
            </w:rPr>
          </w:rPrChange>
        </w:rPr>
        <w:t>101</w:t>
      </w:r>
      <w:r>
        <w:t>, 596-606.</w:t>
      </w:r>
    </w:p>
    <w:p w14:paraId="2247E65C" w14:textId="77777777" w:rsidR="00B41E2D" w:rsidRDefault="00000000">
      <w:pPr>
        <w:pStyle w:val="BodyText"/>
        <w:pPrChange w:id="2391" w:author="Owen" w:date="2026-02-28T10:38:00Z" w16du:dateUtc="2026-02-28T09:38:00Z">
          <w:pPr>
            <w:spacing w:after="80" w:line="360" w:lineRule="auto"/>
            <w:ind w:left="227" w:hanging="227"/>
          </w:pPr>
        </w:pPrChange>
      </w:pPr>
      <w:r>
        <w:t xml:space="preserve">Biggs, R., Carpenter, S. R., and Brock, W. A. (2009) Spurious certainty: how ignoring measurement error and environmental heterogeneity may contribute to environmental controversies. </w:t>
      </w:r>
      <w:r>
        <w:rPr>
          <w:i/>
          <w:iCs/>
        </w:rPr>
        <w:t>BioScience</w:t>
      </w:r>
      <w:r>
        <w:t xml:space="preserve">, </w:t>
      </w:r>
      <w:r>
        <w:rPr>
          <w:rPrChange w:id="2392" w:author="Owen" w:date="2026-02-28T10:38:00Z" w16du:dateUtc="2026-02-28T09:38:00Z">
            <w:rPr>
              <w:b/>
            </w:rPr>
          </w:rPrChange>
        </w:rPr>
        <w:t>59</w:t>
      </w:r>
      <w:r>
        <w:t>, 65-76.</w:t>
      </w:r>
    </w:p>
    <w:p w14:paraId="3B5D226D" w14:textId="77777777" w:rsidR="00B41E2D" w:rsidRDefault="00000000">
      <w:pPr>
        <w:pStyle w:val="BodyText"/>
        <w:pPrChange w:id="2393" w:author="Owen" w:date="2026-02-28T10:38:00Z" w16du:dateUtc="2026-02-28T09:38:00Z">
          <w:pPr>
            <w:spacing w:after="80" w:line="360" w:lineRule="auto"/>
            <w:ind w:left="227" w:hanging="227"/>
          </w:pPr>
        </w:pPrChange>
      </w:pPr>
      <w:r>
        <w:t xml:space="preserve">Caswell, H. (2001) </w:t>
      </w:r>
      <w:r>
        <w:rPr>
          <w:rPrChange w:id="2394" w:author="Owen" w:date="2026-02-28T10:38:00Z" w16du:dateUtc="2026-02-28T09:38:00Z">
            <w:rPr>
              <w:i/>
            </w:rPr>
          </w:rPrChange>
        </w:rPr>
        <w:t>Matrix population models: construction, analysis, and interpretation</w:t>
      </w:r>
      <w:r>
        <w:t>, 2nd ed.</w:t>
      </w:r>
      <w:del w:id="2395" w:author="Owen" w:date="2026-02-28T10:38:00Z" w16du:dateUtc="2026-02-28T09:38:00Z">
        <w:r w:rsidR="00F35B10" w:rsidRPr="00F35B10">
          <w:delText xml:space="preserve"> </w:delText>
        </w:r>
      </w:del>
      <w:ins w:id="2396" w:author="Owen" w:date="2026-02-28T10:38:00Z" w16du:dateUtc="2026-02-28T09:38:00Z">
        <w:r>
          <w:t> </w:t>
        </w:r>
      </w:ins>
      <w:r>
        <w:t>Sinauer, Sunderland, MA.</w:t>
      </w:r>
    </w:p>
    <w:p w14:paraId="7EFE829D" w14:textId="77777777" w:rsidR="00B41E2D" w:rsidRDefault="00000000">
      <w:pPr>
        <w:pStyle w:val="BodyText"/>
        <w:pPrChange w:id="2397" w:author="Owen" w:date="2026-02-28T10:38:00Z" w16du:dateUtc="2026-02-28T09:38:00Z">
          <w:pPr>
            <w:spacing w:after="80" w:line="360" w:lineRule="auto"/>
            <w:ind w:left="227" w:hanging="227"/>
          </w:pPr>
        </w:pPrChange>
      </w:pPr>
      <w:r>
        <w:t xml:space="preserve">Cochran, M. E., and Ellner, S. (1992) Simple Methods for Calculating Age-Based Life History Parameters for Stage-Structured Populations. </w:t>
      </w:r>
      <w:r>
        <w:rPr>
          <w:i/>
          <w:iCs/>
        </w:rPr>
        <w:t>Ecological Monographs</w:t>
      </w:r>
      <w:r>
        <w:t xml:space="preserve">, </w:t>
      </w:r>
      <w:r>
        <w:rPr>
          <w:rPrChange w:id="2398" w:author="Owen" w:date="2026-02-28T10:38:00Z" w16du:dateUtc="2026-02-28T09:38:00Z">
            <w:rPr>
              <w:b/>
            </w:rPr>
          </w:rPrChange>
        </w:rPr>
        <w:t>62</w:t>
      </w:r>
      <w:r>
        <w:t>, 345-364.</w:t>
      </w:r>
    </w:p>
    <w:p w14:paraId="04E5CB22" w14:textId="77777777" w:rsidR="00B41E2D" w:rsidRDefault="00000000">
      <w:pPr>
        <w:pStyle w:val="BodyText"/>
        <w:pPrChange w:id="2399" w:author="Owen" w:date="2026-02-28T10:38:00Z" w16du:dateUtc="2026-02-28T09:38:00Z">
          <w:pPr>
            <w:spacing w:after="80" w:line="360" w:lineRule="auto"/>
            <w:ind w:left="227" w:hanging="227"/>
          </w:pPr>
        </w:pPrChange>
      </w:pPr>
      <w:r>
        <w:t xml:space="preserve">Coutts, S. R., Salguero-Gómez, R., Csergő, A. M., and Buckley, Y. M. (2016) Extrapolating demography with climate, proximity and phylogeny: approach with caution. </w:t>
      </w:r>
      <w:r>
        <w:rPr>
          <w:i/>
          <w:iCs/>
        </w:rPr>
        <w:t>Ecology Letters</w:t>
      </w:r>
      <w:r>
        <w:t xml:space="preserve">, </w:t>
      </w:r>
      <w:r>
        <w:rPr>
          <w:rPrChange w:id="2400" w:author="Owen" w:date="2026-02-28T10:38:00Z" w16du:dateUtc="2026-02-28T09:38:00Z">
            <w:rPr>
              <w:b/>
            </w:rPr>
          </w:rPrChange>
        </w:rPr>
        <w:t>19</w:t>
      </w:r>
      <w:r>
        <w:t>, 1429-1438.</w:t>
      </w:r>
    </w:p>
    <w:p w14:paraId="7EAE81D5" w14:textId="77777777" w:rsidR="00B41E2D" w:rsidRDefault="00000000">
      <w:pPr>
        <w:pStyle w:val="BodyText"/>
        <w:pPrChange w:id="2401" w:author="Owen" w:date="2026-02-28T10:38:00Z" w16du:dateUtc="2026-02-28T09:38:00Z">
          <w:pPr>
            <w:spacing w:after="80" w:line="360" w:lineRule="auto"/>
            <w:ind w:left="227" w:hanging="227"/>
          </w:pPr>
        </w:pPrChange>
      </w:pPr>
      <w:r>
        <w:lastRenderedPageBreak/>
        <w:t xml:space="preserve">Csergő, A. M., Salguero-Gómez, R., Broennimann, O., Coutts, S. R., Guisan, A., Angert, A. L., Welk, E., Stott, I., Enquist, B. J., McGill, B., Svenning, J. C., Violle, C., and Buckley, Y. M. (2017) Less favourable climates constrain demographic strategies in plants. </w:t>
      </w:r>
      <w:r>
        <w:rPr>
          <w:i/>
          <w:iCs/>
        </w:rPr>
        <w:t>Ecology Letters</w:t>
      </w:r>
      <w:r>
        <w:t xml:space="preserve">, </w:t>
      </w:r>
      <w:r>
        <w:rPr>
          <w:rPrChange w:id="2402" w:author="Owen" w:date="2026-02-28T10:38:00Z" w16du:dateUtc="2026-02-28T09:38:00Z">
            <w:rPr>
              <w:b/>
            </w:rPr>
          </w:rPrChange>
        </w:rPr>
        <w:t>20</w:t>
      </w:r>
      <w:r>
        <w:t>, 969-980.</w:t>
      </w:r>
    </w:p>
    <w:p w14:paraId="07B7C836" w14:textId="77777777" w:rsidR="00B41E2D" w:rsidRDefault="00000000">
      <w:pPr>
        <w:pStyle w:val="BodyText"/>
        <w:rPr>
          <w:ins w:id="2403" w:author="Owen" w:date="2026-02-28T10:38:00Z" w16du:dateUtc="2026-02-28T09:38:00Z"/>
        </w:rPr>
      </w:pPr>
      <w:ins w:id="2404" w:author="Owen" w:date="2026-02-28T10:38:00Z" w16du:dateUtc="2026-02-28T09:38:00Z">
        <w:r>
          <w:t xml:space="preserve">Daly, C., Halbleib, M., Smith, J. I., Gibson, W. P., Doggett, M. K., Taylor, G. H., Curtis, J., and Pasteris, P. A. (2008) Physiographically sensitive mapping of climatological temperature and precipitation across the conterminous United States. </w:t>
        </w:r>
        <w:r>
          <w:rPr>
            <w:i/>
            <w:iCs/>
          </w:rPr>
          <w:t>International Journal of Climatology</w:t>
        </w:r>
        <w:r>
          <w:t xml:space="preserve">, 28, 2031-2064. </w:t>
        </w:r>
        <w:r>
          <w:fldChar w:fldCharType="begin"/>
        </w:r>
        <w:r>
          <w:instrText>HYPERLINK "https://doi.org/10.1002/joc.1688" \h</w:instrText>
        </w:r>
        <w:r>
          <w:fldChar w:fldCharType="separate"/>
        </w:r>
        <w:r>
          <w:rPr>
            <w:rStyle w:val="Hyperlink"/>
          </w:rPr>
          <w:t>https://doi.org/10.1002/joc.1688</w:t>
        </w:r>
        <w:r>
          <w:fldChar w:fldCharType="end"/>
        </w:r>
      </w:ins>
    </w:p>
    <w:p w14:paraId="30886E73" w14:textId="77777777" w:rsidR="00B41E2D" w:rsidRDefault="00000000">
      <w:pPr>
        <w:pStyle w:val="BodyText"/>
        <w:pPrChange w:id="2405" w:author="Owen" w:date="2026-02-28T10:38:00Z" w16du:dateUtc="2026-02-28T09:38:00Z">
          <w:pPr>
            <w:spacing w:after="80" w:line="360" w:lineRule="auto"/>
            <w:ind w:left="227" w:hanging="227"/>
          </w:pPr>
        </w:pPrChange>
      </w:pPr>
      <w:r>
        <w:t xml:space="preserve">de </w:t>
      </w:r>
      <w:del w:id="2406" w:author="Owen" w:date="2026-02-28T10:38:00Z" w16du:dateUtc="2026-02-28T09:38:00Z">
        <w:r w:rsidR="00074C10" w:rsidRPr="00074C10">
          <w:rPr>
            <w:rFonts w:hint="eastAsia"/>
          </w:rPr>
          <w:delText>Magalhaes</w:delText>
        </w:r>
      </w:del>
      <w:ins w:id="2407" w:author="Owen" w:date="2026-02-28T10:38:00Z" w16du:dateUtc="2026-02-28T09:38:00Z">
        <w:r>
          <w:t>Magalhães</w:t>
        </w:r>
      </w:ins>
      <w:r>
        <w:t xml:space="preserve">, J. P., and Costa, J. (2009) A database of vertebrate longevity records and their relation to other life-history traits. </w:t>
      </w:r>
      <w:r>
        <w:rPr>
          <w:i/>
          <w:iCs/>
        </w:rPr>
        <w:t>Journal of Evolutionary Biology</w:t>
      </w:r>
      <w:r>
        <w:t xml:space="preserve">, </w:t>
      </w:r>
      <w:r>
        <w:rPr>
          <w:rPrChange w:id="2408" w:author="Owen" w:date="2026-02-28T10:38:00Z" w16du:dateUtc="2026-02-28T09:38:00Z">
            <w:rPr>
              <w:b/>
            </w:rPr>
          </w:rPrChange>
        </w:rPr>
        <w:t>22</w:t>
      </w:r>
      <w:r>
        <w:t>, 1770-1774.</w:t>
      </w:r>
    </w:p>
    <w:p w14:paraId="7D01F968" w14:textId="77777777" w:rsidR="00B41E2D" w:rsidRDefault="00000000">
      <w:pPr>
        <w:pStyle w:val="BodyText"/>
        <w:pPrChange w:id="2409" w:author="Owen" w:date="2026-02-28T10:38:00Z" w16du:dateUtc="2026-02-28T09:38:00Z">
          <w:pPr>
            <w:spacing w:after="80" w:line="360" w:lineRule="auto"/>
            <w:ind w:left="227" w:hanging="227"/>
          </w:pPr>
        </w:pPrChange>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w:t>
      </w:r>
      <w:r>
        <w:rPr>
          <w:i/>
          <w:iCs/>
        </w:rPr>
        <w:t>Ecology</w:t>
      </w:r>
      <w:r>
        <w:t xml:space="preserve">, </w:t>
      </w:r>
      <w:r>
        <w:rPr>
          <w:rPrChange w:id="2410" w:author="Owen" w:date="2026-02-28T10:38:00Z" w16du:dateUtc="2026-02-28T09:38:00Z">
            <w:rPr>
              <w:b/>
            </w:rPr>
          </w:rPrChange>
        </w:rPr>
        <w:t>93</w:t>
      </w:r>
      <w:r>
        <w:t>, 951-951.</w:t>
      </w:r>
    </w:p>
    <w:p w14:paraId="4FC9FD7F" w14:textId="77777777" w:rsidR="00B41E2D" w:rsidRDefault="00000000">
      <w:pPr>
        <w:pStyle w:val="BodyText"/>
        <w:pPrChange w:id="2411" w:author="Owen" w:date="2026-02-28T10:38:00Z" w16du:dateUtc="2026-02-28T09:38:00Z">
          <w:pPr>
            <w:spacing w:after="80" w:line="360" w:lineRule="auto"/>
            <w:ind w:left="227" w:hanging="227"/>
          </w:pPr>
        </w:pPrChange>
      </w:pPr>
      <w:r>
        <w:t xml:space="preserve">Franco, M., and Silvertown, J. (1996) Life history variation in plants: an exploration of the fast-slow continuum hypothesis. </w:t>
      </w:r>
      <w:r>
        <w:rPr>
          <w:i/>
          <w:iCs/>
        </w:rPr>
        <w:t>Philosophical Transactions of the Royal Society of London B</w:t>
      </w:r>
      <w:r>
        <w:t xml:space="preserve">, </w:t>
      </w:r>
      <w:r>
        <w:rPr>
          <w:rPrChange w:id="2412" w:author="Owen" w:date="2026-02-28T10:38:00Z" w16du:dateUtc="2026-02-28T09:38:00Z">
            <w:rPr>
              <w:b/>
            </w:rPr>
          </w:rPrChange>
        </w:rPr>
        <w:t>351</w:t>
      </w:r>
      <w:r>
        <w:t>, 1341-1348.</w:t>
      </w:r>
    </w:p>
    <w:p w14:paraId="130ECE93" w14:textId="77777777" w:rsidR="00B41E2D" w:rsidRDefault="00000000">
      <w:pPr>
        <w:pStyle w:val="BodyText"/>
        <w:pPrChange w:id="2413" w:author="Owen" w:date="2026-02-28T10:38:00Z" w16du:dateUtc="2026-02-28T09:38:00Z">
          <w:pPr>
            <w:spacing w:after="80" w:line="360" w:lineRule="auto"/>
            <w:ind w:left="227" w:hanging="227"/>
          </w:pPr>
        </w:pPrChange>
      </w:pPr>
      <w:r>
        <w:t xml:space="preserve">Fristoe, T. S., Iwaniuk, A. N., and Botero, C. A. (2017) Big brains stabilize populations and facilitate colonization of variable habitats in birds. </w:t>
      </w:r>
      <w:r>
        <w:rPr>
          <w:i/>
          <w:iCs/>
        </w:rPr>
        <w:t>Nature Ecology &amp; Evolution</w:t>
      </w:r>
      <w:r>
        <w:t xml:space="preserve">, </w:t>
      </w:r>
      <w:r>
        <w:rPr>
          <w:rPrChange w:id="2414" w:author="Owen" w:date="2026-02-28T10:38:00Z" w16du:dateUtc="2026-02-28T09:38:00Z">
            <w:rPr>
              <w:b/>
            </w:rPr>
          </w:rPrChange>
        </w:rPr>
        <w:t>1</w:t>
      </w:r>
      <w:r>
        <w:t>, 1706.</w:t>
      </w:r>
    </w:p>
    <w:p w14:paraId="3A17A449" w14:textId="77777777" w:rsidR="00B41E2D" w:rsidRDefault="00000000">
      <w:pPr>
        <w:pStyle w:val="BodyText"/>
        <w:pPrChange w:id="2415" w:author="Owen" w:date="2026-02-28T10:38:00Z" w16du:dateUtc="2026-02-28T09:38:00Z">
          <w:pPr>
            <w:spacing w:after="80" w:line="360" w:lineRule="auto"/>
            <w:ind w:left="227" w:hanging="227"/>
          </w:pPr>
        </w:pPrChange>
      </w:pPr>
      <w:r>
        <w:t xml:space="preserve">Garratt, M., Gaillard, J.-M., Brooks, R. C., and Lemaître, J.-F. (2013) Diversification of the eutherian placenta is associated with changes in the pace of life. </w:t>
      </w:r>
      <w:r>
        <w:rPr>
          <w:i/>
          <w:iCs/>
        </w:rPr>
        <w:t>Proceedings of the National Academy of Sciences</w:t>
      </w:r>
      <w:r>
        <w:t xml:space="preserve">, </w:t>
      </w:r>
      <w:r>
        <w:rPr>
          <w:rPrChange w:id="2416" w:author="Owen" w:date="2026-02-28T10:38:00Z" w16du:dateUtc="2026-02-28T09:38:00Z">
            <w:rPr>
              <w:b/>
            </w:rPr>
          </w:rPrChange>
        </w:rPr>
        <w:t>110</w:t>
      </w:r>
      <w:r>
        <w:t>, 7760-7765.</w:t>
      </w:r>
    </w:p>
    <w:p w14:paraId="380657EA" w14:textId="77777777" w:rsidR="00B41E2D" w:rsidRDefault="00000000">
      <w:pPr>
        <w:pStyle w:val="BodyText"/>
        <w:pPrChange w:id="2417" w:author="Owen" w:date="2026-02-28T10:38:00Z" w16du:dateUtc="2026-02-28T09:38:00Z">
          <w:pPr>
            <w:spacing w:after="80" w:line="360" w:lineRule="auto"/>
            <w:ind w:left="227" w:hanging="227"/>
          </w:pPr>
        </w:pPrChange>
      </w:pPr>
      <w:r>
        <w:lastRenderedPageBreak/>
        <w:t xml:space="preserve">Healy, K., Guillerme, T., Finlay, S., Kane, A., Kelly, S. B. A., McClean, D., Kelly, D. J., Donohue, I., Jackson, A. L., and Cooper, N. (2014) Ecology and mode-of-life explain lifespan variation in birds and mammals. </w:t>
      </w:r>
      <w:r>
        <w:rPr>
          <w:i/>
          <w:iCs/>
        </w:rPr>
        <w:t>Proceedings of the Royal Society B: Biological Sciences</w:t>
      </w:r>
      <w:r>
        <w:t>, 281, 20140298.</w:t>
      </w:r>
    </w:p>
    <w:p w14:paraId="215DDD0D" w14:textId="2BCE9DDA" w:rsidR="00A217FB" w:rsidRDefault="00A217FB" w:rsidP="00A67EC9">
      <w:pPr>
        <w:spacing w:after="80" w:line="360" w:lineRule="auto"/>
        <w:ind w:left="227" w:hanging="227"/>
        <w:rPr>
          <w:del w:id="2418" w:author="Owen" w:date="2026-02-28T10:38:00Z" w16du:dateUtc="2026-02-28T09:38:00Z"/>
        </w:rPr>
      </w:pPr>
      <w:del w:id="2419" w:author="Owen" w:date="2026-02-28T10:38:00Z" w16du:dateUtc="2026-02-28T09:38:00Z">
        <w:r>
          <w:delText xml:space="preserve">Healy et al. (in review) </w:delText>
        </w:r>
        <w:r w:rsidRPr="00A05753">
          <w:delText>Beyond the fast-slow continuum in animal life-histories</w:delText>
        </w:r>
        <w:r>
          <w:delText xml:space="preserve">. </w:delText>
        </w:r>
        <w:r w:rsidRPr="00646514">
          <w:rPr>
            <w:i/>
          </w:rPr>
          <w:delText>Nature Ecology and Evolution</w:delText>
        </w:r>
        <w:r>
          <w:delText>.</w:delText>
        </w:r>
      </w:del>
    </w:p>
    <w:p w14:paraId="66678C37" w14:textId="77777777" w:rsidR="00B41E2D" w:rsidRDefault="00000000">
      <w:pPr>
        <w:pStyle w:val="BodyText"/>
        <w:rPr>
          <w:ins w:id="2420" w:author="Owen" w:date="2026-02-28T10:38:00Z" w16du:dateUtc="2026-02-28T09:38:00Z"/>
        </w:rPr>
      </w:pPr>
      <w:ins w:id="2421" w:author="Owen" w:date="2026-02-28T10:38:00Z" w16du:dateUtc="2026-02-28T09:38:00Z">
        <w:r>
          <w:t xml:space="preserve">Healy, K., Ezard, T. H. G., Jones, O. R., Salguero-Gómez, R., and Buckley, Y. M. (2019) Animal life history is shaped by the pace of life and the distribution of age-specific mortality and reproduction. </w:t>
        </w:r>
        <w:r>
          <w:rPr>
            <w:i/>
            <w:iCs/>
          </w:rPr>
          <w:t>Nature Ecology &amp; Evolution</w:t>
        </w:r>
        <w:r>
          <w:t xml:space="preserve">, 3, 1217-1224. </w:t>
        </w:r>
        <w:r>
          <w:fldChar w:fldCharType="begin"/>
        </w:r>
        <w:r>
          <w:instrText>HYPERLINK "https://doi.org/10.1038/s41559-019-0938-7" \h</w:instrText>
        </w:r>
        <w:r>
          <w:fldChar w:fldCharType="separate"/>
        </w:r>
        <w:r>
          <w:rPr>
            <w:rStyle w:val="Hyperlink"/>
          </w:rPr>
          <w:t>https://doi.org/10.1038/s41559-019-0938-7</w:t>
        </w:r>
        <w:r>
          <w:fldChar w:fldCharType="end"/>
        </w:r>
      </w:ins>
    </w:p>
    <w:p w14:paraId="2D7AFC83" w14:textId="77777777" w:rsidR="00B41E2D" w:rsidRDefault="00000000">
      <w:pPr>
        <w:pStyle w:val="BodyText"/>
        <w:pPrChange w:id="2422" w:author="Owen" w:date="2026-02-28T10:38:00Z" w16du:dateUtc="2026-02-28T09:38:00Z">
          <w:pPr>
            <w:spacing w:after="80" w:line="360" w:lineRule="auto"/>
            <w:ind w:left="227" w:hanging="227"/>
          </w:pPr>
        </w:pPrChange>
      </w:pPr>
      <w:r>
        <w:t xml:space="preserve">Horvitz, C. C., and Tuljapurkar, S. (2008) Stage dynamics, period survival, and mortality plateaus. </w:t>
      </w:r>
      <w:r>
        <w:rPr>
          <w:i/>
          <w:iCs/>
        </w:rPr>
        <w:t>The American Naturalist</w:t>
      </w:r>
      <w:r>
        <w:t xml:space="preserve">, </w:t>
      </w:r>
      <w:r>
        <w:rPr>
          <w:rPrChange w:id="2423" w:author="Owen" w:date="2026-02-28T10:38:00Z" w16du:dateUtc="2026-02-28T09:38:00Z">
            <w:rPr>
              <w:b/>
            </w:rPr>
          </w:rPrChange>
        </w:rPr>
        <w:t>172</w:t>
      </w:r>
      <w:r>
        <w:t>, 203-215.</w:t>
      </w:r>
    </w:p>
    <w:p w14:paraId="623601F5" w14:textId="77777777" w:rsidR="00B41E2D" w:rsidRDefault="00000000">
      <w:pPr>
        <w:pStyle w:val="BodyText"/>
        <w:pPrChange w:id="2424" w:author="Owen" w:date="2026-02-28T10:38:00Z" w16du:dateUtc="2026-02-28T09:38:00Z">
          <w:pPr>
            <w:spacing w:after="80" w:line="360" w:lineRule="auto"/>
            <w:ind w:left="227" w:hanging="227"/>
          </w:pPr>
        </w:pPrChange>
      </w:pPr>
      <w:r>
        <w:t xml:space="preserve">Jones, K. E., Bielby, J., Cardillo, M., Fritz, S. A., </w:t>
      </w:r>
      <w:del w:id="2425" w:author="Owen" w:date="2026-02-28T10:38:00Z" w16du:dateUtc="2026-02-28T09:38:00Z">
        <w:r w:rsidR="00F6684B" w:rsidRPr="00F6684B">
          <w:rPr>
            <w:rFonts w:hint="eastAsia"/>
          </w:rPr>
          <w:delText>O'Dell</w:delText>
        </w:r>
      </w:del>
      <w:ins w:id="2426" w:author="Owen" w:date="2026-02-28T10:38:00Z" w16du:dateUtc="2026-02-28T09:38:00Z">
        <w:r>
          <w:t>O’Dell</w:t>
        </w:r>
      </w:ins>
      <w:r>
        <w:t>, J., Orme, C. D. L., Safi, K., Sechrest, W</w:t>
      </w:r>
      <w:del w:id="2427" w:author="Owen" w:date="2026-02-28T10:38:00Z" w16du:dateUtc="2026-02-28T09:38:00Z">
        <w:r w:rsidR="00E16BD3">
          <w:delText>.</w:delText>
        </w:r>
      </w:del>
      <w:ins w:id="2428" w:author="Owen" w:date="2026-02-28T10:38:00Z" w16du:dateUtc="2026-02-28T09:38:00Z">
        <w:r>
          <w:t>.,</w:t>
        </w:r>
      </w:ins>
      <w:r>
        <w:t xml:space="preserve">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w:t>
      </w:r>
      <w:r>
        <w:rPr>
          <w:i/>
          <w:iCs/>
        </w:rPr>
        <w:t>Ecology</w:t>
      </w:r>
      <w:r>
        <w:t xml:space="preserve">, </w:t>
      </w:r>
      <w:r>
        <w:rPr>
          <w:rPrChange w:id="2429" w:author="Owen" w:date="2026-02-28T10:38:00Z" w16du:dateUtc="2026-02-28T09:38:00Z">
            <w:rPr>
              <w:b/>
            </w:rPr>
          </w:rPrChange>
        </w:rPr>
        <w:t>90</w:t>
      </w:r>
      <w:r>
        <w:t>, 2648-2648.</w:t>
      </w:r>
    </w:p>
    <w:p w14:paraId="4CF60213" w14:textId="77777777" w:rsidR="00B41E2D" w:rsidRDefault="00000000">
      <w:pPr>
        <w:pStyle w:val="BodyText"/>
        <w:pPrChange w:id="2430" w:author="Owen" w:date="2026-02-28T10:38:00Z" w16du:dateUtc="2026-02-28T09:38:00Z">
          <w:pPr>
            <w:spacing w:after="80" w:line="360" w:lineRule="auto"/>
            <w:ind w:left="227" w:hanging="227"/>
          </w:pPr>
        </w:pPrChange>
      </w:pPr>
      <w:r>
        <w:t xml:space="preserve">Jones, O. R., Scheuerlein, A., Salguero-Gómez, R., Camarda, C. G., Schaible, R., Casper, B. B., Dahlgren, J. P., Ehrlén, J., García, M. B., Menges, E. S., Quintana-Ascencio, P. F., Caswell, H., Baudisch, A., and Vaupel, J. W. (2014) Diversity of ageing across the tree of life. </w:t>
      </w:r>
      <w:r>
        <w:rPr>
          <w:i/>
          <w:iCs/>
        </w:rPr>
        <w:t>Nature</w:t>
      </w:r>
      <w:r>
        <w:t xml:space="preserve">, </w:t>
      </w:r>
      <w:r>
        <w:rPr>
          <w:rPrChange w:id="2431" w:author="Owen" w:date="2026-02-28T10:38:00Z" w16du:dateUtc="2026-02-28T09:38:00Z">
            <w:rPr>
              <w:b/>
            </w:rPr>
          </w:rPrChange>
        </w:rPr>
        <w:t>505</w:t>
      </w:r>
      <w:r>
        <w:t>, 169-173.</w:t>
      </w:r>
    </w:p>
    <w:p w14:paraId="14BA663A" w14:textId="77777777" w:rsidR="00B41E2D" w:rsidRDefault="00000000">
      <w:pPr>
        <w:pStyle w:val="BodyText"/>
        <w:pPrChange w:id="2432" w:author="Owen" w:date="2026-02-28T10:38:00Z" w16du:dateUtc="2026-02-28T09:38:00Z">
          <w:pPr>
            <w:spacing w:after="80" w:line="360" w:lineRule="auto"/>
            <w:ind w:left="227" w:hanging="227"/>
          </w:pPr>
        </w:pPrChange>
      </w:pPr>
      <w:r>
        <w:t xml:space="preserve">Kendall, B. E. (1998) Estimating the magnitude of environmental stochasticity in survivorship data. </w:t>
      </w:r>
      <w:r>
        <w:rPr>
          <w:i/>
          <w:iCs/>
        </w:rPr>
        <w:t>Ecological Applications</w:t>
      </w:r>
      <w:r>
        <w:t xml:space="preserve">, </w:t>
      </w:r>
      <w:r>
        <w:rPr>
          <w:rPrChange w:id="2433" w:author="Owen" w:date="2026-02-28T10:38:00Z" w16du:dateUtc="2026-02-28T09:38:00Z">
            <w:rPr>
              <w:b/>
            </w:rPr>
          </w:rPrChange>
        </w:rPr>
        <w:t>8</w:t>
      </w:r>
      <w:r>
        <w:t>, 184-193.</w:t>
      </w:r>
    </w:p>
    <w:p w14:paraId="4DF071F2" w14:textId="77777777" w:rsidR="00B41E2D" w:rsidRDefault="00000000">
      <w:pPr>
        <w:pStyle w:val="BodyText"/>
        <w:pPrChange w:id="2434" w:author="Owen" w:date="2026-02-28T10:38:00Z" w16du:dateUtc="2026-02-28T09:38:00Z">
          <w:pPr>
            <w:spacing w:after="80" w:line="360" w:lineRule="auto"/>
            <w:ind w:left="227" w:hanging="227"/>
          </w:pPr>
        </w:pPrChange>
      </w:pPr>
      <w:r>
        <w:t xml:space="preserve">Kendall, B. E., and Fox, G. A. (2002) Variation among individuals and reduced demographic stochasticity. </w:t>
      </w:r>
      <w:r>
        <w:rPr>
          <w:i/>
          <w:iCs/>
        </w:rPr>
        <w:t>Conservation Biology</w:t>
      </w:r>
      <w:r>
        <w:t xml:space="preserve">, </w:t>
      </w:r>
      <w:r>
        <w:rPr>
          <w:rPrChange w:id="2435" w:author="Owen" w:date="2026-02-28T10:38:00Z" w16du:dateUtc="2026-02-28T09:38:00Z">
            <w:rPr>
              <w:b/>
            </w:rPr>
          </w:rPrChange>
        </w:rPr>
        <w:t>16</w:t>
      </w:r>
      <w:r>
        <w:t>, 109-116.</w:t>
      </w:r>
    </w:p>
    <w:p w14:paraId="1C503791" w14:textId="77777777" w:rsidR="00B41E2D" w:rsidRDefault="00000000">
      <w:pPr>
        <w:pStyle w:val="BodyText"/>
        <w:pPrChange w:id="2436" w:author="Owen" w:date="2026-02-28T10:38:00Z" w16du:dateUtc="2026-02-28T09:38:00Z">
          <w:pPr>
            <w:spacing w:after="80" w:line="360" w:lineRule="auto"/>
            <w:ind w:left="227" w:hanging="227"/>
          </w:pPr>
        </w:pPrChange>
      </w:pPr>
      <w:r>
        <w:lastRenderedPageBreak/>
        <w:t xml:space="preserve">Kiviniemi, K. (2002) Population dynamics of </w:t>
      </w:r>
      <w:r>
        <w:rPr>
          <w:i/>
          <w:iCs/>
        </w:rPr>
        <w:t>Agrimonia eupatoria</w:t>
      </w:r>
      <w:r>
        <w:t xml:space="preserve"> and </w:t>
      </w:r>
      <w:r>
        <w:rPr>
          <w:i/>
          <w:iCs/>
        </w:rPr>
        <w:t>Geum rivale</w:t>
      </w:r>
      <w:r>
        <w:t xml:space="preserve">, two perennial grassland species. </w:t>
      </w:r>
      <w:r>
        <w:rPr>
          <w:i/>
          <w:iCs/>
        </w:rPr>
        <w:t>Plant Ecology</w:t>
      </w:r>
      <w:r>
        <w:t xml:space="preserve">, </w:t>
      </w:r>
      <w:r>
        <w:rPr>
          <w:rPrChange w:id="2437" w:author="Owen" w:date="2026-02-28T10:38:00Z" w16du:dateUtc="2026-02-28T09:38:00Z">
            <w:rPr>
              <w:b/>
            </w:rPr>
          </w:rPrChange>
        </w:rPr>
        <w:t>159</w:t>
      </w:r>
      <w:r>
        <w:t>, 153-169.</w:t>
      </w:r>
    </w:p>
    <w:p w14:paraId="4C7089AC" w14:textId="77777777" w:rsidR="00B41E2D" w:rsidRDefault="00000000">
      <w:pPr>
        <w:pStyle w:val="BodyText"/>
        <w:pPrChange w:id="2438" w:author="Owen" w:date="2026-02-28T10:38:00Z" w16du:dateUtc="2026-02-28T09:38:00Z">
          <w:pPr>
            <w:spacing w:after="80" w:line="360" w:lineRule="auto"/>
            <w:ind w:left="227" w:hanging="227"/>
          </w:pPr>
        </w:pPrChange>
      </w:pPr>
      <w:r>
        <w:t xml:space="preserve">Lesica, P., and Crone, E. E. (2007) Causes and consequences of prolonged dormancy for an iteroparous geophyte, </w:t>
      </w:r>
      <w:r>
        <w:rPr>
          <w:i/>
          <w:iCs/>
        </w:rPr>
        <w:t>Silene spaldingii</w:t>
      </w:r>
      <w:r>
        <w:t xml:space="preserve">. </w:t>
      </w:r>
      <w:r>
        <w:rPr>
          <w:i/>
          <w:iCs/>
        </w:rPr>
        <w:t>Journal of Ecology</w:t>
      </w:r>
      <w:r>
        <w:t xml:space="preserve">, </w:t>
      </w:r>
      <w:r>
        <w:rPr>
          <w:rPrChange w:id="2439" w:author="Owen" w:date="2026-02-28T10:38:00Z" w16du:dateUtc="2026-02-28T09:38:00Z">
            <w:rPr>
              <w:b/>
            </w:rPr>
          </w:rPrChange>
        </w:rPr>
        <w:t>95</w:t>
      </w:r>
      <w:r>
        <w:t>, 1360-1369.</w:t>
      </w:r>
    </w:p>
    <w:p w14:paraId="145E56B7" w14:textId="77777777" w:rsidR="00B41E2D" w:rsidRDefault="00000000">
      <w:pPr>
        <w:pStyle w:val="BodyText"/>
        <w:pPrChange w:id="2440" w:author="Owen" w:date="2026-02-28T10:38:00Z" w16du:dateUtc="2026-02-28T09:38:00Z">
          <w:pPr>
            <w:spacing w:after="80" w:line="360" w:lineRule="auto"/>
            <w:ind w:left="227" w:hanging="227"/>
          </w:pPr>
        </w:pPrChange>
      </w:pPr>
      <w:r>
        <w:t xml:space="preserve">McDonald, J. L., Franco, M., Townley, S., Ezard, T. H., Jelbert, K., and Hodgson, D. J. (2017) Divergent demographic strategies of plants in variable environments. </w:t>
      </w:r>
      <w:r>
        <w:rPr>
          <w:i/>
          <w:iCs/>
        </w:rPr>
        <w:t>Nature Ecology &amp; Evolution</w:t>
      </w:r>
      <w:r>
        <w:t xml:space="preserve">, </w:t>
      </w:r>
      <w:r>
        <w:rPr>
          <w:rPrChange w:id="2441" w:author="Owen" w:date="2026-02-28T10:38:00Z" w16du:dateUtc="2026-02-28T09:38:00Z">
            <w:rPr>
              <w:b/>
            </w:rPr>
          </w:rPrChange>
        </w:rPr>
        <w:t>1</w:t>
      </w:r>
      <w:r>
        <w:t>, 0029.</w:t>
      </w:r>
    </w:p>
    <w:p w14:paraId="02316C0C" w14:textId="77777777" w:rsidR="00B41E2D" w:rsidRDefault="00000000">
      <w:pPr>
        <w:pStyle w:val="BodyText"/>
        <w:pPrChange w:id="2442" w:author="Owen" w:date="2026-02-28T10:38:00Z" w16du:dateUtc="2026-02-28T09:38:00Z">
          <w:pPr>
            <w:spacing w:after="80" w:line="360" w:lineRule="auto"/>
            <w:ind w:left="227" w:hanging="227"/>
          </w:pPr>
        </w:pPrChange>
      </w:pPr>
      <w:r>
        <w:t>McElreath, R. (</w:t>
      </w:r>
      <w:del w:id="2443" w:author="Owen" w:date="2026-02-28T10:38:00Z" w16du:dateUtc="2026-02-28T09:38:00Z">
        <w:r w:rsidR="0006064B" w:rsidRPr="0006064B">
          <w:delText>2018</w:delText>
        </w:r>
      </w:del>
      <w:ins w:id="2444" w:author="Owen" w:date="2026-02-28T10:38:00Z" w16du:dateUtc="2026-02-28T09:38:00Z">
        <w:r>
          <w:t>2020</w:t>
        </w:r>
      </w:ins>
      <w:r>
        <w:t xml:space="preserve">) </w:t>
      </w:r>
      <w:r>
        <w:rPr>
          <w:rPrChange w:id="2445" w:author="Owen" w:date="2026-02-28T10:38:00Z" w16du:dateUtc="2026-02-28T09:38:00Z">
            <w:rPr>
              <w:i/>
            </w:rPr>
          </w:rPrChange>
        </w:rPr>
        <w:t xml:space="preserve">Statistical </w:t>
      </w:r>
      <w:del w:id="2446" w:author="Owen" w:date="2026-02-28T10:38:00Z" w16du:dateUtc="2026-02-28T09:38:00Z">
        <w:r w:rsidR="00A3646A">
          <w:rPr>
            <w:i/>
          </w:rPr>
          <w:delText>R</w:delText>
        </w:r>
        <w:r w:rsidR="0006064B" w:rsidRPr="0006064B">
          <w:rPr>
            <w:i/>
          </w:rPr>
          <w:delText>ethinking</w:delText>
        </w:r>
      </w:del>
      <w:ins w:id="2447" w:author="Owen" w:date="2026-02-28T10:38:00Z" w16du:dateUtc="2026-02-28T09:38:00Z">
        <w:r>
          <w:t>rethinking</w:t>
        </w:r>
      </w:ins>
      <w:r>
        <w:rPr>
          <w:rPrChange w:id="2448" w:author="Owen" w:date="2026-02-28T10:38:00Z" w16du:dateUtc="2026-02-28T09:38:00Z">
            <w:rPr>
              <w:i/>
            </w:rPr>
          </w:rPrChange>
        </w:rPr>
        <w:t>: A Bayesian course with examples in R and Stan</w:t>
      </w:r>
      <w:del w:id="2449" w:author="Owen" w:date="2026-02-28T10:38:00Z" w16du:dateUtc="2026-02-28T09:38:00Z">
        <w:r w:rsidR="0006064B" w:rsidRPr="0006064B">
          <w:delText xml:space="preserve">. </w:delText>
        </w:r>
      </w:del>
      <w:ins w:id="2450" w:author="Owen" w:date="2026-02-28T10:38:00Z" w16du:dateUtc="2026-02-28T09:38:00Z">
        <w:r>
          <w:t>, 2nd ed. </w:t>
        </w:r>
      </w:ins>
      <w:r>
        <w:t>Chapman and Hall/CRC.</w:t>
      </w:r>
    </w:p>
    <w:p w14:paraId="3D0AB95D" w14:textId="77777777" w:rsidR="00B41E2D" w:rsidRDefault="00000000">
      <w:pPr>
        <w:pStyle w:val="BodyText"/>
        <w:pPrChange w:id="2451" w:author="Owen" w:date="2026-02-28T10:38:00Z" w16du:dateUtc="2026-02-28T09:38:00Z">
          <w:pPr>
            <w:spacing w:after="80" w:line="360" w:lineRule="auto"/>
            <w:ind w:left="227" w:hanging="227"/>
          </w:pPr>
        </w:pPrChange>
      </w:pPr>
      <w:r>
        <w:t xml:space="preserve">McGowan, C. P., Runge, M. C., and Larson, M. A. (2011). Incorporating parametric uncertainty into population viability analysis models. </w:t>
      </w:r>
      <w:r>
        <w:rPr>
          <w:i/>
          <w:iCs/>
        </w:rPr>
        <w:t>Biological Conservation</w:t>
      </w:r>
      <w:r>
        <w:t xml:space="preserve">, </w:t>
      </w:r>
      <w:r>
        <w:rPr>
          <w:rPrChange w:id="2452" w:author="Owen" w:date="2026-02-28T10:38:00Z" w16du:dateUtc="2026-02-28T09:38:00Z">
            <w:rPr>
              <w:b/>
            </w:rPr>
          </w:rPrChange>
        </w:rPr>
        <w:t>144</w:t>
      </w:r>
      <w:r>
        <w:t>, 1400-1408.</w:t>
      </w:r>
    </w:p>
    <w:p w14:paraId="5F75F6AF" w14:textId="77777777" w:rsidR="00B41E2D" w:rsidRDefault="00000000">
      <w:pPr>
        <w:pStyle w:val="BodyText"/>
        <w:pPrChange w:id="2453" w:author="Owen" w:date="2026-02-28T10:38:00Z" w16du:dateUtc="2026-02-28T09:38:00Z">
          <w:pPr>
            <w:spacing w:after="80" w:line="360" w:lineRule="auto"/>
            <w:ind w:left="227" w:hanging="227"/>
          </w:pPr>
        </w:pPrChange>
      </w:pPr>
      <w:r>
        <w:t xml:space="preserve">Myhrvold, N. P., Baldridge, E., Chan, B., Sivam, D., Freeman, D. L., &amp; Ernest, S. M. (2015) An amniote life-history database to perform comparative analyses with birds, mammals, and reptiles. </w:t>
      </w:r>
      <w:r>
        <w:rPr>
          <w:i/>
          <w:iCs/>
        </w:rPr>
        <w:t>Ecology</w:t>
      </w:r>
      <w:r>
        <w:t xml:space="preserve">, </w:t>
      </w:r>
      <w:r>
        <w:rPr>
          <w:rPrChange w:id="2454" w:author="Owen" w:date="2026-02-28T10:38:00Z" w16du:dateUtc="2026-02-28T09:38:00Z">
            <w:rPr>
              <w:b/>
            </w:rPr>
          </w:rPrChange>
        </w:rPr>
        <w:t>96</w:t>
      </w:r>
      <w:r>
        <w:t>, 3109-3109.</w:t>
      </w:r>
    </w:p>
    <w:p w14:paraId="4B857682" w14:textId="77777777" w:rsidR="00B41E2D" w:rsidRDefault="00F73019">
      <w:pPr>
        <w:pStyle w:val="BodyText"/>
        <w:rPr>
          <w:ins w:id="2455" w:author="Owen" w:date="2026-02-28T10:38:00Z" w16du:dateUtc="2026-02-28T09:38:00Z"/>
        </w:rPr>
      </w:pPr>
      <w:del w:id="2456" w:author="Owen" w:date="2026-02-28T10:38:00Z" w16du:dateUtc="2026-02-28T09:38:00Z">
        <w:r>
          <w:delText>Peng,</w:delText>
        </w:r>
      </w:del>
      <w:ins w:id="2457" w:author="Owen" w:date="2026-02-28T10:38:00Z" w16du:dateUtc="2026-02-28T09:38:00Z">
        <w:r w:rsidR="00000000">
          <w:t xml:space="preserve">PRISM Group, Oregon State University (2026) PRISM Climate Data. </w:t>
        </w:r>
        <w:r w:rsidR="00000000">
          <w:fldChar w:fldCharType="begin"/>
        </w:r>
        <w:r w:rsidR="00000000">
          <w:instrText>HYPERLINK "https://prism.oregonstate.edu" \h</w:instrText>
        </w:r>
        <w:r w:rsidR="00000000">
          <w:fldChar w:fldCharType="separate"/>
        </w:r>
        <w:r w:rsidR="00000000">
          <w:rPr>
            <w:rStyle w:val="Hyperlink"/>
          </w:rPr>
          <w:t>https://prism.oregonstate.edu</w:t>
        </w:r>
        <w:r w:rsidR="00000000">
          <w:fldChar w:fldCharType="end"/>
        </w:r>
        <w:r w:rsidR="00000000">
          <w:t>. Data created 04 Feb 2026, accessed 28 Feb 2026.</w:t>
        </w:r>
      </w:ins>
    </w:p>
    <w:p w14:paraId="7F480BE9" w14:textId="01880B7C" w:rsidR="00F73019" w:rsidRDefault="00000000" w:rsidP="00A67EC9">
      <w:pPr>
        <w:spacing w:after="80" w:line="360" w:lineRule="auto"/>
        <w:ind w:left="227" w:hanging="227"/>
        <w:rPr>
          <w:del w:id="2458" w:author="Owen" w:date="2026-02-28T10:38:00Z" w16du:dateUtc="2026-02-28T09:38:00Z"/>
        </w:rPr>
      </w:pPr>
      <w:moveFromRangeStart w:id="2459" w:author="Owen" w:date="2026-02-28T10:38:00Z" w:name="move223167544"/>
      <w:moveFrom w:id="2460" w:author="Owen" w:date="2026-02-28T10:38:00Z" w16du:dateUtc="2026-02-28T09:38:00Z">
        <w:r>
          <w:t xml:space="preserve"> R. </w:t>
        </w:r>
      </w:moveFrom>
      <w:moveFromRangeEnd w:id="2459"/>
      <w:del w:id="2461" w:author="Owen" w:date="2026-02-28T10:38:00Z" w16du:dateUtc="2026-02-28T09:38:00Z">
        <w:r w:rsidR="00D900A8">
          <w:delText>D.</w:delText>
        </w:r>
        <w:r w:rsidR="00F73019">
          <w:delText xml:space="preserve"> </w:delText>
        </w:r>
        <w:r w:rsidR="00926C25">
          <w:delText xml:space="preserve">(2018) </w:delText>
        </w:r>
        <w:r w:rsidR="00F73019" w:rsidRPr="00FC4CC4">
          <w:delText>Context Compatibility in Data Analysis</w:delText>
        </w:r>
        <w:r w:rsidR="00FC4CC4">
          <w:delText xml:space="preserve"> [Blog </w:delText>
        </w:r>
        <w:r w:rsidR="00E83ADC">
          <w:delText>P</w:delText>
        </w:r>
        <w:r w:rsidR="00FC4CC4">
          <w:delText>ost]</w:delText>
        </w:r>
        <w:r w:rsidR="00F73019">
          <w:delText>.</w:delText>
        </w:r>
        <w:r w:rsidR="00926C25">
          <w:delText xml:space="preserve"> </w:delText>
        </w:r>
        <w:r w:rsidR="00FD4EA9">
          <w:delText xml:space="preserve">Retrieved from </w:delText>
        </w:r>
        <w:r w:rsidR="00926C25" w:rsidRPr="00926C25">
          <w:delText>https://simplystatistics.org/2018/05/24/context-compatibility-in-data-analysis/</w:delText>
        </w:r>
      </w:del>
    </w:p>
    <w:p w14:paraId="5A203862" w14:textId="77777777" w:rsidR="00B41E2D" w:rsidRDefault="00000000">
      <w:pPr>
        <w:pStyle w:val="BodyText"/>
        <w:pPrChange w:id="2462" w:author="Owen" w:date="2026-02-28T10:38:00Z" w16du:dateUtc="2026-02-28T09:38:00Z">
          <w:pPr>
            <w:spacing w:after="80" w:line="360" w:lineRule="auto"/>
            <w:ind w:left="227" w:hanging="227"/>
          </w:pPr>
        </w:pPrChange>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w:t>
      </w:r>
      <w:r>
        <w:lastRenderedPageBreak/>
        <w:t xml:space="preserve">G. M., Franco, M., and Vaupel, J. W. (2015) The COMPADRE Plant Matrix Database: an open online repository for plant demography. </w:t>
      </w:r>
      <w:r>
        <w:rPr>
          <w:i/>
          <w:iCs/>
        </w:rPr>
        <w:t>Journal of Ecology</w:t>
      </w:r>
      <w:r>
        <w:t xml:space="preserve">, </w:t>
      </w:r>
      <w:r>
        <w:rPr>
          <w:rPrChange w:id="2463" w:author="Owen" w:date="2026-02-28T10:38:00Z" w16du:dateUtc="2026-02-28T09:38:00Z">
            <w:rPr>
              <w:b/>
            </w:rPr>
          </w:rPrChange>
        </w:rPr>
        <w:t>103</w:t>
      </w:r>
      <w:r>
        <w:t>, 202-218.</w:t>
      </w:r>
    </w:p>
    <w:p w14:paraId="211FFBAB" w14:textId="77777777" w:rsidR="00B41E2D" w:rsidRDefault="00000000">
      <w:pPr>
        <w:pStyle w:val="BodyText"/>
        <w:pPrChange w:id="2464" w:author="Owen" w:date="2026-02-28T10:38:00Z" w16du:dateUtc="2026-02-28T09:38:00Z">
          <w:pPr>
            <w:spacing w:after="80" w:line="360" w:lineRule="auto"/>
            <w:ind w:left="227" w:hanging="227"/>
          </w:pPr>
        </w:pPrChange>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w:t>
      </w:r>
      <w:r>
        <w:rPr>
          <w:i/>
          <w:iCs/>
        </w:rPr>
        <w:t>Journal of Animal Ecology</w:t>
      </w:r>
      <w:r>
        <w:t xml:space="preserve">, </w:t>
      </w:r>
      <w:r>
        <w:rPr>
          <w:rPrChange w:id="2465" w:author="Owen" w:date="2026-02-28T10:38:00Z" w16du:dateUtc="2026-02-28T09:38:00Z">
            <w:rPr>
              <w:b/>
            </w:rPr>
          </w:rPrChange>
        </w:rPr>
        <w:t>85</w:t>
      </w:r>
      <w:r>
        <w:t>, 371-384.</w:t>
      </w:r>
    </w:p>
    <w:p w14:paraId="63069075" w14:textId="77777777" w:rsidR="00B41E2D" w:rsidRDefault="00000000">
      <w:pPr>
        <w:pStyle w:val="BodyText"/>
        <w:pPrChange w:id="2466" w:author="Owen" w:date="2026-02-28T10:38:00Z" w16du:dateUtc="2026-02-28T09:38:00Z">
          <w:pPr>
            <w:spacing w:after="80" w:line="360" w:lineRule="auto"/>
            <w:ind w:left="227" w:hanging="227"/>
          </w:pPr>
        </w:pPrChange>
      </w:pPr>
      <w:r>
        <w:t xml:space="preserve">Salguero-Gómez, R., Jones, O. R., Jongejans, E., Blomberg, S. P., Hodgson, D. J., Mbeau-Ache, C., Zuidema, P. A., de Kroon, H., and Buckley, Y. M. (2016b) Fast–slow continuum and reproductive strategies structure plant life-history variation worldwide. </w:t>
      </w:r>
      <w:r>
        <w:rPr>
          <w:i/>
          <w:iCs/>
        </w:rPr>
        <w:t>Proceedings of the National Academy of Sciences</w:t>
      </w:r>
      <w:r>
        <w:t xml:space="preserve">, </w:t>
      </w:r>
      <w:r>
        <w:rPr>
          <w:rPrChange w:id="2467" w:author="Owen" w:date="2026-02-28T10:38:00Z" w16du:dateUtc="2026-02-28T09:38:00Z">
            <w:rPr>
              <w:b/>
            </w:rPr>
          </w:rPrChange>
        </w:rPr>
        <w:t>113</w:t>
      </w:r>
      <w:r>
        <w:t>, 230-235.</w:t>
      </w:r>
    </w:p>
    <w:p w14:paraId="0DE0C155" w14:textId="77777777" w:rsidR="00B41E2D" w:rsidRDefault="00000000">
      <w:pPr>
        <w:pStyle w:val="BodyText"/>
        <w:pPrChange w:id="2468" w:author="Owen" w:date="2026-02-28T10:38:00Z" w16du:dateUtc="2026-02-28T09:38:00Z">
          <w:pPr>
            <w:spacing w:after="80" w:line="360" w:lineRule="auto"/>
            <w:ind w:left="227" w:hanging="227"/>
          </w:pPr>
        </w:pPrChange>
      </w:pPr>
      <w:r>
        <w:t xml:space="preserve">Baudisch, A., and Stott, I. (2019) A pace and shape perspective on fertility. </w:t>
      </w:r>
      <w:r>
        <w:rPr>
          <w:i/>
          <w:iCs/>
        </w:rPr>
        <w:t>Methods in Ecology and Evolution</w:t>
      </w:r>
      <w:r>
        <w:t xml:space="preserve">, </w:t>
      </w:r>
      <w:r>
        <w:rPr>
          <w:rPrChange w:id="2469" w:author="Owen" w:date="2026-02-28T10:38:00Z" w16du:dateUtc="2026-02-28T09:38:00Z">
            <w:rPr>
              <w:b/>
            </w:rPr>
          </w:rPrChange>
        </w:rPr>
        <w:t>10</w:t>
      </w:r>
      <w:r>
        <w:t>, 1941-1951.</w:t>
      </w:r>
    </w:p>
    <w:p w14:paraId="026591C8" w14:textId="77777777" w:rsidR="00B41E2D" w:rsidRDefault="00000000">
      <w:pPr>
        <w:pStyle w:val="BodyText"/>
        <w:rPr>
          <w:ins w:id="2470" w:author="Owen" w:date="2026-02-28T10:38:00Z" w16du:dateUtc="2026-02-28T09:38:00Z"/>
        </w:rPr>
      </w:pPr>
      <w:ins w:id="2471" w:author="Owen" w:date="2026-02-28T10:38:00Z" w16du:dateUtc="2026-02-28T09:38:00Z">
        <w:r>
          <w:t xml:space="preserve">Carpenter, B., Gelman, A., Hoffman, M. D., Lee, D., Goodrich, B., Betancourt, M., Brubaker, M., Guo, J., Li, P., and Riddell, A. (2017) Stan: A probabilistic programming language. </w:t>
        </w:r>
        <w:r>
          <w:rPr>
            <w:i/>
            <w:iCs/>
          </w:rPr>
          <w:t>Journal of Statistical Software</w:t>
        </w:r>
        <w:r>
          <w:t>, 76, 1-32.</w:t>
        </w:r>
      </w:ins>
    </w:p>
    <w:p w14:paraId="0D96461B" w14:textId="77777777" w:rsidR="00B41E2D" w:rsidRDefault="00000000">
      <w:pPr>
        <w:pStyle w:val="BodyText"/>
        <w:rPr>
          <w:ins w:id="2472" w:author="Owen" w:date="2026-02-28T10:38:00Z" w16du:dateUtc="2026-02-28T09:38:00Z"/>
        </w:rPr>
      </w:pPr>
      <w:ins w:id="2473" w:author="Owen" w:date="2026-02-28T10:38:00Z" w16du:dateUtc="2026-02-28T09:38:00Z">
        <w:r>
          <w:t>Simmonds, E. G., &amp; Jones, O.</w:t>
        </w:r>
      </w:ins>
      <w:moveToRangeStart w:id="2474" w:author="Owen" w:date="2026-02-28T10:38:00Z" w:name="move223167544"/>
      <w:moveTo w:id="2475" w:author="Owen" w:date="2026-02-28T10:38:00Z" w16du:dateUtc="2026-02-28T09:38:00Z">
        <w:r>
          <w:t xml:space="preserve"> R. </w:t>
        </w:r>
      </w:moveTo>
      <w:moveToRangeEnd w:id="2474"/>
      <w:ins w:id="2476" w:author="Owen" w:date="2026-02-28T10:38:00Z" w16du:dateUtc="2026-02-28T09:38:00Z">
        <w:r>
          <w:t xml:space="preserve">(2024). Uncertainty propagation in matrix population models: Gaps, importance and guidelines. </w:t>
        </w:r>
        <w:r>
          <w:rPr>
            <w:i/>
            <w:iCs/>
          </w:rPr>
          <w:t>Methods in Ecology and Evolution</w:t>
        </w:r>
        <w:r>
          <w:t xml:space="preserve">, 15, 427–438. </w:t>
        </w:r>
        <w:r>
          <w:fldChar w:fldCharType="begin"/>
        </w:r>
        <w:r>
          <w:instrText>HYPERLINK "https://doi.org/10.1111/2041-210X.14276" \h</w:instrText>
        </w:r>
        <w:r>
          <w:fldChar w:fldCharType="separate"/>
        </w:r>
        <w:r>
          <w:rPr>
            <w:rStyle w:val="Hyperlink"/>
          </w:rPr>
          <w:t>https://doi.org/10.1111/2041-210X.14276</w:t>
        </w:r>
        <w:r>
          <w:fldChar w:fldCharType="end"/>
        </w:r>
      </w:ins>
    </w:p>
    <w:p w14:paraId="590C1FE0" w14:textId="77777777" w:rsidR="00B41E2D" w:rsidRDefault="00000000">
      <w:pPr>
        <w:pStyle w:val="BodyText"/>
        <w:rPr>
          <w:rPrChange w:id="2477" w:author="Owen" w:date="2026-02-28T10:38:00Z" w16du:dateUtc="2026-02-28T09:38:00Z">
            <w:rPr>
              <w:lang w:val="fr-FR"/>
            </w:rPr>
          </w:rPrChange>
        </w:rPr>
        <w:pPrChange w:id="2478" w:author="Owen" w:date="2026-02-28T10:38:00Z" w16du:dateUtc="2026-02-28T09:38:00Z">
          <w:pPr>
            <w:spacing w:after="80" w:line="360" w:lineRule="auto"/>
            <w:ind w:left="227" w:hanging="227"/>
          </w:pPr>
        </w:pPrChange>
      </w:pPr>
      <w:r>
        <w:t>Stan Development Team. (</w:t>
      </w:r>
      <w:del w:id="2479" w:author="Owen" w:date="2026-02-28T10:38:00Z" w16du:dateUtc="2026-02-28T09:38:00Z">
        <w:r w:rsidR="006120EF" w:rsidRPr="006120EF">
          <w:delText>2018</w:delText>
        </w:r>
      </w:del>
      <w:ins w:id="2480" w:author="Owen" w:date="2026-02-28T10:38:00Z" w16du:dateUtc="2026-02-28T09:38:00Z">
        <w:r>
          <w:t>2025</w:t>
        </w:r>
      </w:ins>
      <w:r>
        <w:t xml:space="preserve">) </w:t>
      </w:r>
      <w:r>
        <w:rPr>
          <w:rPrChange w:id="2481" w:author="Owen" w:date="2026-02-28T10:38:00Z" w16du:dateUtc="2026-02-28T09:38:00Z">
            <w:rPr>
              <w:i/>
            </w:rPr>
          </w:rPrChange>
        </w:rPr>
        <w:t>RStan: the R interface to Stan</w:t>
      </w:r>
      <w:r>
        <w:t xml:space="preserve">. </w:t>
      </w:r>
      <w:r>
        <w:rPr>
          <w:rPrChange w:id="2482" w:author="Owen" w:date="2026-02-28T10:38:00Z" w16du:dateUtc="2026-02-28T09:38:00Z">
            <w:rPr>
              <w:lang w:val="fr-FR"/>
            </w:rPr>
          </w:rPrChange>
        </w:rPr>
        <w:t>R package version 2.</w:t>
      </w:r>
      <w:del w:id="2483" w:author="Owen" w:date="2026-02-28T10:38:00Z" w16du:dateUtc="2026-02-28T09:38:00Z">
        <w:r w:rsidR="006120EF" w:rsidRPr="00A80AFE">
          <w:rPr>
            <w:lang w:val="fr-FR"/>
          </w:rPr>
          <w:delText>17.3.   http://mc-stan.org</w:delText>
        </w:r>
      </w:del>
      <w:ins w:id="2484" w:author="Owen" w:date="2026-02-28T10:38:00Z" w16du:dateUtc="2026-02-28T09:38:00Z">
        <w:r>
          <w:t xml:space="preserve">32.7. </w:t>
        </w:r>
        <w:r>
          <w:fldChar w:fldCharType="begin"/>
        </w:r>
        <w:r>
          <w:instrText>HYPERLINK "https://mc-stan.org/" \h</w:instrText>
        </w:r>
        <w:r>
          <w:fldChar w:fldCharType="separate"/>
        </w:r>
        <w:r>
          <w:rPr>
            <w:rStyle w:val="Hyperlink"/>
          </w:rPr>
          <w:t>https://mc-stan.org/</w:t>
        </w:r>
        <w:r>
          <w:fldChar w:fldCharType="end"/>
        </w:r>
      </w:ins>
    </w:p>
    <w:p w14:paraId="412FA958" w14:textId="77777777" w:rsidR="00B41E2D" w:rsidRDefault="00000000">
      <w:pPr>
        <w:pStyle w:val="BodyText"/>
        <w:pPrChange w:id="2485" w:author="Owen" w:date="2026-02-28T10:38:00Z" w16du:dateUtc="2026-02-28T09:38:00Z">
          <w:pPr>
            <w:spacing w:after="80" w:line="360" w:lineRule="auto"/>
            <w:ind w:left="227" w:hanging="227"/>
          </w:pPr>
        </w:pPrChange>
      </w:pPr>
      <w:r>
        <w:lastRenderedPageBreak/>
        <w:t xml:space="preserve">Teller, B. J., Adler, P. B., Edwards, C. B., Hooker, G., and Ellner, S. P. (2016) Linking demography with drivers: climate and competition. </w:t>
      </w:r>
      <w:r>
        <w:rPr>
          <w:i/>
          <w:iCs/>
        </w:rPr>
        <w:t>Methods in Ecology and Evolution</w:t>
      </w:r>
      <w:r>
        <w:t xml:space="preserve">, </w:t>
      </w:r>
      <w:r>
        <w:rPr>
          <w:rPrChange w:id="2486" w:author="Owen" w:date="2026-02-28T10:38:00Z" w16du:dateUtc="2026-02-28T09:38:00Z">
            <w:rPr>
              <w:b/>
            </w:rPr>
          </w:rPrChange>
        </w:rPr>
        <w:t>7</w:t>
      </w:r>
      <w:r>
        <w:t>, 171-183.</w:t>
      </w:r>
    </w:p>
    <w:p w14:paraId="5C806E0F" w14:textId="77777777" w:rsidR="00B41E2D" w:rsidRDefault="00000000">
      <w:pPr>
        <w:pStyle w:val="BodyText"/>
        <w:pPrChange w:id="2487" w:author="Owen" w:date="2026-02-28T10:38:00Z" w16du:dateUtc="2026-02-28T09:38:00Z">
          <w:pPr>
            <w:spacing w:after="80" w:line="360" w:lineRule="auto"/>
            <w:ind w:left="227" w:hanging="227"/>
          </w:pPr>
        </w:pPrChange>
      </w:pPr>
      <w:r>
        <w:t xml:space="preserve">Wrycza, T. F., Missov, T. I., and Baudisch, A. (2015) Quantifying the shape of aging. </w:t>
      </w:r>
      <w:r>
        <w:rPr>
          <w:i/>
          <w:iCs/>
        </w:rPr>
        <w:t>PloS ONE</w:t>
      </w:r>
      <w:r>
        <w:t xml:space="preserve">, </w:t>
      </w:r>
      <w:r>
        <w:rPr>
          <w:rPrChange w:id="2488" w:author="Owen" w:date="2026-02-28T10:38:00Z" w16du:dateUtc="2026-02-28T09:38:00Z">
            <w:rPr>
              <w:b/>
            </w:rPr>
          </w:rPrChange>
        </w:rPr>
        <w:t>10</w:t>
      </w:r>
      <w:r>
        <w:t>, e0119163.</w:t>
      </w:r>
    </w:p>
    <w:p w14:paraId="5A93E170" w14:textId="77777777" w:rsidR="003732F1" w:rsidRDefault="003732F1" w:rsidP="00F41A64">
      <w:pPr>
        <w:rPr>
          <w:del w:id="2489" w:author="Owen" w:date="2026-02-28T10:38:00Z" w16du:dateUtc="2026-02-28T09:38:00Z"/>
        </w:rPr>
      </w:pPr>
    </w:p>
    <w:p w14:paraId="00A233DC" w14:textId="77777777" w:rsidR="00BA765D" w:rsidRDefault="00BA765D" w:rsidP="00F41A64">
      <w:pPr>
        <w:rPr>
          <w:del w:id="2490" w:author="Owen" w:date="2026-02-28T10:38:00Z" w16du:dateUtc="2026-02-28T09:38:00Z"/>
        </w:rPr>
      </w:pPr>
    </w:p>
    <w:p w14:paraId="3F3AF8B7" w14:textId="77777777" w:rsidR="005938C8" w:rsidRDefault="005938C8" w:rsidP="00F41A64">
      <w:pPr>
        <w:rPr>
          <w:del w:id="2491" w:author="Owen" w:date="2026-02-28T10:38:00Z" w16du:dateUtc="2026-02-28T09:38:00Z"/>
        </w:rPr>
      </w:pPr>
    </w:p>
    <w:p w14:paraId="75C52E6A" w14:textId="77777777" w:rsidR="000E3658" w:rsidRDefault="000E3658" w:rsidP="00F41A64">
      <w:pPr>
        <w:rPr>
          <w:del w:id="2492" w:author="Owen" w:date="2026-02-28T10:38:00Z" w16du:dateUtc="2026-02-28T09:38:00Z"/>
        </w:rPr>
      </w:pPr>
    </w:p>
    <w:p w14:paraId="29470983" w14:textId="77777777" w:rsidR="000E3658" w:rsidRDefault="000E3658" w:rsidP="00F41A64">
      <w:pPr>
        <w:rPr>
          <w:del w:id="2493" w:author="Owen" w:date="2026-02-28T10:38:00Z" w16du:dateUtc="2026-02-28T09:38:00Z"/>
        </w:rPr>
      </w:pPr>
    </w:p>
    <w:p w14:paraId="1ECF07D8" w14:textId="77777777" w:rsidR="000E3658" w:rsidRDefault="000E3658" w:rsidP="00F41A64">
      <w:pPr>
        <w:rPr>
          <w:del w:id="2494" w:author="Owen" w:date="2026-02-28T10:38:00Z" w16du:dateUtc="2026-02-28T09:38:00Z"/>
        </w:rPr>
      </w:pPr>
    </w:p>
    <w:p w14:paraId="0395D8BA" w14:textId="77777777" w:rsidR="000E3658" w:rsidRDefault="000E3658" w:rsidP="00F41A64">
      <w:pPr>
        <w:rPr>
          <w:del w:id="2495" w:author="Owen" w:date="2026-02-28T10:38:00Z" w16du:dateUtc="2026-02-28T09:38:00Z"/>
        </w:rPr>
      </w:pPr>
    </w:p>
    <w:p w14:paraId="2D83F94E" w14:textId="77777777" w:rsidR="000E3658" w:rsidRDefault="000E3658" w:rsidP="00F41A64">
      <w:pPr>
        <w:rPr>
          <w:del w:id="2496" w:author="Owen" w:date="2026-02-28T10:38:00Z" w16du:dateUtc="2026-02-28T09:38:00Z"/>
        </w:rPr>
      </w:pPr>
    </w:p>
    <w:p w14:paraId="69AC27AE" w14:textId="18F3CBA7" w:rsidR="00BA765D" w:rsidRDefault="007F039E" w:rsidP="00DE7F0C">
      <w:pPr>
        <w:spacing w:line="360" w:lineRule="auto"/>
        <w:rPr>
          <w:del w:id="2497" w:author="Owen" w:date="2026-02-28T10:38:00Z" w16du:dateUtc="2026-02-28T09:38:00Z"/>
        </w:rPr>
      </w:pPr>
      <w:del w:id="2498" w:author="Owen" w:date="2026-02-28T10:38:00Z" w16du:dateUtc="2026-02-28T09:38:00Z">
        <w:r>
          <w:rPr>
            <w:b/>
          </w:rPr>
          <w:delText xml:space="preserve">Table </w:delText>
        </w:r>
        <w:r w:rsidR="000B4FA5">
          <w:rPr>
            <w:b/>
          </w:rPr>
          <w:delText>1</w:delText>
        </w:r>
        <w:r w:rsidR="00315CE9" w:rsidRPr="00BD5479">
          <w:rPr>
            <w:b/>
          </w:rPr>
          <w:delText>.</w:delText>
        </w:r>
        <w:r w:rsidR="00315CE9">
          <w:delText xml:space="preserve"> </w:delText>
        </w:r>
        <w:r w:rsidR="00397238">
          <w:delText>Variance components in parameters derived from MPMs.</w:delText>
        </w:r>
      </w:del>
    </w:p>
    <w:p w14:paraId="460B0E2A" w14:textId="77777777" w:rsidR="00B41E2D" w:rsidRDefault="00000000">
      <w:pPr>
        <w:rPr>
          <w:ins w:id="2499" w:author="Owen" w:date="2026-02-28T10:38:00Z" w16du:dateUtc="2026-02-28T09:38:00Z"/>
        </w:rPr>
      </w:pPr>
      <w:ins w:id="2500" w:author="Owen" w:date="2026-02-28T10:38:00Z" w16du:dateUtc="2026-02-28T09:38:00Z">
        <w:r>
          <w:br w:type="page"/>
        </w:r>
      </w:ins>
    </w:p>
    <w:p w14:paraId="312B3D7F" w14:textId="77777777" w:rsidR="00B41E2D" w:rsidRDefault="00000000">
      <w:pPr>
        <w:pStyle w:val="Heading1"/>
        <w:rPr>
          <w:ins w:id="2501" w:author="Owen" w:date="2026-02-28T10:38:00Z" w16du:dateUtc="2026-02-28T09:38:00Z"/>
        </w:rPr>
      </w:pPr>
      <w:bookmarkStart w:id="2502" w:name="tables"/>
      <w:bookmarkEnd w:id="2381"/>
      <w:ins w:id="2503" w:author="Owen" w:date="2026-02-28T10:38:00Z" w16du:dateUtc="2026-02-28T09:38:00Z">
        <w:r>
          <w:lastRenderedPageBreak/>
          <w:t>Tables</w:t>
        </w:r>
      </w:ins>
    </w:p>
    <w:p w14:paraId="62E2FB9D" w14:textId="77777777" w:rsidR="00B41E2D" w:rsidRDefault="00000000">
      <w:pPr>
        <w:pStyle w:val="TableCaption"/>
        <w:rPr>
          <w:ins w:id="2504" w:author="Owen" w:date="2026-02-28T10:38:00Z" w16du:dateUtc="2026-02-28T09:38:00Z"/>
        </w:rPr>
      </w:pPr>
      <w:bookmarkStart w:id="2505" w:name="tab:table-case1-var"/>
      <w:bookmarkEnd w:id="2505"/>
      <w:ins w:id="2506" w:author="Owen" w:date="2026-02-28T10:38:00Z" w16du:dateUtc="2026-02-28T09:38:00Z">
        <w:r>
          <w:t>Table 1: Sampling-to-other variance ratios for key demographic parameters in analysis 1. Ratios greater than 1 indicate that variance attributable to transition-rate sampling uncertainty exceeds residual biological variance across population-level entries (including both among-population and among-species variation). The table shows that this ratio is highest for shape, intermediate for life expectancy, and lowest for log population growth rate.</w:t>
        </w:r>
      </w:ins>
    </w:p>
    <w:tbl>
      <w:tblPr>
        <w:tblW w:w="0" w:type="auto"/>
        <w:jc w:val="center"/>
        <w:tblLayout w:type="fixed"/>
        <w:tblLook w:val="0420" w:firstRow="1" w:lastRow="0" w:firstColumn="0" w:lastColumn="0" w:noHBand="0" w:noVBand="1"/>
        <w:tblPrChange w:id="2507" w:author="Owen" w:date="2026-02-28T10:38:00Z" w16du:dateUtc="2026-02-28T09:38:00Z">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431"/>
        <w:gridCol w:w="3272"/>
        <w:tblGridChange w:id="2508">
          <w:tblGrid>
            <w:gridCol w:w="3431"/>
            <w:gridCol w:w="416"/>
            <w:gridCol w:w="2856"/>
            <w:gridCol w:w="2657"/>
          </w:tblGrid>
        </w:tblGridChange>
      </w:tblGrid>
      <w:tr w:rsidR="00B41E2D" w14:paraId="452188EA" w14:textId="77777777">
        <w:trPr>
          <w:tblHeader/>
          <w:jc w:val="center"/>
        </w:trPr>
        <w:tc>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509" w:author="Owen" w:date="2026-02-28T10:38:00Z" w16du:dateUtc="2026-02-28T09:38:00Z">
              <w:tcPr>
                <w:tcW w:w="2055" w:type="pct"/>
                <w:gridSpan w:val="2"/>
                <w:tcBorders>
                  <w:top w:val="nil"/>
                  <w:bottom w:val="single" w:sz="4" w:space="0" w:color="auto"/>
                </w:tcBorders>
              </w:tcPr>
            </w:tcPrChange>
          </w:tcPr>
          <w:p w14:paraId="38DBA501" w14:textId="77777777" w:rsidR="00B41E2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10" w:author="Owen" w:date="2026-02-28T10:38:00Z" w16du:dateUtc="2026-02-28T09:38:00Z">
                  <w:rPr>
                    <w:b/>
                  </w:rPr>
                </w:rPrChange>
              </w:rPr>
              <w:pPrChange w:id="2511" w:author="Owen" w:date="2026-02-28T10:38:00Z" w16du:dateUtc="2026-02-28T09:38:00Z">
                <w:pPr>
                  <w:spacing w:line="360" w:lineRule="auto"/>
                </w:pPr>
              </w:pPrChange>
            </w:pPr>
            <w:r>
              <w:rPr>
                <w:rFonts w:ascii="Helvetica" w:hAnsi="Helvetica"/>
                <w:color w:val="000000"/>
                <w:sz w:val="22"/>
                <w:rPrChange w:id="2512" w:author="Owen" w:date="2026-02-28T10:38:00Z" w16du:dateUtc="2026-02-28T09:38:00Z">
                  <w:rPr>
                    <w:b/>
                  </w:rPr>
                </w:rPrChange>
              </w:rPr>
              <w:t>Parameter</w:t>
            </w:r>
          </w:p>
        </w:tc>
        <w:tc>
          <w:tcPr>
            <w:tcW w:w="32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513" w:author="Owen" w:date="2026-02-28T10:38:00Z" w16du:dateUtc="2026-02-28T09:38:00Z">
              <w:tcPr>
                <w:tcW w:w="2945" w:type="pct"/>
                <w:gridSpan w:val="2"/>
                <w:tcBorders>
                  <w:top w:val="single" w:sz="4" w:space="0" w:color="auto"/>
                  <w:bottom w:val="single" w:sz="4" w:space="0" w:color="auto"/>
                </w:tcBorders>
              </w:tcPr>
            </w:tcPrChange>
          </w:tcPr>
          <w:p w14:paraId="5D55F193"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14" w:author="Owen" w:date="2026-02-28T10:38:00Z" w16du:dateUtc="2026-02-28T09:38:00Z">
                  <w:rPr>
                    <w:b/>
                  </w:rPr>
                </w:rPrChange>
              </w:rPr>
              <w:pPrChange w:id="2515" w:author="Owen" w:date="2026-02-28T10:38:00Z" w16du:dateUtc="2026-02-28T09:38:00Z">
                <w:pPr>
                  <w:spacing w:line="360" w:lineRule="auto"/>
                </w:pPr>
              </w:pPrChange>
            </w:pPr>
            <w:del w:id="2516" w:author="Owen" w:date="2026-02-28T10:38:00Z" w16du:dateUtc="2026-02-28T09:38:00Z">
              <w:r w:rsidRPr="002167AF">
                <w:rPr>
                  <w:b/>
                </w:rPr>
                <w:delText>Proportion of total variance</w:delText>
              </w:r>
              <w:r>
                <w:rPr>
                  <w:b/>
                </w:rPr>
                <w:delText xml:space="preserve"> </w:delText>
              </w:r>
              <w:r w:rsidRPr="002167AF">
                <w:rPr>
                  <w:b/>
                </w:rPr>
                <w:delText>due to within-</w:delText>
              </w:r>
              <w:r w:rsidR="00975A41">
                <w:rPr>
                  <w:b/>
                </w:rPr>
                <w:delText>population</w:delText>
              </w:r>
              <w:r w:rsidRPr="002167AF">
                <w:rPr>
                  <w:b/>
                </w:rPr>
                <w:delText xml:space="preserve"> sampling uncertainty</w:delText>
              </w:r>
              <w:r>
                <w:delText xml:space="preserve"> (</w:delText>
              </w:r>
            </w:del>
            <m:oMath>
              <m:sSubSup>
                <m:sSubSupPr>
                  <m:ctrlPr>
                    <w:del w:id="2517" w:author="Owen" w:date="2026-02-28T10:38:00Z" w16du:dateUtc="2026-02-28T09:38:00Z">
                      <w:rPr>
                        <w:rFonts w:ascii="Cambria Math" w:hAnsi="Cambria Math"/>
                        <w:i/>
                      </w:rPr>
                    </w:del>
                  </m:ctrlPr>
                </m:sSubSupPr>
                <m:e>
                  <m:r>
                    <w:del w:id="2518" w:author="Owen" w:date="2026-02-28T10:38:00Z" w16du:dateUtc="2026-02-28T09:38:00Z">
                      <w:rPr>
                        <w:rFonts w:ascii="Cambria Math" w:hAnsi="Cambria Math"/>
                      </w:rPr>
                      <m:t>σ</m:t>
                    </w:del>
                  </m:r>
                </m:e>
                <m:sub>
                  <m:r>
                    <w:del w:id="2519" w:author="Owen" w:date="2026-02-28T10:38:00Z" w16du:dateUtc="2026-02-28T09:38:00Z">
                      <w:rPr>
                        <w:rFonts w:ascii="Cambria Math" w:hAnsi="Cambria Math"/>
                      </w:rPr>
                      <m:t>within</m:t>
                    </w:del>
                  </m:r>
                </m:sub>
                <m:sup>
                  <m:r>
                    <w:del w:id="2520" w:author="Owen" w:date="2026-02-28T10:38:00Z" w16du:dateUtc="2026-02-28T09:38:00Z">
                      <w:rPr>
                        <w:rFonts w:ascii="Cambria Math" w:hAnsi="Cambria Math"/>
                      </w:rPr>
                      <m:t>2</m:t>
                    </w:del>
                  </m:r>
                </m:sup>
              </m:sSubSup>
              <m:r>
                <w:del w:id="2521" w:author="Owen" w:date="2026-02-28T10:38:00Z" w16du:dateUtc="2026-02-28T09:38:00Z">
                  <w:rPr>
                    <w:rFonts w:ascii="Cambria Math" w:hAnsi="Cambria Math"/>
                  </w:rPr>
                  <m:t xml:space="preserve"> / </m:t>
                </w:del>
              </m:r>
              <m:sSubSup>
                <m:sSubSupPr>
                  <m:ctrlPr>
                    <w:del w:id="2522" w:author="Owen" w:date="2026-02-28T10:38:00Z" w16du:dateUtc="2026-02-28T09:38:00Z">
                      <w:rPr>
                        <w:rFonts w:ascii="Cambria Math" w:hAnsi="Cambria Math"/>
                        <w:i/>
                      </w:rPr>
                    </w:del>
                  </m:ctrlPr>
                </m:sSubSupPr>
                <m:e>
                  <m:r>
                    <w:del w:id="2523" w:author="Owen" w:date="2026-02-28T10:38:00Z" w16du:dateUtc="2026-02-28T09:38:00Z">
                      <w:rPr>
                        <w:rFonts w:ascii="Cambria Math" w:hAnsi="Cambria Math"/>
                      </w:rPr>
                      <m:t>σ</m:t>
                    </w:del>
                  </m:r>
                </m:e>
                <m:sub>
                  <m:r>
                    <w:del w:id="2524" w:author="Owen" w:date="2026-02-28T10:38:00Z" w16du:dateUtc="2026-02-28T09:38:00Z">
                      <m:rPr>
                        <m:sty m:val="p"/>
                      </m:rPr>
                      <w:rPr>
                        <w:rFonts w:ascii="Cambria Math" w:hAnsi="Cambria Math"/>
                      </w:rPr>
                      <m:t>total</m:t>
                    </w:del>
                  </m:r>
                </m:sub>
                <m:sup>
                  <m:r>
                    <w:del w:id="2525" w:author="Owen" w:date="2026-02-28T10:38:00Z" w16du:dateUtc="2026-02-28T09:38:00Z">
                      <w:rPr>
                        <w:rFonts w:ascii="Cambria Math" w:hAnsi="Cambria Math"/>
                      </w:rPr>
                      <m:t>2</m:t>
                    </w:del>
                  </m:r>
                </m:sup>
              </m:sSubSup>
            </m:oMath>
            <w:del w:id="2526" w:author="Owen" w:date="2026-02-28T10:38:00Z" w16du:dateUtc="2026-02-28T09:38:00Z">
              <w:r>
                <w:delText>)</w:delText>
              </w:r>
            </w:del>
            <w:ins w:id="2527" w:author="Owen" w:date="2026-02-28T10:38:00Z" w16du:dateUtc="2026-02-28T09:38:00Z">
              <w:r w:rsidR="00000000">
                <w:rPr>
                  <w:rFonts w:ascii="Helvetica" w:eastAsia="Helvetica" w:hAnsi="Helvetica" w:cs="Helvetica"/>
                  <w:color w:val="000000"/>
                  <w:sz w:val="22"/>
                  <w:szCs w:val="22"/>
                </w:rPr>
                <w:t>Sampling:other variance ratio</w:t>
              </w:r>
            </w:ins>
          </w:p>
        </w:tc>
      </w:tr>
      <w:tr w:rsidR="00B41E2D" w14:paraId="292E5AFF" w14:textId="77777777">
        <w:trPr>
          <w:jc w:val="center"/>
        </w:trPr>
        <w:tc>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28" w:author="Owen" w:date="2026-02-28T10:38:00Z" w16du:dateUtc="2026-02-28T09:38:00Z">
              <w:tcPr>
                <w:tcW w:w="2055" w:type="pct"/>
                <w:gridSpan w:val="2"/>
                <w:tcBorders>
                  <w:top w:val="single" w:sz="4" w:space="0" w:color="auto"/>
                  <w:bottom w:val="nil"/>
                </w:tcBorders>
              </w:tcPr>
            </w:tcPrChange>
          </w:tcPr>
          <w:p w14:paraId="328E6428" w14:textId="77777777" w:rsidR="00B41E2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29" w:author="Owen" w:date="2026-02-28T10:38:00Z" w16du:dateUtc="2026-02-28T09:38:00Z">
                  <w:rPr/>
                </w:rPrChange>
              </w:rPr>
              <w:pPrChange w:id="2530" w:author="Owen" w:date="2026-02-28T10:38:00Z" w16du:dateUtc="2026-02-28T09:38:00Z">
                <w:pPr>
                  <w:spacing w:line="360" w:lineRule="auto"/>
                </w:pPr>
              </w:pPrChange>
            </w:pPr>
            <w:moveToRangeStart w:id="2531" w:author="Owen" w:date="2026-02-28T10:38:00Z" w:name="move223167545"/>
            <w:moveTo w:id="2532" w:author="Owen" w:date="2026-02-28T10:38:00Z" w16du:dateUtc="2026-02-28T09:38:00Z">
              <w:r>
                <w:rPr>
                  <w:rFonts w:ascii="Helvetica" w:hAnsi="Helvetica"/>
                  <w:color w:val="000000"/>
                  <w:sz w:val="22"/>
                  <w:rPrChange w:id="2533" w:author="Owen" w:date="2026-02-28T10:38:00Z" w16du:dateUtc="2026-02-28T09:38:00Z">
                    <w:rPr/>
                  </w:rPrChange>
                </w:rPr>
                <w:t>Shape</w:t>
              </w:r>
            </w:moveTo>
            <w:moveToRangeEnd w:id="2531"/>
            <w:del w:id="2534" w:author="Owen" w:date="2026-02-28T10:38:00Z" w16du:dateUtc="2026-02-28T09:38:00Z">
              <w:r w:rsidR="00DE7F0C">
                <w:delText>Mature life expectancy (</w:delText>
              </w:r>
            </w:del>
            <m:oMath>
              <m:r>
                <w:del w:id="2535" w:author="Owen" w:date="2026-02-28T10:38:00Z" w16du:dateUtc="2026-02-28T09:38:00Z">
                  <w:rPr>
                    <w:rFonts w:ascii="Cambria Math" w:hAnsi="Cambria Math"/>
                  </w:rPr>
                  <m:t>L</m:t>
                </w:del>
              </m:r>
            </m:oMath>
            <w:del w:id="2536" w:author="Owen" w:date="2026-02-28T10:38:00Z" w16du:dateUtc="2026-02-28T09:38:00Z">
              <w:r w:rsidR="00DE7F0C">
                <w:delText>)</w:delText>
              </w:r>
            </w:del>
          </w:p>
        </w:tc>
        <w:tc>
          <w:tcPr>
            <w:tcW w:w="32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37" w:author="Owen" w:date="2026-02-28T10:38:00Z" w16du:dateUtc="2026-02-28T09:38:00Z">
              <w:tcPr>
                <w:tcW w:w="2945" w:type="pct"/>
                <w:gridSpan w:val="2"/>
                <w:tcBorders>
                  <w:top w:val="single" w:sz="4" w:space="0" w:color="auto"/>
                  <w:bottom w:val="nil"/>
                </w:tcBorders>
              </w:tcPr>
            </w:tcPrChange>
          </w:tcPr>
          <w:p w14:paraId="1BA522A2"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38" w:author="Owen" w:date="2026-02-28T10:38:00Z" w16du:dateUtc="2026-02-28T09:38:00Z">
                  <w:rPr/>
                </w:rPrChange>
              </w:rPr>
              <w:pPrChange w:id="2539" w:author="Owen" w:date="2026-02-28T10:38:00Z" w16du:dateUtc="2026-02-28T09:38:00Z">
                <w:pPr>
                  <w:spacing w:line="360" w:lineRule="auto"/>
                </w:pPr>
              </w:pPrChange>
            </w:pPr>
            <w:del w:id="2540" w:author="Owen" w:date="2026-02-28T10:38:00Z" w16du:dateUtc="2026-02-28T09:38:00Z">
              <w:r>
                <w:delText>0.10 (0.07, 0.13)</w:delText>
              </w:r>
            </w:del>
            <w:ins w:id="2541" w:author="Owen" w:date="2026-02-28T10:38:00Z" w16du:dateUtc="2026-02-28T09:38:00Z">
              <w:r w:rsidR="00000000">
                <w:rPr>
                  <w:rFonts w:ascii="Helvetica" w:eastAsia="Helvetica" w:hAnsi="Helvetica" w:cs="Helvetica"/>
                  <w:color w:val="000000"/>
                  <w:sz w:val="22"/>
                  <w:szCs w:val="22"/>
                </w:rPr>
                <w:t>3.28</w:t>
              </w:r>
            </w:ins>
          </w:p>
        </w:tc>
      </w:tr>
      <w:tr w:rsidR="00B41E2D" w14:paraId="6CBA6349"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42" w:author="Owen" w:date="2026-02-28T10:38:00Z" w16du:dateUtc="2026-02-28T09:38:00Z">
              <w:tcPr>
                <w:tcW w:w="2055" w:type="pct"/>
                <w:gridSpan w:val="2"/>
                <w:tcBorders>
                  <w:top w:val="nil"/>
                </w:tcBorders>
              </w:tcPr>
            </w:tcPrChange>
          </w:tcPr>
          <w:p w14:paraId="7265C0AD" w14:textId="77777777" w:rsidR="00B41E2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43" w:author="Owen" w:date="2026-02-28T10:38:00Z" w16du:dateUtc="2026-02-28T09:38:00Z">
                  <w:rPr/>
                </w:rPrChange>
              </w:rPr>
              <w:pPrChange w:id="2544" w:author="Owen" w:date="2026-02-28T10:38:00Z" w16du:dateUtc="2026-02-28T09:38:00Z">
                <w:pPr>
                  <w:spacing w:line="360" w:lineRule="auto"/>
                </w:pPr>
              </w:pPrChange>
            </w:pPr>
            <w:ins w:id="2545" w:author="Owen" w:date="2026-02-28T10:38:00Z" w16du:dateUtc="2026-02-28T09:38:00Z">
              <w:r>
                <w:rPr>
                  <w:rFonts w:ascii="Helvetica" w:eastAsia="Helvetica" w:hAnsi="Helvetica" w:cs="Helvetica"/>
                  <w:color w:val="000000"/>
                  <w:sz w:val="22"/>
                  <w:szCs w:val="22"/>
                </w:rPr>
                <w:t>Life expectancy</w:t>
              </w:r>
            </w:ins>
            <w:moveFromRangeStart w:id="2546" w:author="Owen" w:date="2026-02-28T10:38:00Z" w:name="move223167545"/>
            <w:moveFrom w:id="2547" w:author="Owen" w:date="2026-02-28T10:38:00Z" w16du:dateUtc="2026-02-28T09:38:00Z">
              <w:r>
                <w:rPr>
                  <w:rFonts w:ascii="Helvetica" w:hAnsi="Helvetica"/>
                  <w:color w:val="000000"/>
                  <w:sz w:val="22"/>
                  <w:rPrChange w:id="2548" w:author="Owen" w:date="2026-02-28T10:38:00Z" w16du:dateUtc="2026-02-28T09:38:00Z">
                    <w:rPr/>
                  </w:rPrChange>
                </w:rPr>
                <w:t>Shape</w:t>
              </w:r>
            </w:moveFrom>
            <w:moveFromRangeEnd w:id="2546"/>
            <w:del w:id="2549" w:author="Owen" w:date="2026-02-28T10:38:00Z" w16du:dateUtc="2026-02-28T09:38:00Z">
              <w:r w:rsidR="00DE7F0C">
                <w:delText xml:space="preserve"> of mortality distribution (</w:delText>
              </w:r>
              <w:r w:rsidR="00DE7F0C" w:rsidRPr="00B543D4">
                <w:rPr>
                  <w:i/>
                </w:rPr>
                <w:delText>S</w:delText>
              </w:r>
              <w:r w:rsidR="00DE7F0C">
                <w:delText>)</w:delText>
              </w:r>
            </w:del>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50" w:author="Owen" w:date="2026-02-28T10:38:00Z" w16du:dateUtc="2026-02-28T09:38:00Z">
              <w:tcPr>
                <w:tcW w:w="2945" w:type="pct"/>
                <w:gridSpan w:val="2"/>
                <w:tcBorders>
                  <w:top w:val="nil"/>
                </w:tcBorders>
              </w:tcPr>
            </w:tcPrChange>
          </w:tcPr>
          <w:p w14:paraId="449D9719"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51" w:author="Owen" w:date="2026-02-28T10:38:00Z" w16du:dateUtc="2026-02-28T09:38:00Z">
                  <w:rPr/>
                </w:rPrChange>
              </w:rPr>
              <w:pPrChange w:id="2552" w:author="Owen" w:date="2026-02-28T10:38:00Z" w16du:dateUtc="2026-02-28T09:38:00Z">
                <w:pPr>
                  <w:spacing w:line="360" w:lineRule="auto"/>
                </w:pPr>
              </w:pPrChange>
            </w:pPr>
            <w:del w:id="2553" w:author="Owen" w:date="2026-02-28T10:38:00Z" w16du:dateUtc="2026-02-28T09:38:00Z">
              <w:r>
                <w:delText>0.48 (0.34, 0.62)</w:delText>
              </w:r>
            </w:del>
            <w:ins w:id="2554" w:author="Owen" w:date="2026-02-28T10:38:00Z" w16du:dateUtc="2026-02-28T09:38:00Z">
              <w:r w:rsidR="00000000">
                <w:rPr>
                  <w:rFonts w:ascii="Helvetica" w:eastAsia="Helvetica" w:hAnsi="Helvetica" w:cs="Helvetica"/>
                  <w:color w:val="000000"/>
                  <w:sz w:val="22"/>
                  <w:szCs w:val="22"/>
                </w:rPr>
                <w:t>2.00</w:t>
              </w:r>
            </w:ins>
          </w:p>
        </w:tc>
      </w:tr>
      <w:tr w:rsidR="00B41E2D" w14:paraId="5FB85232"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55" w:author="Owen" w:date="2026-02-28T10:38:00Z" w16du:dateUtc="2026-02-28T09:38:00Z">
              <w:tcPr>
                <w:tcW w:w="2055" w:type="pct"/>
                <w:gridSpan w:val="2"/>
              </w:tcPr>
            </w:tcPrChange>
          </w:tcPr>
          <w:p w14:paraId="457FD31E"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56" w:author="Owen" w:date="2026-02-28T10:38:00Z" w16du:dateUtc="2026-02-28T09:38:00Z">
                  <w:rPr/>
                </w:rPrChange>
              </w:rPr>
              <w:pPrChange w:id="2557" w:author="Owen" w:date="2026-02-28T10:38:00Z" w16du:dateUtc="2026-02-28T09:38:00Z">
                <w:pPr>
                  <w:spacing w:line="360" w:lineRule="auto"/>
                </w:pPr>
              </w:pPrChange>
            </w:pPr>
            <w:del w:id="2558" w:author="Owen" w:date="2026-02-28T10:38:00Z" w16du:dateUtc="2026-02-28T09:38:00Z">
              <w:r>
                <w:delText>Population</w:delText>
              </w:r>
            </w:del>
            <w:ins w:id="2559" w:author="Owen" w:date="2026-02-28T10:38:00Z" w16du:dateUtc="2026-02-28T09:38:00Z">
              <w:r w:rsidR="00000000">
                <w:rPr>
                  <w:rFonts w:ascii="Helvetica" w:eastAsia="Helvetica" w:hAnsi="Helvetica" w:cs="Helvetica"/>
                  <w:color w:val="000000"/>
                  <w:sz w:val="22"/>
                  <w:szCs w:val="22"/>
                </w:rPr>
                <w:t>Log population</w:t>
              </w:r>
            </w:ins>
            <w:r w:rsidR="00000000">
              <w:rPr>
                <w:rFonts w:ascii="Helvetica" w:hAnsi="Helvetica"/>
                <w:color w:val="000000"/>
                <w:sz w:val="22"/>
                <w:rPrChange w:id="2560" w:author="Owen" w:date="2026-02-28T10:38:00Z" w16du:dateUtc="2026-02-28T09:38:00Z">
                  <w:rPr/>
                </w:rPrChange>
              </w:rPr>
              <w:t xml:space="preserve"> growth rate</w:t>
            </w:r>
            <w:del w:id="2561" w:author="Owen" w:date="2026-02-28T10:38:00Z" w16du:dateUtc="2026-02-28T09:38:00Z">
              <w:r>
                <w:delText xml:space="preserve"> (</w:delText>
              </w:r>
            </w:del>
            <m:oMath>
              <m:r>
                <w:del w:id="2562" w:author="Owen" w:date="2026-02-28T10:38:00Z" w16du:dateUtc="2026-02-28T09:38:00Z">
                  <w:rPr>
                    <w:rFonts w:ascii="Cambria Math" w:hAnsi="Cambria Math"/>
                  </w:rPr>
                  <m:t>λ</m:t>
                </w:del>
              </m:r>
            </m:oMath>
            <w:del w:id="2563" w:author="Owen" w:date="2026-02-28T10:38:00Z" w16du:dateUtc="2026-02-28T09:38:00Z">
              <w:r>
                <w:delText>)</w:delText>
              </w:r>
            </w:del>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64" w:author="Owen" w:date="2026-02-28T10:38:00Z" w16du:dateUtc="2026-02-28T09:38:00Z">
              <w:tcPr>
                <w:tcW w:w="2945" w:type="pct"/>
                <w:gridSpan w:val="2"/>
              </w:tcPr>
            </w:tcPrChange>
          </w:tcPr>
          <w:p w14:paraId="53D2F971"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65" w:author="Owen" w:date="2026-02-28T10:38:00Z" w16du:dateUtc="2026-02-28T09:38:00Z">
                  <w:rPr/>
                </w:rPrChange>
              </w:rPr>
              <w:pPrChange w:id="2566" w:author="Owen" w:date="2026-02-28T10:38:00Z" w16du:dateUtc="2026-02-28T09:38:00Z">
                <w:pPr>
                  <w:spacing w:line="360" w:lineRule="auto"/>
                </w:pPr>
              </w:pPrChange>
            </w:pPr>
            <w:del w:id="2567" w:author="Owen" w:date="2026-02-28T10:38:00Z" w16du:dateUtc="2026-02-28T09:38:00Z">
              <w:r>
                <w:delText>0.02 (0</w:delText>
              </w:r>
            </w:del>
            <w:ins w:id="2568" w:author="Owen" w:date="2026-02-28T10:38:00Z" w16du:dateUtc="2026-02-28T09:38:00Z">
              <w:r w:rsidR="00000000">
                <w:rPr>
                  <w:rFonts w:ascii="Helvetica" w:eastAsia="Helvetica" w:hAnsi="Helvetica" w:cs="Helvetica"/>
                  <w:color w:val="000000"/>
                  <w:sz w:val="22"/>
                  <w:szCs w:val="22"/>
                </w:rPr>
                <w:t>1</w:t>
              </w:r>
            </w:ins>
            <w:r w:rsidR="00000000">
              <w:rPr>
                <w:rFonts w:ascii="Helvetica" w:hAnsi="Helvetica"/>
                <w:color w:val="000000"/>
                <w:sz w:val="22"/>
                <w:rPrChange w:id="2569" w:author="Owen" w:date="2026-02-28T10:38:00Z" w16du:dateUtc="2026-02-28T09:38:00Z">
                  <w:rPr/>
                </w:rPrChange>
              </w:rPr>
              <w:t>.01</w:t>
            </w:r>
            <w:del w:id="2570" w:author="Owen" w:date="2026-02-28T10:38:00Z" w16du:dateUtc="2026-02-28T09:38:00Z">
              <w:r>
                <w:delText>, 0.02)</w:delText>
              </w:r>
            </w:del>
          </w:p>
        </w:tc>
      </w:tr>
      <w:tr w:rsidR="00B41E2D" w14:paraId="55D57801"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71" w:author="Owen" w:date="2026-02-28T10:38:00Z" w16du:dateUtc="2026-02-28T09:38:00Z">
              <w:tcPr>
                <w:tcW w:w="2055" w:type="pct"/>
                <w:gridSpan w:val="2"/>
              </w:tcPr>
            </w:tcPrChange>
          </w:tcPr>
          <w:p w14:paraId="3D362274" w14:textId="77777777" w:rsidR="00B41E2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72" w:author="Owen" w:date="2026-02-28T10:38:00Z" w16du:dateUtc="2026-02-28T09:38:00Z">
                  <w:rPr/>
                </w:rPrChange>
              </w:rPr>
              <w:pPrChange w:id="2573" w:author="Owen" w:date="2026-02-28T10:38:00Z" w16du:dateUtc="2026-02-28T09:38:00Z">
                <w:pPr>
                  <w:spacing w:line="360" w:lineRule="auto"/>
                </w:pPr>
              </w:pPrChange>
            </w:pPr>
            <w:r>
              <w:rPr>
                <w:rFonts w:ascii="Helvetica" w:hAnsi="Helvetica"/>
                <w:color w:val="000000"/>
                <w:sz w:val="22"/>
                <w:rPrChange w:id="2574" w:author="Owen" w:date="2026-02-28T10:38:00Z" w16du:dateUtc="2026-02-28T09:38:00Z">
                  <w:rPr/>
                </w:rPrChange>
              </w:rPr>
              <w:t>Damping ratio</w:t>
            </w:r>
            <w:del w:id="2575" w:author="Owen" w:date="2026-02-28T10:38:00Z" w16du:dateUtc="2026-02-28T09:38:00Z">
              <w:r w:rsidR="00DE7F0C">
                <w:delText xml:space="preserve"> (</w:delText>
              </w:r>
            </w:del>
            <m:oMath>
              <m:r>
                <w:del w:id="2576" w:author="Owen" w:date="2026-02-28T10:38:00Z" w16du:dateUtc="2026-02-28T09:38:00Z">
                  <w:rPr>
                    <w:rFonts w:ascii="Cambria Math" w:hAnsi="Cambria Math"/>
                  </w:rPr>
                  <m:t>ρ</m:t>
                </w:del>
              </m:r>
            </m:oMath>
            <w:del w:id="2577" w:author="Owen" w:date="2026-02-28T10:38:00Z" w16du:dateUtc="2026-02-28T09:38:00Z">
              <w:r w:rsidR="00DE7F0C">
                <w:delText>)</w:delText>
              </w:r>
            </w:del>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78" w:author="Owen" w:date="2026-02-28T10:38:00Z" w16du:dateUtc="2026-02-28T09:38:00Z">
              <w:tcPr>
                <w:tcW w:w="2945" w:type="pct"/>
                <w:gridSpan w:val="2"/>
              </w:tcPr>
            </w:tcPrChange>
          </w:tcPr>
          <w:p w14:paraId="60D49142"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79" w:author="Owen" w:date="2026-02-28T10:38:00Z" w16du:dateUtc="2026-02-28T09:38:00Z">
                  <w:rPr/>
                </w:rPrChange>
              </w:rPr>
              <w:pPrChange w:id="2580" w:author="Owen" w:date="2026-02-28T10:38:00Z" w16du:dateUtc="2026-02-28T09:38:00Z">
                <w:pPr>
                  <w:spacing w:line="360" w:lineRule="auto"/>
                </w:pPr>
              </w:pPrChange>
            </w:pPr>
            <w:del w:id="2581" w:author="Owen" w:date="2026-02-28T10:38:00Z" w16du:dateUtc="2026-02-28T09:38:00Z">
              <w:r>
                <w:delText>0.07 (0.05, 0.10)</w:delText>
              </w:r>
            </w:del>
            <w:ins w:id="2582" w:author="Owen" w:date="2026-02-28T10:38:00Z" w16du:dateUtc="2026-02-28T09:38:00Z">
              <w:r w:rsidR="00000000">
                <w:rPr>
                  <w:rFonts w:ascii="Helvetica" w:eastAsia="Helvetica" w:hAnsi="Helvetica" w:cs="Helvetica"/>
                  <w:color w:val="000000"/>
                  <w:sz w:val="22"/>
                  <w:szCs w:val="22"/>
                </w:rPr>
                <w:t>1.06</w:t>
              </w:r>
            </w:ins>
          </w:p>
        </w:tc>
      </w:tr>
      <w:tr w:rsidR="00B41E2D" w14:paraId="5985BD71"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83" w:author="Owen" w:date="2026-02-28T10:38:00Z" w16du:dateUtc="2026-02-28T09:38:00Z">
              <w:tcPr>
                <w:tcW w:w="2055" w:type="pct"/>
                <w:gridSpan w:val="2"/>
              </w:tcPr>
            </w:tcPrChange>
          </w:tcPr>
          <w:p w14:paraId="79698ED5" w14:textId="77777777" w:rsidR="00B41E2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84" w:author="Owen" w:date="2026-02-28T10:38:00Z" w16du:dateUtc="2026-02-28T09:38:00Z">
                  <w:rPr/>
                </w:rPrChange>
              </w:rPr>
              <w:pPrChange w:id="2585" w:author="Owen" w:date="2026-02-28T10:38:00Z" w16du:dateUtc="2026-02-28T09:38:00Z">
                <w:pPr>
                  <w:spacing w:line="360" w:lineRule="auto"/>
                </w:pPr>
              </w:pPrChange>
            </w:pPr>
            <w:moveToRangeStart w:id="2586" w:author="Owen" w:date="2026-02-28T10:38:00Z" w:name="move223167546"/>
            <w:moveTo w:id="2587" w:author="Owen" w:date="2026-02-28T10:38:00Z" w16du:dateUtc="2026-02-28T09:38:00Z">
              <w:r>
                <w:rPr>
                  <w:rFonts w:ascii="Helvetica" w:hAnsi="Helvetica"/>
                  <w:color w:val="000000"/>
                  <w:sz w:val="22"/>
                  <w:rPrChange w:id="2588" w:author="Owen" w:date="2026-02-28T10:38:00Z" w16du:dateUtc="2026-02-28T09:38:00Z">
                    <w:rPr/>
                  </w:rPrChange>
                </w:rPr>
                <w:t>Generation time</w:t>
              </w:r>
            </w:moveTo>
            <w:moveToRangeEnd w:id="2586"/>
            <w:del w:id="2589" w:author="Owen" w:date="2026-02-28T10:38:00Z" w16du:dateUtc="2026-02-28T09:38:00Z">
              <w:r w:rsidR="00DE7F0C">
                <w:delText>Individual growth rate (</w:delText>
              </w:r>
            </w:del>
            <m:oMath>
              <m:r>
                <w:del w:id="2590" w:author="Owen" w:date="2026-02-28T10:38:00Z" w16du:dateUtc="2026-02-28T09:38:00Z">
                  <w:rPr>
                    <w:rFonts w:ascii="Cambria Math" w:hAnsi="Cambria Math"/>
                  </w:rPr>
                  <m:t>γ</m:t>
                </w:del>
              </m:r>
            </m:oMath>
            <w:del w:id="2591" w:author="Owen" w:date="2026-02-28T10:38:00Z" w16du:dateUtc="2026-02-28T09:38:00Z">
              <w:r w:rsidR="00DE7F0C">
                <w:delText>)</w:delText>
              </w:r>
            </w:del>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92" w:author="Owen" w:date="2026-02-28T10:38:00Z" w16du:dateUtc="2026-02-28T09:38:00Z">
              <w:tcPr>
                <w:tcW w:w="2945" w:type="pct"/>
                <w:gridSpan w:val="2"/>
              </w:tcPr>
            </w:tcPrChange>
          </w:tcPr>
          <w:p w14:paraId="619984BA"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93" w:author="Owen" w:date="2026-02-28T10:38:00Z" w16du:dateUtc="2026-02-28T09:38:00Z">
                  <w:rPr/>
                </w:rPrChange>
              </w:rPr>
              <w:pPrChange w:id="2594" w:author="Owen" w:date="2026-02-28T10:38:00Z" w16du:dateUtc="2026-02-28T09:38:00Z">
                <w:pPr>
                  <w:spacing w:line="360" w:lineRule="auto"/>
                </w:pPr>
              </w:pPrChange>
            </w:pPr>
            <w:del w:id="2595" w:author="Owen" w:date="2026-02-28T10:38:00Z" w16du:dateUtc="2026-02-28T09:38:00Z">
              <w:r>
                <w:delText>0.02 (0.01, 0.02)</w:delText>
              </w:r>
            </w:del>
            <w:ins w:id="2596" w:author="Owen" w:date="2026-02-28T10:38:00Z" w16du:dateUtc="2026-02-28T09:38:00Z">
              <w:r w:rsidR="00000000">
                <w:rPr>
                  <w:rFonts w:ascii="Helvetica" w:eastAsia="Helvetica" w:hAnsi="Helvetica" w:cs="Helvetica"/>
                  <w:color w:val="000000"/>
                  <w:sz w:val="22"/>
                  <w:szCs w:val="22"/>
                </w:rPr>
                <w:t>1.62</w:t>
              </w:r>
            </w:ins>
          </w:p>
        </w:tc>
      </w:tr>
      <w:tr w:rsidR="00B41E2D" w14:paraId="2099B21F" w14:textId="77777777">
        <w:trPr>
          <w:jc w:val="center"/>
        </w:trPr>
        <w:tc>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597" w:author="Owen" w:date="2026-02-28T10:38:00Z" w16du:dateUtc="2026-02-28T09:38:00Z">
              <w:tcPr>
                <w:tcW w:w="2055" w:type="pct"/>
                <w:gridSpan w:val="2"/>
              </w:tcPr>
            </w:tcPrChange>
          </w:tcPr>
          <w:p w14:paraId="7AC18B23" w14:textId="77777777" w:rsidR="00B41E2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598" w:author="Owen" w:date="2026-02-28T10:38:00Z" w16du:dateUtc="2026-02-28T09:38:00Z">
                  <w:rPr/>
                </w:rPrChange>
              </w:rPr>
              <w:pPrChange w:id="2599" w:author="Owen" w:date="2026-02-28T10:38:00Z" w16du:dateUtc="2026-02-28T09:38:00Z">
                <w:pPr>
                  <w:spacing w:line="360" w:lineRule="auto"/>
                </w:pPr>
              </w:pPrChange>
            </w:pPr>
            <w:ins w:id="2600" w:author="Owen" w:date="2026-02-28T10:38:00Z" w16du:dateUtc="2026-02-28T09:38:00Z">
              <w:r>
                <w:rPr>
                  <w:rFonts w:ascii="Helvetica" w:eastAsia="Helvetica" w:hAnsi="Helvetica" w:cs="Helvetica"/>
                  <w:color w:val="000000"/>
                  <w:sz w:val="22"/>
                  <w:szCs w:val="22"/>
                </w:rPr>
                <w:t>Probability of reaching maturity</w:t>
              </w:r>
            </w:ins>
            <w:moveFromRangeStart w:id="2601" w:author="Owen" w:date="2026-02-28T10:38:00Z" w:name="move223167546"/>
            <w:moveFrom w:id="2602" w:author="Owen" w:date="2026-02-28T10:38:00Z" w16du:dateUtc="2026-02-28T09:38:00Z">
              <w:r>
                <w:rPr>
                  <w:rFonts w:ascii="Helvetica" w:hAnsi="Helvetica"/>
                  <w:color w:val="000000"/>
                  <w:sz w:val="22"/>
                  <w:rPrChange w:id="2603" w:author="Owen" w:date="2026-02-28T10:38:00Z" w16du:dateUtc="2026-02-28T09:38:00Z">
                    <w:rPr/>
                  </w:rPrChange>
                </w:rPr>
                <w:t>Generation time</w:t>
              </w:r>
            </w:moveFrom>
            <w:moveFromRangeEnd w:id="2601"/>
            <w:del w:id="2604" w:author="Owen" w:date="2026-02-28T10:38:00Z" w16du:dateUtc="2026-02-28T09:38:00Z">
              <w:r w:rsidR="00DE7F0C">
                <w:delText xml:space="preserve"> (</w:delText>
              </w:r>
              <w:r w:rsidR="00DE7F0C" w:rsidRPr="00B543D4">
                <w:rPr>
                  <w:i/>
                </w:rPr>
                <w:delText>T</w:delText>
              </w:r>
              <w:r w:rsidR="00DE7F0C">
                <w:delText>)</w:delText>
              </w:r>
            </w:del>
          </w:p>
        </w:tc>
        <w:tc>
          <w:tcPr>
            <w:tcW w:w="32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605" w:author="Owen" w:date="2026-02-28T10:38:00Z" w16du:dateUtc="2026-02-28T09:38:00Z">
              <w:tcPr>
                <w:tcW w:w="2945" w:type="pct"/>
                <w:gridSpan w:val="2"/>
              </w:tcPr>
            </w:tcPrChange>
          </w:tcPr>
          <w:p w14:paraId="6E03BDEA" w14:textId="77777777" w:rsidR="00B41E2D" w:rsidRDefault="00DE7F0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hAnsi="Helvetica"/>
                <w:color w:val="000000"/>
                <w:sz w:val="22"/>
                <w:rPrChange w:id="2606" w:author="Owen" w:date="2026-02-28T10:38:00Z" w16du:dateUtc="2026-02-28T09:38:00Z">
                  <w:rPr/>
                </w:rPrChange>
              </w:rPr>
              <w:pPrChange w:id="2607" w:author="Owen" w:date="2026-02-28T10:38:00Z" w16du:dateUtc="2026-02-28T09:38:00Z">
                <w:pPr>
                  <w:spacing w:line="360" w:lineRule="auto"/>
                </w:pPr>
              </w:pPrChange>
            </w:pPr>
            <w:del w:id="2608" w:author="Owen" w:date="2026-02-28T10:38:00Z" w16du:dateUtc="2026-02-28T09:38:00Z">
              <w:r>
                <w:delText>0.03 (0.02, 0.04)</w:delText>
              </w:r>
            </w:del>
            <w:ins w:id="2609" w:author="Owen" w:date="2026-02-28T10:38:00Z" w16du:dateUtc="2026-02-28T09:38:00Z">
              <w:r w:rsidR="00000000">
                <w:rPr>
                  <w:rFonts w:ascii="Helvetica" w:eastAsia="Helvetica" w:hAnsi="Helvetica" w:cs="Helvetica"/>
                  <w:color w:val="000000"/>
                  <w:sz w:val="22"/>
                  <w:szCs w:val="22"/>
                </w:rPr>
                <w:t>1.58</w:t>
              </w:r>
            </w:ins>
          </w:p>
        </w:tc>
      </w:tr>
    </w:tbl>
    <w:p w14:paraId="04B4E237" w14:textId="77777777" w:rsidR="00DE7F0C" w:rsidRDefault="00DE7F0C" w:rsidP="00F41A64">
      <w:pPr>
        <w:rPr>
          <w:del w:id="2610" w:author="Owen" w:date="2026-02-28T10:38:00Z" w16du:dateUtc="2026-02-28T09:38:00Z"/>
        </w:rPr>
      </w:pPr>
    </w:p>
    <w:p w14:paraId="1C6DEB14" w14:textId="77777777" w:rsidR="00315CE9" w:rsidRDefault="00315CE9" w:rsidP="00F41A64">
      <w:pPr>
        <w:rPr>
          <w:del w:id="2611" w:author="Owen" w:date="2026-02-28T10:38:00Z" w16du:dateUtc="2026-02-28T09:38:00Z"/>
        </w:rPr>
      </w:pPr>
    </w:p>
    <w:p w14:paraId="6A12E6CF" w14:textId="77777777" w:rsidR="00BA765D" w:rsidRDefault="00BA765D" w:rsidP="00F41A64">
      <w:pPr>
        <w:rPr>
          <w:del w:id="2612" w:author="Owen" w:date="2026-02-28T10:38:00Z" w16du:dateUtc="2026-02-28T09:38:00Z"/>
        </w:rPr>
      </w:pPr>
    </w:p>
    <w:p w14:paraId="559FD494" w14:textId="77777777" w:rsidR="00BA765D" w:rsidRDefault="00BA765D" w:rsidP="00F41A64">
      <w:pPr>
        <w:rPr>
          <w:del w:id="2613" w:author="Owen" w:date="2026-02-28T10:38:00Z" w16du:dateUtc="2026-02-28T09:38:00Z"/>
        </w:rPr>
      </w:pPr>
    </w:p>
    <w:p w14:paraId="472B2840" w14:textId="77777777" w:rsidR="005938C8" w:rsidRDefault="005938C8" w:rsidP="00F41A64">
      <w:pPr>
        <w:rPr>
          <w:del w:id="2614" w:author="Owen" w:date="2026-02-28T10:38:00Z" w16du:dateUtc="2026-02-28T09:38:00Z"/>
        </w:rPr>
      </w:pPr>
    </w:p>
    <w:p w14:paraId="4F36D69E" w14:textId="77777777" w:rsidR="005938C8" w:rsidRDefault="005938C8" w:rsidP="00F41A64">
      <w:pPr>
        <w:rPr>
          <w:del w:id="2615" w:author="Owen" w:date="2026-02-28T10:38:00Z" w16du:dateUtc="2026-02-28T09:38:00Z"/>
        </w:rPr>
      </w:pPr>
    </w:p>
    <w:p w14:paraId="39BB792D" w14:textId="77777777" w:rsidR="005938C8" w:rsidRDefault="005938C8" w:rsidP="00F41A64">
      <w:pPr>
        <w:rPr>
          <w:del w:id="2616" w:author="Owen" w:date="2026-02-28T10:38:00Z" w16du:dateUtc="2026-02-28T09:38:00Z"/>
        </w:rPr>
      </w:pPr>
    </w:p>
    <w:p w14:paraId="0DA4431F" w14:textId="77777777" w:rsidR="005938C8" w:rsidRDefault="005938C8" w:rsidP="00F41A64">
      <w:pPr>
        <w:rPr>
          <w:del w:id="2617" w:author="Owen" w:date="2026-02-28T10:38:00Z" w16du:dateUtc="2026-02-28T09:38:00Z"/>
        </w:rPr>
      </w:pPr>
    </w:p>
    <w:p w14:paraId="15CF79FE" w14:textId="77777777" w:rsidR="005938C8" w:rsidRDefault="005938C8" w:rsidP="00F41A64">
      <w:pPr>
        <w:rPr>
          <w:del w:id="2618" w:author="Owen" w:date="2026-02-28T10:38:00Z" w16du:dateUtc="2026-02-28T09:38:00Z"/>
        </w:rPr>
      </w:pPr>
    </w:p>
    <w:p w14:paraId="739AA8FD" w14:textId="77777777" w:rsidR="005938C8" w:rsidRDefault="005938C8" w:rsidP="00F41A64">
      <w:pPr>
        <w:rPr>
          <w:del w:id="2619" w:author="Owen" w:date="2026-02-28T10:38:00Z" w16du:dateUtc="2026-02-28T09:38:00Z"/>
        </w:rPr>
      </w:pPr>
    </w:p>
    <w:p w14:paraId="54A5CA86" w14:textId="77777777" w:rsidR="005938C8" w:rsidRDefault="005938C8" w:rsidP="00F41A64">
      <w:pPr>
        <w:rPr>
          <w:del w:id="2620" w:author="Owen" w:date="2026-02-28T10:38:00Z" w16du:dateUtc="2026-02-28T09:38:00Z"/>
        </w:rPr>
      </w:pPr>
    </w:p>
    <w:p w14:paraId="0909C063" w14:textId="77777777" w:rsidR="005938C8" w:rsidRDefault="005938C8" w:rsidP="00F41A64">
      <w:pPr>
        <w:rPr>
          <w:del w:id="2621" w:author="Owen" w:date="2026-02-28T10:38:00Z" w16du:dateUtc="2026-02-28T09:38:00Z"/>
        </w:rPr>
      </w:pPr>
    </w:p>
    <w:p w14:paraId="2CEC0BF8" w14:textId="77777777" w:rsidR="005938C8" w:rsidRDefault="005938C8" w:rsidP="00F41A64">
      <w:pPr>
        <w:rPr>
          <w:del w:id="2622" w:author="Owen" w:date="2026-02-28T10:38:00Z" w16du:dateUtc="2026-02-28T09:38:00Z"/>
        </w:rPr>
      </w:pPr>
    </w:p>
    <w:p w14:paraId="67F501D3" w14:textId="77777777" w:rsidR="00EB7C62" w:rsidRDefault="00EB7C62" w:rsidP="00F41A64">
      <w:pPr>
        <w:rPr>
          <w:del w:id="2623" w:author="Owen" w:date="2026-02-28T10:38:00Z" w16du:dateUtc="2026-02-28T09:38:00Z"/>
        </w:rPr>
      </w:pPr>
    </w:p>
    <w:p w14:paraId="53E7C25A" w14:textId="77777777" w:rsidR="00EB7C62" w:rsidRDefault="00EB7C62" w:rsidP="00F41A64">
      <w:pPr>
        <w:rPr>
          <w:del w:id="2624" w:author="Owen" w:date="2026-02-28T10:38:00Z" w16du:dateUtc="2026-02-28T09:38:00Z"/>
        </w:rPr>
      </w:pPr>
    </w:p>
    <w:p w14:paraId="29258F81" w14:textId="4AAB8E9E" w:rsidR="00BA765D" w:rsidRDefault="000B4FA5" w:rsidP="00F41A64">
      <w:pPr>
        <w:rPr>
          <w:del w:id="2625" w:author="Owen" w:date="2026-02-28T10:38:00Z" w16du:dateUtc="2026-02-28T09:38:00Z"/>
        </w:rPr>
      </w:pPr>
      <w:del w:id="2626" w:author="Owen" w:date="2026-02-28T10:38:00Z" w16du:dateUtc="2026-02-28T09:38:00Z">
        <w:r>
          <w:rPr>
            <w:noProof/>
          </w:rPr>
          <w:drawing>
            <wp:inline distT="0" distB="0" distL="0" distR="0" wp14:anchorId="3EF1D41B" wp14:editId="5D5C80BB">
              <wp:extent cx="5939790" cy="3957320"/>
              <wp:effectExtent l="0" t="0" r="3810" b="5080"/>
              <wp:docPr id="6" name="Picture 6" descr="Macintosh HD:Users:patrickbarks:uncertainty:img: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patrickbarks:uncertainty:img:dem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957320"/>
                      </a:xfrm>
                      <a:prstGeom prst="rect">
                        <a:avLst/>
                      </a:prstGeom>
                      <a:noFill/>
                      <a:ln>
                        <a:noFill/>
                      </a:ln>
                    </pic:spPr>
                  </pic:pic>
                </a:graphicData>
              </a:graphic>
            </wp:inline>
          </w:drawing>
        </w:r>
      </w:del>
    </w:p>
    <w:p w14:paraId="43530955" w14:textId="77777777" w:rsidR="00B41E2D" w:rsidRDefault="00BA765D">
      <w:pPr>
        <w:rPr>
          <w:ins w:id="2627" w:author="Owen" w:date="2026-02-28T10:38:00Z" w16du:dateUtc="2026-02-28T09:38:00Z"/>
        </w:rPr>
      </w:pPr>
      <w:del w:id="2628" w:author="Owen" w:date="2026-02-28T10:38:00Z" w16du:dateUtc="2026-02-28T09:38:00Z">
        <w:r w:rsidRPr="00277372">
          <w:rPr>
            <w:b/>
          </w:rPr>
          <w:delText>Fig</w:delText>
        </w:r>
        <w:r w:rsidR="00104EEE" w:rsidRPr="00277372">
          <w:rPr>
            <w:b/>
          </w:rPr>
          <w:delText>.</w:delText>
        </w:r>
      </w:del>
      <w:ins w:id="2629" w:author="Owen" w:date="2026-02-28T10:38:00Z" w16du:dateUtc="2026-02-28T09:38:00Z">
        <w:r w:rsidR="00000000">
          <w:br w:type="page"/>
        </w:r>
      </w:ins>
    </w:p>
    <w:p w14:paraId="6399D2F3" w14:textId="77777777" w:rsidR="00B41E2D" w:rsidRDefault="00000000">
      <w:pPr>
        <w:pStyle w:val="Heading1"/>
        <w:rPr>
          <w:ins w:id="2630" w:author="Owen" w:date="2026-02-28T10:38:00Z" w16du:dateUtc="2026-02-28T09:38:00Z"/>
        </w:rPr>
      </w:pPr>
      <w:bookmarkStart w:id="2631" w:name="figures"/>
      <w:bookmarkEnd w:id="2502"/>
      <w:ins w:id="2632" w:author="Owen" w:date="2026-02-28T10:38:00Z" w16du:dateUtc="2026-02-28T09:38:00Z">
        <w:r>
          <w:lastRenderedPageBreak/>
          <w:t>Figures</w:t>
        </w:r>
      </w:ins>
    </w:p>
    <w:p w14:paraId="1F3EA2A6" w14:textId="77777777" w:rsidR="00B41E2D" w:rsidRDefault="00000000">
      <w:pPr>
        <w:pStyle w:val="CaptionedFigure"/>
        <w:rPr>
          <w:ins w:id="2633" w:author="Owen" w:date="2026-02-28T10:38:00Z" w16du:dateUtc="2026-02-28T09:38:00Z"/>
        </w:rPr>
      </w:pPr>
      <w:ins w:id="2634" w:author="Owen" w:date="2026-02-28T10:38:00Z" w16du:dateUtc="2026-02-28T09:38:00Z">
        <w:r>
          <w:rPr>
            <w:noProof/>
          </w:rPr>
          <w:drawing>
            <wp:inline distT="0" distB="0" distL="0" distR="0" wp14:anchorId="152F8728" wp14:editId="5B60D3EF">
              <wp:extent cx="5943600" cy="1980267"/>
              <wp:effectExtent l="0" t="0" r="0" b="0"/>
              <wp:docPr id="57" name="Picture" descr="Figure 1: Sampling distributions of transition rates for the focal single-MPM example (Agrimonia eupatoria, population B), showing transition rates as reported in COMPADRE (A), the underlying transition counts used for estimation (B), and bootstrap-based sampling distributions (C).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58" name="Picture" descr="../../figures/Figure_1_transition_rates_single_mpm.png"/>
                      <pic:cNvPicPr>
                        <a:picLocks noChangeAspect="1" noChangeArrowheads="1"/>
                      </pic:cNvPicPr>
                    </pic:nvPicPr>
                    <pic:blipFill>
                      <a:blip r:embed="rId13"/>
                      <a:stretch>
                        <a:fillRect/>
                      </a:stretch>
                    </pic:blipFill>
                    <pic:spPr bwMode="auto">
                      <a:xfrm>
                        <a:off x="0" y="0"/>
                        <a:ext cx="5943600" cy="1980267"/>
                      </a:xfrm>
                      <a:prstGeom prst="rect">
                        <a:avLst/>
                      </a:prstGeom>
                      <a:noFill/>
                      <a:ln w="9525">
                        <a:noFill/>
                        <a:headEnd/>
                        <a:tailEnd/>
                      </a:ln>
                    </pic:spPr>
                  </pic:pic>
                </a:graphicData>
              </a:graphic>
            </wp:inline>
          </w:drawing>
        </w:r>
      </w:ins>
    </w:p>
    <w:p w14:paraId="40F28323" w14:textId="77777777" w:rsidR="00B41E2D" w:rsidRDefault="00000000">
      <w:pPr>
        <w:pStyle w:val="ImageCaption"/>
        <w:rPr>
          <w:ins w:id="2635" w:author="Owen" w:date="2026-02-28T10:38:00Z" w16du:dateUtc="2026-02-28T09:38:00Z"/>
        </w:rPr>
      </w:pPr>
      <w:bookmarkStart w:id="2636" w:name="fig:fig-main-1a"/>
      <w:bookmarkEnd w:id="2636"/>
      <w:ins w:id="2637" w:author="Owen" w:date="2026-02-28T10:38:00Z" w16du:dateUtc="2026-02-28T09:38:00Z">
        <w:r>
          <w:t>Figure</w:t>
        </w:r>
      </w:ins>
      <w:r>
        <w:rPr>
          <w:rPrChange w:id="2638" w:author="Owen" w:date="2026-02-28T10:38:00Z" w16du:dateUtc="2026-02-28T09:38:00Z">
            <w:rPr>
              <w:b/>
            </w:rPr>
          </w:rPrChange>
        </w:rPr>
        <w:t xml:space="preserve"> 1</w:t>
      </w:r>
      <w:del w:id="2639" w:author="Owen" w:date="2026-02-28T10:38:00Z" w16du:dateUtc="2026-02-28T09:38:00Z">
        <w:r w:rsidR="00BA765D" w:rsidRPr="00277372">
          <w:rPr>
            <w:b/>
          </w:rPr>
          <w:delText>.</w:delText>
        </w:r>
        <w:r w:rsidR="00BA765D">
          <w:delText xml:space="preserve"> </w:delText>
        </w:r>
        <w:r w:rsidR="00104EEE">
          <w:delText xml:space="preserve">Illustration </w:delText>
        </w:r>
      </w:del>
      <w:ins w:id="2640" w:author="Owen" w:date="2026-02-28T10:38:00Z" w16du:dateUtc="2026-02-28T09:38:00Z">
        <w:r>
          <w:t xml:space="preserve">: Sampling distributions </w:t>
        </w:r>
      </w:ins>
      <w:r>
        <w:t xml:space="preserve">of </w:t>
      </w:r>
      <w:del w:id="2641" w:author="Owen" w:date="2026-02-28T10:38:00Z" w16du:dateUtc="2026-02-28T09:38:00Z">
        <w:r w:rsidR="00104EEE">
          <w:delText xml:space="preserve">the derivation of sampling distributions for </w:delText>
        </w:r>
      </w:del>
      <w:r>
        <w:t xml:space="preserve">transition rates </w:t>
      </w:r>
      <w:del w:id="2642" w:author="Owen" w:date="2026-02-28T10:38:00Z" w16du:dateUtc="2026-02-28T09:38:00Z">
        <w:r w:rsidR="00104EEE">
          <w:delText xml:space="preserve">and derived parameters </w:delText>
        </w:r>
        <w:r w:rsidR="00544C03">
          <w:delText>from a</w:delText>
        </w:r>
        <w:r w:rsidR="000F53CE">
          <w:delText xml:space="preserve"> </w:delText>
        </w:r>
      </w:del>
      <w:ins w:id="2643" w:author="Owen" w:date="2026-02-28T10:38:00Z" w16du:dateUtc="2026-02-28T09:38:00Z">
        <w:r>
          <w:t xml:space="preserve">for the focal </w:t>
        </w:r>
      </w:ins>
      <w:r>
        <w:t>single</w:t>
      </w:r>
      <w:del w:id="2644" w:author="Owen" w:date="2026-02-28T10:38:00Z" w16du:dateUtc="2026-02-28T09:38:00Z">
        <w:r w:rsidR="00544C03">
          <w:delText xml:space="preserve"> matrix population model in COMPADRE </w:delText>
        </w:r>
        <w:r w:rsidR="00AA0FBE">
          <w:delText>(</w:delText>
        </w:r>
        <w:r w:rsidR="006F3BC1">
          <w:delText>1997</w:delText>
        </w:r>
        <w:r w:rsidR="00544C03">
          <w:delText>-199</w:delText>
        </w:r>
        <w:r w:rsidR="006F3BC1">
          <w:delText>8</w:delText>
        </w:r>
        <w:r w:rsidR="00544C03">
          <w:delText xml:space="preserve"> transition for </w:delText>
        </w:r>
      </w:del>
      <w:ins w:id="2645" w:author="Owen" w:date="2026-02-28T10:38:00Z" w16du:dateUtc="2026-02-28T09:38:00Z">
        <w:r>
          <w:t>-MPM example (</w:t>
        </w:r>
      </w:ins>
      <w:r w:rsidRPr="00FE49DA">
        <w:t>Agrimonia eupatoria</w:t>
      </w:r>
      <w:ins w:id="2646" w:author="Owen" w:date="2026-02-28T10:38:00Z" w16du:dateUtc="2026-02-28T09:38:00Z">
        <w:r>
          <w:t>,</w:t>
        </w:r>
      </w:ins>
      <w:r w:rsidRPr="00FE49DA">
        <w:t xml:space="preserve"> </w:t>
      </w:r>
      <w:r>
        <w:t>population B</w:t>
      </w:r>
      <w:del w:id="2647" w:author="Owen" w:date="2026-02-28T10:38:00Z" w16du:dateUtc="2026-02-28T09:38:00Z">
        <w:r w:rsidR="008E7286">
          <w:delText>,</w:delText>
        </w:r>
        <w:r w:rsidR="00544C03">
          <w:delText xml:space="preserve"> </w:delText>
        </w:r>
        <w:r w:rsidR="00AA0FBE">
          <w:delText>from Kiviniemi 200</w:delText>
        </w:r>
        <w:r w:rsidR="007E1E60">
          <w:delText>2</w:delText>
        </w:r>
        <w:r w:rsidR="00AA0FBE">
          <w:delText>).</w:delText>
        </w:r>
        <w:r w:rsidR="00544C03">
          <w:delText xml:space="preserve"> The top panels depict the </w:delText>
        </w:r>
        <w:r w:rsidR="00277372">
          <w:delText xml:space="preserve">original matrix in point </w:delText>
        </w:r>
        <w:r w:rsidR="00544C03">
          <w:delText>estimate form (</w:delText>
        </w:r>
      </w:del>
      <w:ins w:id="2648" w:author="Owen" w:date="2026-02-28T10:38:00Z" w16du:dateUtc="2026-02-28T09:38:00Z">
        <w:r>
          <w:t>), showing transition rates as reported in COMPADRE (</w:t>
        </w:r>
      </w:ins>
      <w:r>
        <w:rPr>
          <w:rPrChange w:id="2649" w:author="Owen" w:date="2026-02-28T10:38:00Z" w16du:dateUtc="2026-02-28T09:38:00Z">
            <w:rPr>
              <w:b/>
            </w:rPr>
          </w:rPrChange>
        </w:rPr>
        <w:t>A</w:t>
      </w:r>
      <w:r>
        <w:t xml:space="preserve">), the </w:t>
      </w:r>
      <w:del w:id="2650" w:author="Owen" w:date="2026-02-28T10:38:00Z" w16du:dateUtc="2026-02-28T09:38:00Z">
        <w:r w:rsidR="00544C03">
          <w:delText xml:space="preserve">raw integer counts </w:delText>
        </w:r>
        <w:r w:rsidR="00D7203D">
          <w:delText>behind the point estimates</w:delText>
        </w:r>
        <w:r w:rsidR="00544C03">
          <w:delText xml:space="preserve"> (</w:delText>
        </w:r>
        <w:r w:rsidR="00544C03" w:rsidRPr="00544C03">
          <w:rPr>
            <w:b/>
          </w:rPr>
          <w:delText>B</w:delText>
        </w:r>
        <w:r w:rsidR="00544C03">
          <w:delText xml:space="preserve">), and the resulting sampling distribution for each </w:delText>
        </w:r>
      </w:del>
      <w:ins w:id="2651" w:author="Owen" w:date="2026-02-28T10:38:00Z" w16du:dateUtc="2026-02-28T09:38:00Z">
        <w:r>
          <w:t xml:space="preserve">underlying </w:t>
        </w:r>
      </w:ins>
      <w:r>
        <w:t xml:space="preserve">transition </w:t>
      </w:r>
      <w:del w:id="2652" w:author="Owen" w:date="2026-02-28T10:38:00Z" w16du:dateUtc="2026-02-28T09:38:00Z">
        <w:r w:rsidR="00544C03">
          <w:delText>(</w:delText>
        </w:r>
        <w:r w:rsidR="00544C03" w:rsidRPr="00544C03">
          <w:rPr>
            <w:b/>
          </w:rPr>
          <w:delText>C</w:delText>
        </w:r>
        <w:r w:rsidR="00544C03">
          <w:delText>).</w:delText>
        </w:r>
        <w:r w:rsidR="00C34749">
          <w:delText xml:space="preserve"> Panel (</w:delText>
        </w:r>
        <w:r w:rsidR="00C34749" w:rsidRPr="00C34749">
          <w:rPr>
            <w:b/>
          </w:rPr>
          <w:delText>D</w:delText>
        </w:r>
        <w:r w:rsidR="00C34749">
          <w:delText>) depicts</w:delText>
        </w:r>
      </w:del>
      <w:ins w:id="2653" w:author="Owen" w:date="2026-02-28T10:38:00Z" w16du:dateUtc="2026-02-28T09:38:00Z">
        <w:r>
          <w:t>counts used for estimation (B), and bootstrap-based</w:t>
        </w:r>
      </w:ins>
      <w:r>
        <w:t xml:space="preserve"> sampling distributions </w:t>
      </w:r>
      <w:del w:id="2654" w:author="Owen" w:date="2026-02-28T10:38:00Z" w16du:dateUtc="2026-02-28T09:38:00Z">
        <w:r w:rsidR="00C34749">
          <w:delText>fo</w:delText>
        </w:r>
        <w:r w:rsidR="00C865BD">
          <w:delText>r a variety</w:delText>
        </w:r>
      </w:del>
      <w:ins w:id="2655" w:author="Owen" w:date="2026-02-28T10:38:00Z" w16du:dateUtc="2026-02-28T09:38:00Z">
        <w:r>
          <w:t>(C). Together, these panels show that several matrix elements are weakly estimated from finite samples.</w:t>
        </w:r>
      </w:ins>
    </w:p>
    <w:p w14:paraId="329D9E79" w14:textId="77777777" w:rsidR="00B41E2D" w:rsidRDefault="00000000">
      <w:pPr>
        <w:rPr>
          <w:ins w:id="2656" w:author="Owen" w:date="2026-02-28T10:38:00Z" w16du:dateUtc="2026-02-28T09:38:00Z"/>
        </w:rPr>
      </w:pPr>
      <w:ins w:id="2657" w:author="Owen" w:date="2026-02-28T10:38:00Z" w16du:dateUtc="2026-02-28T09:38:00Z">
        <w:r>
          <w:br w:type="page"/>
        </w:r>
      </w:ins>
    </w:p>
    <w:p w14:paraId="63D549BE" w14:textId="77777777" w:rsidR="00B41E2D" w:rsidRDefault="00000000">
      <w:pPr>
        <w:pStyle w:val="CaptionedFigure"/>
        <w:rPr>
          <w:ins w:id="2658" w:author="Owen" w:date="2026-02-28T10:38:00Z" w16du:dateUtc="2026-02-28T09:38:00Z"/>
        </w:rPr>
      </w:pPr>
      <w:ins w:id="2659" w:author="Owen" w:date="2026-02-28T10:38:00Z" w16du:dateUtc="2026-02-28T09:38:00Z">
        <w:r>
          <w:rPr>
            <w:noProof/>
          </w:rPr>
          <w:lastRenderedPageBreak/>
          <w:drawing>
            <wp:inline distT="0" distB="0" distL="0" distR="0" wp14:anchorId="2CAF5FD4" wp14:editId="5EFBFFFC">
              <wp:extent cx="5943600" cy="2444567"/>
              <wp:effectExtent l="0" t="0" r="0" b="0"/>
              <wp:docPr id="61" name="Picture" descr="Figure 2: Sampling distributions of demographic quantities derived from the focal single MPM, including population growth rate (λ), damping ratio (ρ), generation time (T), and life expectancy (l₀).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62" name="Picture" descr="../../figures/Figure_2_derived_parameters_single_mpm.png"/>
                      <pic:cNvPicPr>
                        <a:picLocks noChangeAspect="1" noChangeArrowheads="1"/>
                      </pic:cNvPicPr>
                    </pic:nvPicPr>
                    <pic:blipFill>
                      <a:blip r:embed="rId14"/>
                      <a:stretch>
                        <a:fillRect/>
                      </a:stretch>
                    </pic:blipFill>
                    <pic:spPr bwMode="auto">
                      <a:xfrm>
                        <a:off x="0" y="0"/>
                        <a:ext cx="5943600" cy="2444567"/>
                      </a:xfrm>
                      <a:prstGeom prst="rect">
                        <a:avLst/>
                      </a:prstGeom>
                      <a:noFill/>
                      <a:ln w="9525">
                        <a:noFill/>
                        <a:headEnd/>
                        <a:tailEnd/>
                      </a:ln>
                    </pic:spPr>
                  </pic:pic>
                </a:graphicData>
              </a:graphic>
            </wp:inline>
          </w:drawing>
        </w:r>
      </w:ins>
    </w:p>
    <w:p w14:paraId="087AEA4C" w14:textId="77777777" w:rsidR="00B41E2D" w:rsidRDefault="00000000">
      <w:pPr>
        <w:pStyle w:val="ImageCaption"/>
        <w:pPrChange w:id="2660" w:author="Owen" w:date="2026-02-28T10:38:00Z" w16du:dateUtc="2026-02-28T09:38:00Z">
          <w:pPr>
            <w:spacing w:line="480" w:lineRule="auto"/>
          </w:pPr>
        </w:pPrChange>
      </w:pPr>
      <w:bookmarkStart w:id="2661" w:name="fig:fig-main-1b"/>
      <w:bookmarkEnd w:id="2661"/>
      <w:ins w:id="2662" w:author="Owen" w:date="2026-02-28T10:38:00Z" w16du:dateUtc="2026-02-28T09:38:00Z">
        <w:r>
          <w:t>Figure 2: Sampling distributions</w:t>
        </w:r>
      </w:ins>
      <w:r>
        <w:t xml:space="preserve"> of </w:t>
      </w:r>
      <w:del w:id="2663" w:author="Owen" w:date="2026-02-28T10:38:00Z" w16du:dateUtc="2026-02-28T09:38:00Z">
        <w:r w:rsidR="00C34749">
          <w:delText>parameters</w:delText>
        </w:r>
      </w:del>
      <w:ins w:id="2664" w:author="Owen" w:date="2026-02-28T10:38:00Z" w16du:dateUtc="2026-02-28T09:38:00Z">
        <w:r>
          <w:t>demographic quantities</w:t>
        </w:r>
      </w:ins>
      <w:r>
        <w:t xml:space="preserve"> derived from the </w:t>
      </w:r>
      <w:del w:id="2665" w:author="Owen" w:date="2026-02-28T10:38:00Z" w16du:dateUtc="2026-02-28T09:38:00Z">
        <w:r w:rsidR="002E3EDF">
          <w:delText>matrix population model</w:delText>
        </w:r>
      </w:del>
      <w:ins w:id="2666" w:author="Owen" w:date="2026-02-28T10:38:00Z" w16du:dateUtc="2026-02-28T09:38:00Z">
        <w:r>
          <w:t>focal single MPM</w:t>
        </w:r>
      </w:ins>
      <w:r>
        <w:t xml:space="preserve">, including </w:t>
      </w:r>
      <w:del w:id="2667" w:author="Owen" w:date="2026-02-28T10:38:00Z" w16du:dateUtc="2026-02-28T09:38:00Z">
        <w:r w:rsidR="00C34749">
          <w:delText xml:space="preserve">the equilibrium </w:delText>
        </w:r>
      </w:del>
      <w:r>
        <w:t>population growth rate (</w:t>
      </w:r>
      <w:r>
        <w:rPr>
          <w:rPrChange w:id="2668" w:author="Owen" w:date="2026-02-28T10:38:00Z" w16du:dateUtc="2026-02-28T09:38:00Z">
            <w:rPr>
              <w:i/>
              <w:color w:val="000000"/>
            </w:rPr>
          </w:rPrChange>
        </w:rPr>
        <w:t>λ</w:t>
      </w:r>
      <w:r>
        <w:t>), damping ratio (</w:t>
      </w:r>
      <w:r>
        <w:rPr>
          <w:rPrChange w:id="2669" w:author="Owen" w:date="2026-02-28T10:38:00Z" w16du:dateUtc="2026-02-28T09:38:00Z">
            <w:rPr>
              <w:i/>
              <w:color w:val="000000"/>
            </w:rPr>
          </w:rPrChange>
        </w:rPr>
        <w:t>ρ</w:t>
      </w:r>
      <w:r>
        <w:t xml:space="preserve">), </w:t>
      </w:r>
      <w:del w:id="2670" w:author="Owen" w:date="2026-02-28T10:38:00Z" w16du:dateUtc="2026-02-28T09:38:00Z">
        <w:r w:rsidR="00C34749">
          <w:delText>reproductive value of the vegetative stage class</w:delText>
        </w:r>
        <w:r w:rsidR="00EB7D09">
          <w:delText xml:space="preserve"> (v</w:delText>
        </w:r>
        <w:r w:rsidR="00EB7D09">
          <w:rPr>
            <w:vertAlign w:val="subscript"/>
          </w:rPr>
          <w:delText>3</w:delText>
        </w:r>
        <w:r w:rsidR="00EB7D09">
          <w:delText>)</w:delText>
        </w:r>
        <w:r w:rsidR="00C34749">
          <w:delText>, elasticity of</w:delText>
        </w:r>
        <w:r w:rsidR="00FB7C53">
          <w:delText xml:space="preserve"> </w:delText>
        </w:r>
        <w:r w:rsidR="00FB7C53" w:rsidRPr="00337EE9">
          <w:rPr>
            <w:rFonts w:cs="Lucida Grande"/>
            <w:color w:val="000000"/>
          </w:rPr>
          <w:delText>λ</w:delText>
        </w:r>
        <w:r w:rsidR="00C34749">
          <w:delText xml:space="preserve"> </w:delText>
        </w:r>
        <w:r w:rsidR="00FB7C53">
          <w:delText xml:space="preserve">to </w:delText>
        </w:r>
        <w:r w:rsidR="00C34749">
          <w:delText>the stasis transition</w:delText>
        </w:r>
        <w:r w:rsidR="00FB7C53">
          <w:delText xml:space="preserve"> of</w:delText>
        </w:r>
        <w:r w:rsidR="00EB7D09">
          <w:delText xml:space="preserve"> the reproductive stage class</w:delText>
        </w:r>
        <w:r w:rsidR="00FB7C53">
          <w:delText xml:space="preserve"> (</w:delText>
        </w:r>
        <w:r w:rsidR="00FB7C53" w:rsidRPr="001D1A89">
          <w:delText>E</w:delText>
        </w:r>
        <w:r w:rsidR="00FB7C53">
          <w:rPr>
            <w:vertAlign w:val="subscript"/>
          </w:rPr>
          <w:delText>4,4</w:delText>
        </w:r>
        <w:r w:rsidR="00FB7C53">
          <w:delText>)</w:delText>
        </w:r>
        <w:r w:rsidR="00C34749">
          <w:delText xml:space="preserve">, </w:delText>
        </w:r>
      </w:del>
      <w:r>
        <w:t>generation time (</w:t>
      </w:r>
      <w:r w:rsidRPr="00FE49DA">
        <w:t>T</w:t>
      </w:r>
      <w:r>
        <w:t>), and life expectancy (</w:t>
      </w:r>
      <w:del w:id="2671" w:author="Owen" w:date="2026-02-28T10:38:00Z" w16du:dateUtc="2026-02-28T09:38:00Z">
        <w:r w:rsidR="00C34749" w:rsidRPr="00C34749">
          <w:delText>l</w:delText>
        </w:r>
        <w:r w:rsidR="00C34749" w:rsidRPr="00C34749">
          <w:rPr>
            <w:vertAlign w:val="subscript"/>
          </w:rPr>
          <w:delText>0</w:delText>
        </w:r>
        <w:r w:rsidR="00C34749">
          <w:delText>).</w:delText>
        </w:r>
      </w:del>
      <w:ins w:id="2672" w:author="Owen" w:date="2026-02-28T10:38:00Z" w16du:dateUtc="2026-02-28T09:38:00Z">
        <w:r>
          <w:t>l₀). Uncertainty in transition rates propagates to substantial uncertainty in these derived parameters, with the largest spread in quantities that depend on long-term survivorship and reproduction.</w:t>
        </w:r>
      </w:ins>
    </w:p>
    <w:p w14:paraId="0F988E9B" w14:textId="77777777" w:rsidR="00BA765D" w:rsidRDefault="00BA765D" w:rsidP="00F41A64">
      <w:pPr>
        <w:rPr>
          <w:del w:id="2673" w:author="Owen" w:date="2026-02-28T10:38:00Z" w16du:dateUtc="2026-02-28T09:38:00Z"/>
        </w:rPr>
      </w:pPr>
    </w:p>
    <w:p w14:paraId="6252BC71" w14:textId="77777777" w:rsidR="005938C8" w:rsidRDefault="005938C8" w:rsidP="00F41A64">
      <w:pPr>
        <w:rPr>
          <w:del w:id="2674" w:author="Owen" w:date="2026-02-28T10:38:00Z" w16du:dateUtc="2026-02-28T09:38:00Z"/>
        </w:rPr>
      </w:pPr>
    </w:p>
    <w:p w14:paraId="46134A4A" w14:textId="05304DCA" w:rsidR="00BA765D" w:rsidRDefault="000E2BCA" w:rsidP="007D29AD">
      <w:pPr>
        <w:jc w:val="center"/>
        <w:rPr>
          <w:del w:id="2675" w:author="Owen" w:date="2026-02-28T10:38:00Z" w16du:dateUtc="2026-02-28T09:38:00Z"/>
        </w:rPr>
      </w:pPr>
      <w:del w:id="2676" w:author="Owen" w:date="2026-02-28T10:38:00Z" w16du:dateUtc="2026-02-28T09:38:00Z">
        <w:r>
          <w:rPr>
            <w:noProof/>
          </w:rPr>
          <w:drawing>
            <wp:inline distT="0" distB="0" distL="0" distR="0" wp14:anchorId="321E3571" wp14:editId="4DFF7C9D">
              <wp:extent cx="5715000" cy="5715000"/>
              <wp:effectExtent l="0" t="0" r="0" b="0"/>
              <wp:docPr id="1" name="Picture 1" descr="Macintosh HD:Users:patrickbarks:uncertainty:img:sd_shape_p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atrickbarks:uncertainty:img:sd_shape_poo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549" cy="5715549"/>
                      </a:xfrm>
                      <a:prstGeom prst="rect">
                        <a:avLst/>
                      </a:prstGeom>
                      <a:noFill/>
                      <a:ln>
                        <a:noFill/>
                      </a:ln>
                    </pic:spPr>
                  </pic:pic>
                </a:graphicData>
              </a:graphic>
            </wp:inline>
          </w:drawing>
        </w:r>
      </w:del>
    </w:p>
    <w:p w14:paraId="6E7B2B24" w14:textId="77777777" w:rsidR="00B41E2D" w:rsidRDefault="005938C8">
      <w:pPr>
        <w:rPr>
          <w:ins w:id="2677" w:author="Owen" w:date="2026-02-28T10:38:00Z" w16du:dateUtc="2026-02-28T09:38:00Z"/>
        </w:rPr>
      </w:pPr>
      <w:del w:id="2678" w:author="Owen" w:date="2026-02-28T10:38:00Z" w16du:dateUtc="2026-02-28T09:38:00Z">
        <w:r w:rsidRPr="00277372">
          <w:rPr>
            <w:b/>
          </w:rPr>
          <w:delText xml:space="preserve">Fig. </w:delText>
        </w:r>
        <w:r w:rsidR="00EF5197">
          <w:rPr>
            <w:b/>
          </w:rPr>
          <w:delText>2</w:delText>
        </w:r>
        <w:r w:rsidRPr="00277372">
          <w:rPr>
            <w:b/>
          </w:rPr>
          <w:delText>.</w:delText>
        </w:r>
        <w:r>
          <w:delText xml:space="preserve"> </w:delText>
        </w:r>
        <w:r w:rsidR="007D0E2A">
          <w:delText xml:space="preserve">Point </w:delText>
        </w:r>
      </w:del>
      <w:ins w:id="2679" w:author="Owen" w:date="2026-02-28T10:38:00Z" w16du:dateUtc="2026-02-28T09:38:00Z">
        <w:r w:rsidR="00000000">
          <w:br w:type="page"/>
        </w:r>
      </w:ins>
    </w:p>
    <w:p w14:paraId="0632F380" w14:textId="77777777" w:rsidR="00B41E2D" w:rsidRDefault="00000000">
      <w:pPr>
        <w:pStyle w:val="CaptionedFigure"/>
        <w:rPr>
          <w:ins w:id="2680" w:author="Owen" w:date="2026-02-28T10:38:00Z" w16du:dateUtc="2026-02-28T09:38:00Z"/>
        </w:rPr>
      </w:pPr>
      <w:ins w:id="2681" w:author="Owen" w:date="2026-02-28T10:38:00Z" w16du:dateUtc="2026-02-28T09:38:00Z">
        <w:r>
          <w:rPr>
            <w:noProof/>
          </w:rPr>
          <w:lastRenderedPageBreak/>
          <w:drawing>
            <wp:inline distT="0" distB="0" distL="0" distR="0" wp14:anchorId="04985AB1" wp14:editId="63DBDA3E">
              <wp:extent cx="3247802" cy="4440497"/>
              <wp:effectExtent l="0" t="0" r="0" b="0"/>
              <wp:docPr id="65" name="Picture" descr="Figure 3: Analysis 1 comparison of point estimates versus sampling-distribution summaries for population-level life expectancy and shape. Panel A shows mortality-trajectory shape, and Panel B shows mature life expectancy. In each panel, distributions are shown for estimates derived directly from matrix point estimates and for uncertainty-aware summaries, showing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66" name="Picture" descr="../../figures/Figure_3_analysis1_point_vs_sampling_distributions.png"/>
                      <pic:cNvPicPr>
                        <a:picLocks noChangeAspect="1" noChangeArrowheads="1"/>
                      </pic:cNvPicPr>
                    </pic:nvPicPr>
                    <pic:blipFill>
                      <a:blip r:embed="rId16"/>
                      <a:stretch>
                        <a:fillRect/>
                      </a:stretch>
                    </pic:blipFill>
                    <pic:spPr bwMode="auto">
                      <a:xfrm>
                        <a:off x="0" y="0"/>
                        <a:ext cx="3247802" cy="4440497"/>
                      </a:xfrm>
                      <a:prstGeom prst="rect">
                        <a:avLst/>
                      </a:prstGeom>
                      <a:noFill/>
                      <a:ln w="9525">
                        <a:noFill/>
                        <a:headEnd/>
                        <a:tailEnd/>
                      </a:ln>
                    </pic:spPr>
                  </pic:pic>
                </a:graphicData>
              </a:graphic>
            </wp:inline>
          </w:drawing>
        </w:r>
      </w:ins>
    </w:p>
    <w:p w14:paraId="0F58EAB3" w14:textId="0D43E961" w:rsidR="008B64FF" w:rsidRDefault="00000000" w:rsidP="005938C8">
      <w:pPr>
        <w:rPr>
          <w:del w:id="2682" w:author="Owen" w:date="2026-02-28T10:38:00Z" w16du:dateUtc="2026-02-28T09:38:00Z"/>
        </w:rPr>
      </w:pPr>
      <w:bookmarkStart w:id="2683" w:name="fig:fig-main-2"/>
      <w:bookmarkEnd w:id="2683"/>
      <w:ins w:id="2684" w:author="Owen" w:date="2026-02-28T10:38:00Z" w16du:dateUtc="2026-02-28T09:38:00Z">
        <w:r>
          <w:t xml:space="preserve">Figure 3: Analysis 1 comparison of point </w:t>
        </w:r>
      </w:ins>
      <w:r>
        <w:t xml:space="preserve">estimates </w:t>
      </w:r>
      <w:del w:id="2685" w:author="Owen" w:date="2026-02-28T10:38:00Z" w16du:dateUtc="2026-02-28T09:38:00Z">
        <w:r w:rsidR="007D0E2A">
          <w:delText>(black dots) and</w:delText>
        </w:r>
        <w:r w:rsidR="00C856AC">
          <w:delText xml:space="preserve"> corresponding</w:delText>
        </w:r>
        <w:r w:rsidR="007D0E2A">
          <w:delText xml:space="preserve"> </w:delText>
        </w:r>
      </w:del>
      <w:ins w:id="2686" w:author="Owen" w:date="2026-02-28T10:38:00Z" w16du:dateUtc="2026-02-28T09:38:00Z">
        <w:r>
          <w:t xml:space="preserve">versus </w:t>
        </w:r>
      </w:ins>
      <w:r>
        <w:t>sampling</w:t>
      </w:r>
      <w:del w:id="2687" w:author="Owen" w:date="2026-02-28T10:38:00Z" w16du:dateUtc="2026-02-28T09:38:00Z">
        <w:r w:rsidR="007D0E2A">
          <w:delText xml:space="preserve"> distributions (</w:delText>
        </w:r>
        <w:r w:rsidR="005F39ED">
          <w:delText xml:space="preserve">blue </w:delText>
        </w:r>
        <w:r w:rsidR="00E64DA6">
          <w:delText xml:space="preserve">density </w:delText>
        </w:r>
        <w:r w:rsidR="00DD6EE8">
          <w:delText>kernels</w:delText>
        </w:r>
        <w:r w:rsidR="007D0E2A">
          <w:delText>)</w:delText>
        </w:r>
      </w:del>
      <w:ins w:id="2688" w:author="Owen" w:date="2026-02-28T10:38:00Z" w16du:dateUtc="2026-02-28T09:38:00Z">
        <w:r>
          <w:t>-distribution summaries</w:t>
        </w:r>
      </w:ins>
      <w:r>
        <w:t xml:space="preserve"> for population-</w:t>
      </w:r>
      <w:del w:id="2689" w:author="Owen" w:date="2026-02-28T10:38:00Z" w16du:dateUtc="2026-02-28T09:38:00Z">
        <w:r w:rsidR="006B3CF1">
          <w:delText>specific</w:delText>
        </w:r>
        <w:r w:rsidR="00811B24">
          <w:delText xml:space="preserve"> estimates of </w:delText>
        </w:r>
        <w:r w:rsidR="00B54FC2">
          <w:delText xml:space="preserve">two </w:delText>
        </w:r>
        <w:r w:rsidR="008B64FF">
          <w:delText>MPM-derived parameters</w:delText>
        </w:r>
        <w:r w:rsidR="00B54FC2">
          <w:delText xml:space="preserve">: the shape of the mortality </w:delText>
        </w:r>
        <w:r w:rsidR="005B1CFE">
          <w:delText>trajectory</w:delText>
        </w:r>
        <w:r w:rsidR="00B54FC2">
          <w:delText xml:space="preserve"> </w:delText>
        </w:r>
        <w:r w:rsidR="00B54FC2" w:rsidRPr="00CA520F">
          <w:rPr>
            <w:b/>
          </w:rPr>
          <w:delText>(</w:delText>
        </w:r>
        <w:r w:rsidR="00CA520F" w:rsidRPr="00CA520F">
          <w:rPr>
            <w:b/>
          </w:rPr>
          <w:delText>A</w:delText>
        </w:r>
        <w:r w:rsidR="00B54FC2" w:rsidRPr="00CA520F">
          <w:rPr>
            <w:b/>
          </w:rPr>
          <w:delText>)</w:delText>
        </w:r>
        <w:r w:rsidR="00B54FC2">
          <w:delText xml:space="preserve"> and mature</w:delText>
        </w:r>
      </w:del>
      <w:ins w:id="2690" w:author="Owen" w:date="2026-02-28T10:38:00Z" w16du:dateUtc="2026-02-28T09:38:00Z">
        <w:r>
          <w:t>level</w:t>
        </w:r>
      </w:ins>
      <w:r>
        <w:t xml:space="preserve"> life expectancy </w:t>
      </w:r>
      <w:del w:id="2691" w:author="Owen" w:date="2026-02-28T10:38:00Z" w16du:dateUtc="2026-02-28T09:38:00Z">
        <w:r w:rsidR="00B54FC2" w:rsidRPr="00CA520F">
          <w:rPr>
            <w:b/>
          </w:rPr>
          <w:delText>(</w:delText>
        </w:r>
        <w:r w:rsidR="00CA520F" w:rsidRPr="00CA520F">
          <w:rPr>
            <w:b/>
          </w:rPr>
          <w:delText>B</w:delText>
        </w:r>
        <w:r w:rsidR="00B54FC2" w:rsidRPr="00CA520F">
          <w:rPr>
            <w:b/>
          </w:rPr>
          <w:delText>)</w:delText>
        </w:r>
        <w:r w:rsidR="008B64FF">
          <w:delText>.</w:delText>
        </w:r>
        <w:r w:rsidR="00B54FC2">
          <w:delText xml:space="preserve"> </w:delText>
        </w:r>
        <w:r w:rsidR="00D65948">
          <w:delText>In each panel, p</w:delText>
        </w:r>
        <w:r w:rsidR="00B54FC2">
          <w:delText xml:space="preserve">opulations are arranged </w:delText>
        </w:r>
        <w:r w:rsidR="009C6C73">
          <w:delText xml:space="preserve">in ascending order </w:delText>
        </w:r>
        <w:r w:rsidR="00D5468E">
          <w:delText>according to</w:delText>
        </w:r>
        <w:r w:rsidR="00B54FC2">
          <w:delText xml:space="preserve"> the point est</w:delText>
        </w:r>
        <w:r w:rsidR="00014B0B">
          <w:delText>imate of the relevant parameter</w:delText>
        </w:r>
        <w:r w:rsidR="00B54FC2">
          <w:delText>.</w:delText>
        </w:r>
      </w:del>
    </w:p>
    <w:p w14:paraId="27FBB002" w14:textId="77777777" w:rsidR="007A0F0C" w:rsidRDefault="007A0F0C" w:rsidP="005938C8">
      <w:pPr>
        <w:rPr>
          <w:del w:id="2692" w:author="Owen" w:date="2026-02-28T10:38:00Z" w16du:dateUtc="2026-02-28T09:38:00Z"/>
        </w:rPr>
      </w:pPr>
    </w:p>
    <w:p w14:paraId="4B9DCF29" w14:textId="77777777" w:rsidR="007A0F0C" w:rsidRDefault="007A0F0C" w:rsidP="005938C8">
      <w:pPr>
        <w:rPr>
          <w:del w:id="2693" w:author="Owen" w:date="2026-02-28T10:38:00Z" w16du:dateUtc="2026-02-28T09:38:00Z"/>
        </w:rPr>
      </w:pPr>
    </w:p>
    <w:p w14:paraId="10602614" w14:textId="77777777" w:rsidR="007A0F0C" w:rsidRDefault="007A0F0C" w:rsidP="005938C8">
      <w:pPr>
        <w:rPr>
          <w:del w:id="2694" w:author="Owen" w:date="2026-02-28T10:38:00Z" w16du:dateUtc="2026-02-28T09:38:00Z"/>
        </w:rPr>
      </w:pPr>
    </w:p>
    <w:p w14:paraId="054F5292" w14:textId="46522FB1" w:rsidR="00BA765D" w:rsidRDefault="00756449" w:rsidP="00F41A64">
      <w:pPr>
        <w:rPr>
          <w:del w:id="2695" w:author="Owen" w:date="2026-02-28T10:38:00Z" w16du:dateUtc="2026-02-28T09:38:00Z"/>
        </w:rPr>
      </w:pPr>
      <w:del w:id="2696" w:author="Owen" w:date="2026-02-28T10:38:00Z" w16du:dateUtc="2026-02-28T09:38:00Z">
        <w:r>
          <w:rPr>
            <w:noProof/>
          </w:rPr>
          <w:drawing>
            <wp:inline distT="0" distB="0" distL="0" distR="0" wp14:anchorId="631F2224" wp14:editId="5A06B2A0">
              <wp:extent cx="5955030" cy="4287520"/>
              <wp:effectExtent l="0" t="0" r="0" b="5080"/>
              <wp:docPr id="9" name="Picture 9" descr="Macintosh HD:Users:patrickbarks:uncertainty:img:sh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patrickbarks:uncertainty:img:shap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5030" cy="4287520"/>
                      </a:xfrm>
                      <a:prstGeom prst="rect">
                        <a:avLst/>
                      </a:prstGeom>
                      <a:noFill/>
                      <a:ln>
                        <a:noFill/>
                      </a:ln>
                    </pic:spPr>
                  </pic:pic>
                </a:graphicData>
              </a:graphic>
            </wp:inline>
          </w:drawing>
        </w:r>
      </w:del>
    </w:p>
    <w:p w14:paraId="6BB42CDF" w14:textId="77777777" w:rsidR="00B41E2D" w:rsidRDefault="00F54E75">
      <w:pPr>
        <w:pStyle w:val="ImageCaption"/>
        <w:pPrChange w:id="2697" w:author="Owen" w:date="2026-02-28T10:38:00Z" w16du:dateUtc="2026-02-28T09:38:00Z">
          <w:pPr>
            <w:spacing w:line="480" w:lineRule="auto"/>
          </w:pPr>
        </w:pPrChange>
      </w:pPr>
      <w:del w:id="2698" w:author="Owen" w:date="2026-02-28T10:38:00Z" w16du:dateUtc="2026-02-28T09:38:00Z">
        <w:r>
          <w:rPr>
            <w:b/>
          </w:rPr>
          <w:delText>Fig.</w:delText>
        </w:r>
        <w:r w:rsidR="001A1570">
          <w:rPr>
            <w:b/>
          </w:rPr>
          <w:delText xml:space="preserve"> 3.</w:delText>
        </w:r>
        <w:r w:rsidR="00B304F3">
          <w:delText xml:space="preserve"> </w:delText>
        </w:r>
        <w:r w:rsidR="007C29EB">
          <w:delText>(</w:delText>
        </w:r>
        <w:r w:rsidR="00590944" w:rsidRPr="00590944">
          <w:rPr>
            <w:b/>
          </w:rPr>
          <w:delText>A</w:delText>
        </w:r>
        <w:r w:rsidR="007C29EB">
          <w:delText xml:space="preserve">) Relationship between the </w:delText>
        </w:r>
      </w:del>
      <w:ins w:id="2699" w:author="Owen" w:date="2026-02-28T10:38:00Z" w16du:dateUtc="2026-02-28T09:38:00Z">
        <w:r w:rsidR="00000000">
          <w:t xml:space="preserve">and shape. Panel A shows mortality-trajectory </w:t>
        </w:r>
      </w:ins>
      <w:r w:rsidR="00000000">
        <w:t>shape</w:t>
      </w:r>
      <w:del w:id="2700" w:author="Owen" w:date="2026-02-28T10:38:00Z" w16du:dateUtc="2026-02-28T09:38:00Z">
        <w:r w:rsidR="007C29EB">
          <w:delText xml:space="preserve"> of mortality trajectories</w:delText>
        </w:r>
      </w:del>
      <w:ins w:id="2701" w:author="Owen" w:date="2026-02-28T10:38:00Z" w16du:dateUtc="2026-02-28T09:38:00Z">
        <w:r w:rsidR="00000000">
          <w:t>,</w:t>
        </w:r>
      </w:ins>
      <w:r w:rsidR="00000000">
        <w:t xml:space="preserve"> and </w:t>
      </w:r>
      <w:ins w:id="2702" w:author="Owen" w:date="2026-02-28T10:38:00Z" w16du:dateUtc="2026-02-28T09:38:00Z">
        <w:r w:rsidR="00000000">
          <w:t xml:space="preserve">Panel B shows </w:t>
        </w:r>
      </w:ins>
      <w:r w:rsidR="00000000">
        <w:t>mature life expectancy</w:t>
      </w:r>
      <w:del w:id="2703" w:author="Owen" w:date="2026-02-28T10:38:00Z" w16du:dateUtc="2026-02-28T09:38:00Z">
        <w:r w:rsidR="007C29EB">
          <w:delText>, based</w:delText>
        </w:r>
        <w:r w:rsidR="001447C6">
          <w:delText xml:space="preserve"> either</w:delText>
        </w:r>
        <w:r w:rsidR="007C29EB">
          <w:delText xml:space="preserve"> on </w:delText>
        </w:r>
      </w:del>
      <w:ins w:id="2704" w:author="Owen" w:date="2026-02-28T10:38:00Z" w16du:dateUtc="2026-02-28T09:38:00Z">
        <w:r w:rsidR="00000000">
          <w:t xml:space="preserve">. In each panel, distributions are shown for estimates derived directly from matrix </w:t>
        </w:r>
      </w:ins>
      <w:r w:rsidR="00000000">
        <w:t xml:space="preserve">point estimates </w:t>
      </w:r>
      <w:del w:id="2705" w:author="Owen" w:date="2026-02-28T10:38:00Z" w16du:dateUtc="2026-02-28T09:38:00Z">
        <w:r w:rsidR="007C29EB">
          <w:delText>for each variable (top panel) or the underlying sampling distribution</w:delText>
        </w:r>
        <w:r w:rsidR="004774CD">
          <w:delText>s</w:delText>
        </w:r>
        <w:r w:rsidR="007C29EB">
          <w:delText xml:space="preserve"> (bottom panel).</w:delText>
        </w:r>
        <w:r w:rsidR="00590944">
          <w:delText xml:space="preserve"> Error bars </w:delText>
        </w:r>
      </w:del>
      <w:ins w:id="2706" w:author="Owen" w:date="2026-02-28T10:38:00Z" w16du:dateUtc="2026-02-28T09:38:00Z">
        <w:r w:rsidR="00000000">
          <w:t xml:space="preserve">and for uncertainty-aware summaries, showing systematic shifts </w:t>
        </w:r>
      </w:ins>
      <w:r w:rsidR="00000000">
        <w:t xml:space="preserve">and </w:t>
      </w:r>
      <w:del w:id="2707" w:author="Owen" w:date="2026-02-28T10:38:00Z" w16du:dateUtc="2026-02-28T09:38:00Z">
        <w:r w:rsidR="00590944">
          <w:delText xml:space="preserve">ribbons around fit lines </w:delText>
        </w:r>
        <w:r w:rsidR="00185613">
          <w:delText>represent</w:delText>
        </w:r>
        <w:r w:rsidR="00590944">
          <w:delText xml:space="preserve"> 95% credible intervals.</w:delText>
        </w:r>
        <w:r w:rsidR="00F14B35">
          <w:delText xml:space="preserve"> (</w:delText>
        </w:r>
        <w:r w:rsidR="00F14B35" w:rsidRPr="00F14B35">
          <w:rPr>
            <w:b/>
          </w:rPr>
          <w:delText>B</w:delText>
        </w:r>
        <w:r w:rsidR="00F14B35">
          <w:delText xml:space="preserve">) Posterior distribution for the slope of the relationship between </w:delText>
        </w:r>
        <w:r w:rsidR="00BA5945">
          <w:delText>shape and life expectancy</w:delText>
        </w:r>
        <w:r w:rsidR="00575958">
          <w:delText xml:space="preserve"> (</w:delText>
        </w:r>
        <w:r w:rsidR="00F80FF8" w:rsidRPr="004F3A87">
          <w:rPr>
            <w:rFonts w:cs="Lucida Grande"/>
            <w:color w:val="000000"/>
          </w:rPr>
          <w:delText>β</w:delText>
        </w:r>
        <w:r w:rsidR="00575958">
          <w:delText>).</w:delText>
        </w:r>
      </w:del>
      <w:ins w:id="2708" w:author="Owen" w:date="2026-02-28T10:38:00Z" w16du:dateUtc="2026-02-28T09:38:00Z">
        <w:r w:rsidR="00000000">
          <w:t>shrinkage in extreme values when sampling uncertainty is propagated.</w:t>
        </w:r>
      </w:ins>
    </w:p>
    <w:p w14:paraId="306A22AB" w14:textId="77777777" w:rsidR="00DA2FF9" w:rsidRDefault="00DA2FF9" w:rsidP="00F41A64">
      <w:pPr>
        <w:rPr>
          <w:del w:id="2709" w:author="Owen" w:date="2026-02-28T10:38:00Z" w16du:dateUtc="2026-02-28T09:38:00Z"/>
        </w:rPr>
      </w:pPr>
    </w:p>
    <w:p w14:paraId="38DF0B63" w14:textId="77777777" w:rsidR="00EF5197" w:rsidRDefault="00EF5197" w:rsidP="00F41A64">
      <w:pPr>
        <w:rPr>
          <w:del w:id="2710" w:author="Owen" w:date="2026-02-28T10:38:00Z" w16du:dateUtc="2026-02-28T09:38:00Z"/>
        </w:rPr>
      </w:pPr>
    </w:p>
    <w:p w14:paraId="59EAE7E8" w14:textId="77777777" w:rsidR="00EF5197" w:rsidRDefault="00EF5197" w:rsidP="00F41A64">
      <w:pPr>
        <w:rPr>
          <w:del w:id="2711" w:author="Owen" w:date="2026-02-28T10:38:00Z" w16du:dateUtc="2026-02-28T09:38:00Z"/>
        </w:rPr>
      </w:pPr>
    </w:p>
    <w:p w14:paraId="362A4556" w14:textId="77777777" w:rsidR="00EF5197" w:rsidRDefault="00EF5197" w:rsidP="00F41A64">
      <w:pPr>
        <w:rPr>
          <w:del w:id="2712" w:author="Owen" w:date="2026-02-28T10:38:00Z" w16du:dateUtc="2026-02-28T09:38:00Z"/>
        </w:rPr>
      </w:pPr>
    </w:p>
    <w:p w14:paraId="75701191" w14:textId="77777777" w:rsidR="00EF5197" w:rsidRDefault="00EF5197" w:rsidP="00F41A64">
      <w:pPr>
        <w:rPr>
          <w:del w:id="2713" w:author="Owen" w:date="2026-02-28T10:38:00Z" w16du:dateUtc="2026-02-28T09:38:00Z"/>
        </w:rPr>
      </w:pPr>
    </w:p>
    <w:p w14:paraId="3D85ADD3" w14:textId="77777777" w:rsidR="00EF5197" w:rsidRDefault="00EF5197" w:rsidP="00F41A64">
      <w:pPr>
        <w:rPr>
          <w:del w:id="2714" w:author="Owen" w:date="2026-02-28T10:38:00Z" w16du:dateUtc="2026-02-28T09:38:00Z"/>
        </w:rPr>
      </w:pPr>
    </w:p>
    <w:p w14:paraId="0C070C69" w14:textId="77777777" w:rsidR="00EF5197" w:rsidRDefault="00EF5197" w:rsidP="00EF5197">
      <w:pPr>
        <w:rPr>
          <w:del w:id="2715" w:author="Owen" w:date="2026-02-28T10:38:00Z" w16du:dateUtc="2026-02-28T09:38:00Z"/>
        </w:rPr>
      </w:pPr>
      <w:del w:id="2716" w:author="Owen" w:date="2026-02-28T10:38:00Z" w16du:dateUtc="2026-02-28T09:38:00Z">
        <w:r w:rsidRPr="00EF5197">
          <w:rPr>
            <w:noProof/>
          </w:rPr>
          <w:drawing>
            <wp:inline distT="0" distB="0" distL="0" distR="0" wp14:anchorId="45BF0B4A" wp14:editId="28D3A250">
              <wp:extent cx="5943600" cy="4279291"/>
              <wp:effectExtent l="0" t="0" r="0" b="0"/>
              <wp:docPr id="10" name="Picture 10" descr="Macintosh HD:Users:patrickbarks:uncertainty:img:cl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patrickbarks:uncertainty:img:cli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79291"/>
                      </a:xfrm>
                      <a:prstGeom prst="rect">
                        <a:avLst/>
                      </a:prstGeom>
                      <a:noFill/>
                      <a:ln>
                        <a:noFill/>
                      </a:ln>
                    </pic:spPr>
                  </pic:pic>
                </a:graphicData>
              </a:graphic>
            </wp:inline>
          </w:drawing>
        </w:r>
      </w:del>
    </w:p>
    <w:p w14:paraId="0573C7A7" w14:textId="18563BB3" w:rsidR="00EF5197" w:rsidRDefault="00EF5197" w:rsidP="00EF5197">
      <w:pPr>
        <w:rPr>
          <w:del w:id="2717" w:author="Owen" w:date="2026-02-28T10:38:00Z" w16du:dateUtc="2026-02-28T09:38:00Z"/>
        </w:rPr>
      </w:pPr>
      <w:del w:id="2718" w:author="Owen" w:date="2026-02-28T10:38:00Z" w16du:dateUtc="2026-02-28T09:38:00Z">
        <w:r w:rsidRPr="00277372">
          <w:rPr>
            <w:b/>
          </w:rPr>
          <w:delText xml:space="preserve">Fig. </w:delText>
        </w:r>
        <w:r>
          <w:rPr>
            <w:b/>
          </w:rPr>
          <w:delText>4</w:delText>
        </w:r>
        <w:r w:rsidRPr="00277372">
          <w:rPr>
            <w:b/>
          </w:rPr>
          <w:delText>.</w:delText>
        </w:r>
        <w:r>
          <w:delText xml:space="preserve"> Results from models relating annual recruitment in </w:delText>
        </w:r>
        <w:r w:rsidRPr="00EC385A">
          <w:rPr>
            <w:i/>
          </w:rPr>
          <w:delText>Silene spaldingii</w:delText>
        </w:r>
        <w:r>
          <w:delText xml:space="preserve"> to deviations in mean temperature, based either on point estimates for recruitment (top row) or the underlying sampling distribution (bottom row). Results in </w:delText>
        </w:r>
        <w:r w:rsidRPr="00CE7581">
          <w:rPr>
            <w:b/>
          </w:rPr>
          <w:delText>(A)</w:delText>
        </w:r>
        <w:r>
          <w:delText xml:space="preserve"> are from a Gaussian process model estimating temperature coefficients for 24 monthly lags, whereas results in </w:delText>
        </w:r>
        <w:r w:rsidRPr="00CE7581">
          <w:rPr>
            <w:b/>
          </w:rPr>
          <w:delText>(B)</w:delText>
        </w:r>
        <w:r>
          <w:delText xml:space="preserve"> are from a simplified model of recruitment versus mean Spring temperature. Error bars and ribbons around fit lines represent 95% credible intervals.</w:delText>
        </w:r>
      </w:del>
    </w:p>
    <w:p w14:paraId="7A2A49C4" w14:textId="77777777" w:rsidR="00B41E2D" w:rsidRDefault="00000000">
      <w:pPr>
        <w:rPr>
          <w:ins w:id="2719" w:author="Owen" w:date="2026-02-28T10:38:00Z" w16du:dateUtc="2026-02-28T09:38:00Z"/>
        </w:rPr>
      </w:pPr>
      <w:ins w:id="2720" w:author="Owen" w:date="2026-02-28T10:38:00Z" w16du:dateUtc="2026-02-28T09:38:00Z">
        <w:r>
          <w:br w:type="page"/>
        </w:r>
      </w:ins>
    </w:p>
    <w:p w14:paraId="435CCD7A" w14:textId="77777777" w:rsidR="00B41E2D" w:rsidRDefault="00000000">
      <w:pPr>
        <w:pStyle w:val="CaptionedFigure"/>
        <w:rPr>
          <w:ins w:id="2721" w:author="Owen" w:date="2026-02-28T10:38:00Z" w16du:dateUtc="2026-02-28T09:38:00Z"/>
        </w:rPr>
      </w:pPr>
      <w:ins w:id="2722" w:author="Owen" w:date="2026-02-28T10:38:00Z" w16du:dateUtc="2026-02-28T09:38:00Z">
        <w:r>
          <w:rPr>
            <w:noProof/>
          </w:rPr>
          <w:lastRenderedPageBreak/>
          <w:drawing>
            <wp:inline distT="0" distB="0" distL="0" distR="0" wp14:anchorId="0450613B" wp14:editId="1AAECCB5">
              <wp:extent cx="5943600" cy="2939634"/>
              <wp:effectExtent l="0" t="0" r="0" b="0"/>
              <wp:docPr id="69" name="Picture" descr="Figure 4: Analysis 1 relationship between life expectancy and shape under models with and without sampling uncertainty propagation. In panel A, solid points show the point-estimate model. In the uncertainty-aware model, faint solid points show those same point estimates for reference, while crosses are centred on sampling-distribution medians with horizontal and vertical bars showing 95% intervals. The displacement between faint points and crosses indicates that propagated sampling distributions can shift central tendency away from plug-in point estimates, consistent with the offsets between dashed lines and density peaks in Figure 3. Panel B shows posterior distributions for the slope parameter (β). This figure shows that accounting for sampling uncertainty shifts posterior support towards a positive association."/>
              <wp:cNvGraphicFramePr/>
              <a:graphic xmlns:a="http://schemas.openxmlformats.org/drawingml/2006/main">
                <a:graphicData uri="http://schemas.openxmlformats.org/drawingml/2006/picture">
                  <pic:pic xmlns:pic="http://schemas.openxmlformats.org/drawingml/2006/picture">
                    <pic:nvPicPr>
                      <pic:cNvPr id="70" name="Picture" descr="../../figures/Figure_4_analysis1_life_expectancy_shape_relationship.png"/>
                      <pic:cNvPicPr>
                        <a:picLocks noChangeAspect="1" noChangeArrowheads="1"/>
                      </pic:cNvPicPr>
                    </pic:nvPicPr>
                    <pic:blipFill>
                      <a:blip r:embed="rId19"/>
                      <a:stretch>
                        <a:fillRect/>
                      </a:stretch>
                    </pic:blipFill>
                    <pic:spPr bwMode="auto">
                      <a:xfrm>
                        <a:off x="0" y="0"/>
                        <a:ext cx="5943600" cy="2939634"/>
                      </a:xfrm>
                      <a:prstGeom prst="rect">
                        <a:avLst/>
                      </a:prstGeom>
                      <a:noFill/>
                      <a:ln w="9525">
                        <a:noFill/>
                        <a:headEnd/>
                        <a:tailEnd/>
                      </a:ln>
                    </pic:spPr>
                  </pic:pic>
                </a:graphicData>
              </a:graphic>
            </wp:inline>
          </w:drawing>
        </w:r>
      </w:ins>
    </w:p>
    <w:p w14:paraId="5A43A31A" w14:textId="77777777" w:rsidR="00B41E2D" w:rsidRDefault="00000000">
      <w:pPr>
        <w:pStyle w:val="ImageCaption"/>
        <w:rPr>
          <w:ins w:id="2723" w:author="Owen" w:date="2026-02-28T10:38:00Z" w16du:dateUtc="2026-02-28T09:38:00Z"/>
        </w:rPr>
      </w:pPr>
      <w:bookmarkStart w:id="2724" w:name="fig:fig-main-3"/>
      <w:bookmarkEnd w:id="2724"/>
      <w:ins w:id="2725" w:author="Owen" w:date="2026-02-28T10:38:00Z" w16du:dateUtc="2026-02-28T09:38:00Z">
        <w:r>
          <w:t>Figure 4: Analysis 1 relationship between life expectancy and shape under models with and without sampling uncertainty propagation. In panel A, solid points show the point-estimate model. In the uncertainty-aware model, faint solid points show those same point estimates for reference, while crosses are centred on sampling-distribution medians with horizontal and vertical bars showing 95% intervals. The displacement between faint points and crosses indicates that propagated sampling distributions can shift central tendency away from plug-in point estimates, consistent with the offsets between dashed lines and density peaks in Figure 3. Panel B shows posterior distributions for the slope parameter (β). This figure shows that accounting for sampling uncertainty shifts posterior support towards a positive association.</w:t>
        </w:r>
      </w:ins>
    </w:p>
    <w:p w14:paraId="6FD4F7DB" w14:textId="77777777" w:rsidR="00B41E2D" w:rsidRDefault="00000000">
      <w:pPr>
        <w:rPr>
          <w:ins w:id="2726" w:author="Owen" w:date="2026-02-28T10:38:00Z" w16du:dateUtc="2026-02-28T09:38:00Z"/>
        </w:rPr>
      </w:pPr>
      <w:ins w:id="2727" w:author="Owen" w:date="2026-02-28T10:38:00Z" w16du:dateUtc="2026-02-28T09:38:00Z">
        <w:r>
          <w:br w:type="page"/>
        </w:r>
      </w:ins>
    </w:p>
    <w:p w14:paraId="58357D79" w14:textId="77777777" w:rsidR="00B41E2D" w:rsidRDefault="00000000">
      <w:pPr>
        <w:pStyle w:val="CaptionedFigure"/>
        <w:rPr>
          <w:ins w:id="2728" w:author="Owen" w:date="2026-02-28T10:38:00Z" w16du:dateUtc="2026-02-28T09:38:00Z"/>
        </w:rPr>
      </w:pPr>
      <w:ins w:id="2729" w:author="Owen" w:date="2026-02-28T10:38:00Z" w16du:dateUtc="2026-02-28T09:38:00Z">
        <w:r>
          <w:rPr>
            <w:noProof/>
          </w:rPr>
          <w:lastRenderedPageBreak/>
          <w:drawing>
            <wp:inline distT="0" distB="0" distL="0" distR="0" wp14:anchorId="3EEFFF0A" wp14:editId="181800D2">
              <wp:extent cx="3247802" cy="4694327"/>
              <wp:effectExtent l="0" t="0" r="0" b="0"/>
              <wp:docPr id="73" name="Picture" descr="Figure 5: Analysis 2 climate effects on recruitment in Silene spaldingii. Monthly-lag and spring-temperature models are shown for both point-estimate and uncertainty-aware formulations; posterior coefficient estimates and interval widths are similar across formulations, showing limited sensitivity of this analysis to transition-rate sampling uncertainty."/>
              <wp:cNvGraphicFramePr/>
              <a:graphic xmlns:a="http://schemas.openxmlformats.org/drawingml/2006/main">
                <a:graphicData uri="http://schemas.openxmlformats.org/drawingml/2006/picture">
                  <pic:pic xmlns:pic="http://schemas.openxmlformats.org/drawingml/2006/picture">
                    <pic:nvPicPr>
                      <pic:cNvPr id="74" name="Picture" descr="../../figures/Figure_5_analysis2_climate_effects_recruitment.png"/>
                      <pic:cNvPicPr>
                        <a:picLocks noChangeAspect="1" noChangeArrowheads="1"/>
                      </pic:cNvPicPr>
                    </pic:nvPicPr>
                    <pic:blipFill>
                      <a:blip r:embed="rId20"/>
                      <a:stretch>
                        <a:fillRect/>
                      </a:stretch>
                    </pic:blipFill>
                    <pic:spPr bwMode="auto">
                      <a:xfrm>
                        <a:off x="0" y="0"/>
                        <a:ext cx="3247802" cy="4694327"/>
                      </a:xfrm>
                      <a:prstGeom prst="rect">
                        <a:avLst/>
                      </a:prstGeom>
                      <a:noFill/>
                      <a:ln w="9525">
                        <a:noFill/>
                        <a:headEnd/>
                        <a:tailEnd/>
                      </a:ln>
                    </pic:spPr>
                  </pic:pic>
                </a:graphicData>
              </a:graphic>
            </wp:inline>
          </w:drawing>
        </w:r>
      </w:ins>
    </w:p>
    <w:p w14:paraId="171B80F9" w14:textId="77777777" w:rsidR="00B41E2D" w:rsidRDefault="00000000">
      <w:pPr>
        <w:pStyle w:val="ImageCaption"/>
        <w:pPrChange w:id="2730" w:author="Owen" w:date="2026-02-28T10:38:00Z" w16du:dateUtc="2026-02-28T09:38:00Z">
          <w:pPr>
            <w:spacing w:line="480" w:lineRule="auto"/>
          </w:pPr>
        </w:pPrChange>
      </w:pPr>
      <w:bookmarkStart w:id="2731" w:name="fig:fig-main-4"/>
      <w:bookmarkEnd w:id="2731"/>
      <w:ins w:id="2732" w:author="Owen" w:date="2026-02-28T10:38:00Z" w16du:dateUtc="2026-02-28T09:38:00Z">
        <w:r>
          <w:t xml:space="preserve">Figure 5: Analysis 2 climate effects on recruitment in </w:t>
        </w:r>
        <w:r>
          <w:rPr>
            <w:iCs/>
          </w:rPr>
          <w:t>Silene spaldingii</w:t>
        </w:r>
        <w:r>
          <w:t>. Monthly-lag and spring-temperature models are shown for both point-estimate and uncertainty-aware formulations; posterior coefficient estimates and interval widths are similar across formulations, showing limited sensitivity of this analysis to transition-rate sampling uncertainty.</w:t>
        </w:r>
      </w:ins>
      <w:bookmarkEnd w:id="2631"/>
    </w:p>
    <w:sectPr w:rsidR="00B41E2D" w:rsidSect="00FE49DA">
      <w:headerReference w:type="default" r:id="rId21"/>
      <w:footerReference w:type="even" r:id="rId22"/>
      <w:footerReference w:type="default" r:id="rId23"/>
      <w:footnotePr>
        <w:numRestart w:val="eachSect"/>
      </w:footnotePr>
      <w:pgSz w:w="12240" w:h="15840"/>
      <w:pgMar w:top="1440" w:right="1440" w:bottom="1440" w:left="1440" w:header="720" w:footer="720" w:gutter="0"/>
      <w:lnNumType w:countBy="0" w:restart="newPage"/>
      <w:cols w:space="720"/>
      <w:titlePg/>
      <w:docGrid w:linePitch="0"/>
      <w:sectPrChange w:id="2737" w:author="Owen" w:date="2026-02-28T10:38:00Z" w16du:dateUtc="2026-02-28T09:38:00Z">
        <w:sectPr w:rsidR="00B41E2D" w:rsidSect="00FE49DA">
          <w:footnotePr>
            <w:numRestart w:val="continuous"/>
          </w:footnotePr>
          <w:pgMar w:top="1440" w:right="1440" w:bottom="1440" w:left="1440" w:header="708" w:footer="708" w:gutter="0"/>
          <w:lnNumType w:countBy="1" w:restart="continuous"/>
          <w:cols w:space="708"/>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6" w:author="Patrick BARKS" w:date="2020-04-03T15:22:00Z" w:initials="PB">
    <w:p w14:paraId="7FF1314E" w14:textId="51CA33FC" w:rsidR="007810CF" w:rsidRDefault="007810CF">
      <w:pPr>
        <w:pStyle w:val="Heading1Char"/>
      </w:pPr>
      <w:r>
        <w:rPr>
          <w:rStyle w:val="Bibliography"/>
        </w:rPr>
        <w:annotationRef/>
      </w:r>
      <w:r>
        <w:t>TODO: update these figures</w:t>
      </w:r>
    </w:p>
  </w:comment>
  <w:comment w:id="235" w:author="Owen Jones" w:date="2020-04-16T17:02:00Z" w:initials="OJ">
    <w:p w14:paraId="6B28200A" w14:textId="792E3BE4" w:rsidR="007810CF" w:rsidRDefault="007810CF">
      <w:pPr>
        <w:pStyle w:val="Heading1Char"/>
      </w:pPr>
      <w:r>
        <w:rPr>
          <w:rStyle w:val="Bibliography"/>
        </w:rPr>
        <w:annotationRef/>
      </w:r>
      <w:r>
        <w:t xml:space="preserve">According to </w:t>
      </w:r>
      <w:hyperlink r:id="rId1" w:history="1">
        <w:r w:rsidRPr="008B786B">
          <w:rPr>
            <w:rStyle w:val="Heading5Char"/>
          </w:rPr>
          <w:t>www.compadre-db.org</w:t>
        </w:r>
      </w:hyperlink>
      <w:r>
        <w:t xml:space="preserve"> the latest figures are 8925 MPMs, 412 studies and 784 species.</w:t>
      </w:r>
    </w:p>
  </w:comment>
  <w:comment w:id="1235" w:author="Patrick BARKS" w:date="2020-10-11T18:23:00Z" w:initials="PB">
    <w:p w14:paraId="020BCE58" w14:textId="2740E4B9" w:rsidR="00D03B87" w:rsidRDefault="00D03B87">
      <w:pPr>
        <w:pStyle w:val="Heading1Char"/>
      </w:pPr>
      <w:r>
        <w:rPr>
          <w:rStyle w:val="Bibliography"/>
        </w:rPr>
        <w:annotationRef/>
      </w:r>
      <w:r>
        <w:t>I have some supplementary analyses at the spp level</w:t>
      </w:r>
      <w:r w:rsidR="005566FC">
        <w:t xml:space="preserve"> (not yet written up)</w:t>
      </w:r>
      <w:r>
        <w:t>, but I think it’s ok to leave these out for now. The pop-level analyses make the most sense to me, and the Supp materials are already extensive. Can add in later if Reviewer requests.</w:t>
      </w:r>
    </w:p>
  </w:comment>
  <w:comment w:id="1498" w:author="Patrick BARKS" w:date="2020-04-03T15:25:00Z" w:initials="PB">
    <w:p w14:paraId="0D291666" w14:textId="52C078C2" w:rsidR="007810CF" w:rsidRDefault="007810CF">
      <w:pPr>
        <w:pStyle w:val="Heading1Char"/>
      </w:pPr>
      <w:r>
        <w:rPr>
          <w:rStyle w:val="Bibliography"/>
        </w:rPr>
        <w:annotationRef/>
      </w:r>
      <w:r>
        <w:t>TODO</w:t>
      </w:r>
    </w:p>
  </w:comment>
  <w:comment w:id="2205" w:author="Patrick BARKS" w:date="2020-04-03T15:20:00Z" w:initials="PB">
    <w:p w14:paraId="3CA281C9" w14:textId="5317D08B" w:rsidR="007810CF" w:rsidRDefault="007810CF">
      <w:pPr>
        <w:pStyle w:val="Heading1Char"/>
      </w:pPr>
      <w:r>
        <w:rPr>
          <w:rStyle w:val="Bibliography"/>
        </w:rPr>
        <w:annotationRef/>
      </w:r>
      <w:r>
        <w:t>TODO</w:t>
      </w:r>
    </w:p>
  </w:comment>
  <w:comment w:id="2215" w:author="Patrick BARKS" w:date="2020-04-03T15:20:00Z" w:initials="PB">
    <w:p w14:paraId="6539EF54" w14:textId="1A5D9AB2" w:rsidR="007810CF" w:rsidRDefault="007810CF">
      <w:pPr>
        <w:pStyle w:val="CommentText"/>
      </w:pPr>
      <w:r>
        <w:rPr>
          <w:rStyle w:val="CommentReference"/>
        </w:rPr>
        <w:annotationRef/>
      </w:r>
      <w:r>
        <w:t>TODO (or just remove this statement?)</w:t>
      </w:r>
    </w:p>
  </w:comment>
  <w:comment w:id="2309" w:author="Patrick BARKS" w:date="2020-04-03T18:14:00Z" w:initials="PB">
    <w:p w14:paraId="023607B2" w14:textId="6DF7AF1C" w:rsidR="007810CF" w:rsidRDefault="007810CF">
      <w:pPr>
        <w:pStyle w:val="CommentText"/>
      </w:pPr>
      <w:r>
        <w:rPr>
          <w:rStyle w:val="CommentReference"/>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F1314E" w15:done="0"/>
  <w15:commentEx w15:paraId="6B28200A" w15:done="0"/>
  <w15:commentEx w15:paraId="020BCE58" w15:done="0"/>
  <w15:commentEx w15:paraId="0D291666" w15:done="0"/>
  <w15:commentEx w15:paraId="3CA281C9" w15:done="0"/>
  <w15:commentEx w15:paraId="6539EF54" w15:done="0"/>
  <w15:commentEx w15:paraId="023607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430E30" w16cex:dateUtc="2020-04-16T15:02:00Z"/>
  <w16cex:commentExtensible w16cex:durableId="232DCC16" w16cex:dateUtc="2020-10-11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F1314E" w16cid:durableId="2231D327"/>
  <w16cid:commentId w16cid:paraId="6B28200A" w16cid:durableId="22430E30"/>
  <w16cid:commentId w16cid:paraId="020BCE58" w16cid:durableId="232DCC16"/>
  <w16cid:commentId w16cid:paraId="0D291666" w16cid:durableId="2231D3F0"/>
  <w16cid:commentId w16cid:paraId="3CA281C9" w16cid:durableId="2231D2A2"/>
  <w16cid:commentId w16cid:paraId="6539EF54" w16cid:durableId="2231D2CB"/>
  <w16cid:commentId w16cid:paraId="023607B2" w16cid:durableId="2231F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4896" w14:textId="77777777" w:rsidR="001257E0" w:rsidRDefault="001257E0" w:rsidP="00FE49DA">
      <w:pPr>
        <w:spacing w:after="0" w:line="240" w:lineRule="auto"/>
      </w:pPr>
      <w:r>
        <w:separator/>
      </w:r>
    </w:p>
  </w:endnote>
  <w:endnote w:type="continuationSeparator" w:id="0">
    <w:p w14:paraId="04CC48B5" w14:textId="77777777" w:rsidR="001257E0" w:rsidRDefault="001257E0" w:rsidP="00FE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78B6" w14:textId="77777777" w:rsidR="007810CF" w:rsidRDefault="007810CF" w:rsidP="00B32FD2">
    <w:pPr>
      <w:pStyle w:val="Footer"/>
      <w:framePr w:wrap="around" w:vAnchor="text" w:hAnchor="margin" w:xAlign="center" w:y="1"/>
      <w:rPr>
        <w:del w:id="2733" w:author="Owen" w:date="2026-02-28T10:38:00Z" w16du:dateUtc="2026-02-28T09:38:00Z"/>
        <w:rStyle w:val="PageNumber"/>
      </w:rPr>
    </w:pPr>
    <w:del w:id="2734" w:author="Owen" w:date="2026-02-28T10:38:00Z" w16du:dateUtc="2026-02-28T09:38:00Z">
      <w:r>
        <w:rPr>
          <w:rStyle w:val="PageNumber"/>
        </w:rPr>
        <w:fldChar w:fldCharType="begin"/>
      </w:r>
      <w:r>
        <w:rPr>
          <w:rStyle w:val="PageNumber"/>
        </w:rPr>
        <w:delInstrText xml:space="preserve">PAGE  </w:delInstrText>
      </w:r>
      <w:r>
        <w:rPr>
          <w:rStyle w:val="PageNumber"/>
        </w:rPr>
        <w:fldChar w:fldCharType="end"/>
      </w:r>
    </w:del>
  </w:p>
  <w:p w14:paraId="35A64156" w14:textId="77777777" w:rsidR="00FE49DA" w:rsidRDefault="00FE4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58A3" w14:textId="77777777" w:rsidR="007810CF" w:rsidRDefault="007810CF" w:rsidP="00B32FD2">
    <w:pPr>
      <w:pStyle w:val="Footer"/>
      <w:framePr w:wrap="around" w:vAnchor="text" w:hAnchor="margin" w:xAlign="center" w:y="1"/>
      <w:rPr>
        <w:del w:id="2735" w:author="Owen" w:date="2026-02-28T10:38:00Z" w16du:dateUtc="2026-02-28T09:38:00Z"/>
        <w:rStyle w:val="PageNumber"/>
      </w:rPr>
    </w:pPr>
    <w:del w:id="2736" w:author="Owen" w:date="2026-02-28T10:38:00Z" w16du:dateUtc="2026-02-28T09:38:00Z">
      <w:r>
        <w:rPr>
          <w:rStyle w:val="PageNumber"/>
        </w:rPr>
        <w:fldChar w:fldCharType="begin"/>
      </w:r>
      <w:r>
        <w:rPr>
          <w:rStyle w:val="PageNumber"/>
        </w:rPr>
        <w:delInstrText xml:space="preserve">PAGE  </w:delInstrText>
      </w:r>
      <w:r>
        <w:rPr>
          <w:rStyle w:val="PageNumber"/>
        </w:rPr>
        <w:fldChar w:fldCharType="separate"/>
      </w:r>
      <w:r>
        <w:rPr>
          <w:rStyle w:val="PageNumber"/>
          <w:noProof/>
        </w:rPr>
        <w:delText>6</w:delText>
      </w:r>
      <w:r>
        <w:rPr>
          <w:rStyle w:val="PageNumber"/>
        </w:rPr>
        <w:fldChar w:fldCharType="end"/>
      </w:r>
    </w:del>
  </w:p>
  <w:p w14:paraId="184C5DB4" w14:textId="77777777" w:rsidR="00FE49DA" w:rsidRDefault="00FE4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CB1B4" w14:textId="77777777" w:rsidR="001257E0" w:rsidRDefault="001257E0" w:rsidP="00FE49DA">
      <w:pPr>
        <w:spacing w:after="0" w:line="240" w:lineRule="auto"/>
      </w:pPr>
      <w:r>
        <w:separator/>
      </w:r>
    </w:p>
  </w:footnote>
  <w:footnote w:type="continuationSeparator" w:id="0">
    <w:p w14:paraId="231C695A" w14:textId="77777777" w:rsidR="001257E0" w:rsidRDefault="001257E0" w:rsidP="00FE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CED6" w14:textId="77777777" w:rsidR="00FE49DA" w:rsidRDefault="00FE4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6ABD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D424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4BB0418"/>
    <w:multiLevelType w:val="hybridMultilevel"/>
    <w:tmpl w:val="6D1AEB76"/>
    <w:lvl w:ilvl="0" w:tplc="D7684F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F65AA5"/>
    <w:multiLevelType w:val="hybridMultilevel"/>
    <w:tmpl w:val="C354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478427">
    <w:abstractNumId w:val="0"/>
  </w:num>
  <w:num w:numId="2" w16cid:durableId="1378313268">
    <w:abstractNumId w:val="0"/>
  </w:num>
  <w:num w:numId="3" w16cid:durableId="803503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4231129">
    <w:abstractNumId w:val="1"/>
  </w:num>
  <w:num w:numId="5" w16cid:durableId="1722747065">
    <w:abstractNumId w:val="1"/>
  </w:num>
  <w:num w:numId="6" w16cid:durableId="282201382">
    <w:abstractNumId w:val="4"/>
  </w:num>
  <w:num w:numId="7" w16cid:durableId="10725065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rick BARKS">
    <w15:presenceInfo w15:providerId="AD" w15:userId="S::patrick.barks@epicentre.msf.org::843e6c85-4a7d-4df7-8a62-04d8a273cbcc"/>
  </w15:person>
  <w15:person w15:author="Owen Jones">
    <w15:presenceInfo w15:providerId="AD" w15:userId="S::jones@biology.sdu.dk::184623e4-d493-4227-8344-d5e0703b8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0054B"/>
    <w:rsid w:val="0000097B"/>
    <w:rsid w:val="00001001"/>
    <w:rsid w:val="00001171"/>
    <w:rsid w:val="000021DB"/>
    <w:rsid w:val="00002451"/>
    <w:rsid w:val="00004EEB"/>
    <w:rsid w:val="000057FA"/>
    <w:rsid w:val="00005935"/>
    <w:rsid w:val="00005D21"/>
    <w:rsid w:val="00005D43"/>
    <w:rsid w:val="00006EE6"/>
    <w:rsid w:val="000072B8"/>
    <w:rsid w:val="00007C05"/>
    <w:rsid w:val="00007FAA"/>
    <w:rsid w:val="00010481"/>
    <w:rsid w:val="000118BC"/>
    <w:rsid w:val="00013209"/>
    <w:rsid w:val="000148EA"/>
    <w:rsid w:val="00014B0B"/>
    <w:rsid w:val="000151D3"/>
    <w:rsid w:val="000157EA"/>
    <w:rsid w:val="00016886"/>
    <w:rsid w:val="00017C63"/>
    <w:rsid w:val="00017E39"/>
    <w:rsid w:val="00017E88"/>
    <w:rsid w:val="00017FD9"/>
    <w:rsid w:val="000207D9"/>
    <w:rsid w:val="00020925"/>
    <w:rsid w:val="0002197D"/>
    <w:rsid w:val="00023929"/>
    <w:rsid w:val="0002476C"/>
    <w:rsid w:val="00024990"/>
    <w:rsid w:val="00024CF0"/>
    <w:rsid w:val="00024FD0"/>
    <w:rsid w:val="00025F75"/>
    <w:rsid w:val="00026002"/>
    <w:rsid w:val="00026BE2"/>
    <w:rsid w:val="00026EF7"/>
    <w:rsid w:val="00030007"/>
    <w:rsid w:val="000306CD"/>
    <w:rsid w:val="00033057"/>
    <w:rsid w:val="00033797"/>
    <w:rsid w:val="00033C64"/>
    <w:rsid w:val="00033D10"/>
    <w:rsid w:val="00034470"/>
    <w:rsid w:val="00034A1A"/>
    <w:rsid w:val="00034E78"/>
    <w:rsid w:val="0003508A"/>
    <w:rsid w:val="00036454"/>
    <w:rsid w:val="0003740E"/>
    <w:rsid w:val="0004057F"/>
    <w:rsid w:val="0004067B"/>
    <w:rsid w:val="000411A1"/>
    <w:rsid w:val="000419A3"/>
    <w:rsid w:val="000419CC"/>
    <w:rsid w:val="00041B77"/>
    <w:rsid w:val="00042BDE"/>
    <w:rsid w:val="00043042"/>
    <w:rsid w:val="00043333"/>
    <w:rsid w:val="00043C7F"/>
    <w:rsid w:val="00043DB1"/>
    <w:rsid w:val="00044666"/>
    <w:rsid w:val="000463D2"/>
    <w:rsid w:val="00046436"/>
    <w:rsid w:val="00046BF5"/>
    <w:rsid w:val="00046CEF"/>
    <w:rsid w:val="000475B9"/>
    <w:rsid w:val="000522BB"/>
    <w:rsid w:val="00052E96"/>
    <w:rsid w:val="000533E0"/>
    <w:rsid w:val="00054DE7"/>
    <w:rsid w:val="00055E71"/>
    <w:rsid w:val="00056782"/>
    <w:rsid w:val="00056E06"/>
    <w:rsid w:val="00057140"/>
    <w:rsid w:val="000601C8"/>
    <w:rsid w:val="000604DB"/>
    <w:rsid w:val="000605ED"/>
    <w:rsid w:val="0006064B"/>
    <w:rsid w:val="00060743"/>
    <w:rsid w:val="00060763"/>
    <w:rsid w:val="00061726"/>
    <w:rsid w:val="00061F77"/>
    <w:rsid w:val="00062459"/>
    <w:rsid w:val="00062C8B"/>
    <w:rsid w:val="00062E6D"/>
    <w:rsid w:val="00064F06"/>
    <w:rsid w:val="00065836"/>
    <w:rsid w:val="000668D1"/>
    <w:rsid w:val="0006721D"/>
    <w:rsid w:val="00070172"/>
    <w:rsid w:val="00070242"/>
    <w:rsid w:val="000705E6"/>
    <w:rsid w:val="000706BC"/>
    <w:rsid w:val="00070E4A"/>
    <w:rsid w:val="00071C91"/>
    <w:rsid w:val="00072197"/>
    <w:rsid w:val="00072C75"/>
    <w:rsid w:val="000740DE"/>
    <w:rsid w:val="00074C10"/>
    <w:rsid w:val="00074C60"/>
    <w:rsid w:val="00074D2C"/>
    <w:rsid w:val="00074EEF"/>
    <w:rsid w:val="00075005"/>
    <w:rsid w:val="00076877"/>
    <w:rsid w:val="00077970"/>
    <w:rsid w:val="00077FDE"/>
    <w:rsid w:val="00080394"/>
    <w:rsid w:val="00080860"/>
    <w:rsid w:val="000815F5"/>
    <w:rsid w:val="00081C40"/>
    <w:rsid w:val="00081C71"/>
    <w:rsid w:val="00081D0E"/>
    <w:rsid w:val="000821E5"/>
    <w:rsid w:val="000827C9"/>
    <w:rsid w:val="00082A95"/>
    <w:rsid w:val="000832FD"/>
    <w:rsid w:val="00083322"/>
    <w:rsid w:val="0008774D"/>
    <w:rsid w:val="000903C6"/>
    <w:rsid w:val="00090460"/>
    <w:rsid w:val="00090DC3"/>
    <w:rsid w:val="000914BC"/>
    <w:rsid w:val="00091D6B"/>
    <w:rsid w:val="000925BA"/>
    <w:rsid w:val="00093461"/>
    <w:rsid w:val="00093AB7"/>
    <w:rsid w:val="000946E0"/>
    <w:rsid w:val="000949AE"/>
    <w:rsid w:val="00094C1E"/>
    <w:rsid w:val="000951A4"/>
    <w:rsid w:val="000951EA"/>
    <w:rsid w:val="00095215"/>
    <w:rsid w:val="000953F4"/>
    <w:rsid w:val="00095E2C"/>
    <w:rsid w:val="00096B5C"/>
    <w:rsid w:val="00097FDA"/>
    <w:rsid w:val="000A0CBB"/>
    <w:rsid w:val="000A0E0B"/>
    <w:rsid w:val="000A0F59"/>
    <w:rsid w:val="000A1449"/>
    <w:rsid w:val="000A16F3"/>
    <w:rsid w:val="000A17CB"/>
    <w:rsid w:val="000A1A32"/>
    <w:rsid w:val="000A28D2"/>
    <w:rsid w:val="000A36C4"/>
    <w:rsid w:val="000A3F57"/>
    <w:rsid w:val="000A420E"/>
    <w:rsid w:val="000A4D31"/>
    <w:rsid w:val="000A5324"/>
    <w:rsid w:val="000A56F7"/>
    <w:rsid w:val="000A6903"/>
    <w:rsid w:val="000A6AC3"/>
    <w:rsid w:val="000A6CBA"/>
    <w:rsid w:val="000A6E28"/>
    <w:rsid w:val="000B08C1"/>
    <w:rsid w:val="000B0A04"/>
    <w:rsid w:val="000B2122"/>
    <w:rsid w:val="000B28AD"/>
    <w:rsid w:val="000B2915"/>
    <w:rsid w:val="000B2A7D"/>
    <w:rsid w:val="000B3963"/>
    <w:rsid w:val="000B455B"/>
    <w:rsid w:val="000B4FA5"/>
    <w:rsid w:val="000B56EF"/>
    <w:rsid w:val="000B5942"/>
    <w:rsid w:val="000B5E6F"/>
    <w:rsid w:val="000B648F"/>
    <w:rsid w:val="000B65CC"/>
    <w:rsid w:val="000B6C57"/>
    <w:rsid w:val="000B71E3"/>
    <w:rsid w:val="000B7D29"/>
    <w:rsid w:val="000C050B"/>
    <w:rsid w:val="000C083D"/>
    <w:rsid w:val="000C095E"/>
    <w:rsid w:val="000C0D68"/>
    <w:rsid w:val="000C1346"/>
    <w:rsid w:val="000C1B2D"/>
    <w:rsid w:val="000C25D4"/>
    <w:rsid w:val="000C4653"/>
    <w:rsid w:val="000C4F0E"/>
    <w:rsid w:val="000C5006"/>
    <w:rsid w:val="000C5C14"/>
    <w:rsid w:val="000C735E"/>
    <w:rsid w:val="000C79CB"/>
    <w:rsid w:val="000D00CD"/>
    <w:rsid w:val="000D0BF3"/>
    <w:rsid w:val="000D1D5A"/>
    <w:rsid w:val="000D2FE4"/>
    <w:rsid w:val="000D339D"/>
    <w:rsid w:val="000D3C14"/>
    <w:rsid w:val="000D3DB9"/>
    <w:rsid w:val="000D478A"/>
    <w:rsid w:val="000D5648"/>
    <w:rsid w:val="000E0701"/>
    <w:rsid w:val="000E093D"/>
    <w:rsid w:val="000E0988"/>
    <w:rsid w:val="000E0ADE"/>
    <w:rsid w:val="000E0C95"/>
    <w:rsid w:val="000E185C"/>
    <w:rsid w:val="000E20F8"/>
    <w:rsid w:val="000E2BCA"/>
    <w:rsid w:val="000E3658"/>
    <w:rsid w:val="000E434C"/>
    <w:rsid w:val="000E474A"/>
    <w:rsid w:val="000E558A"/>
    <w:rsid w:val="000E62B8"/>
    <w:rsid w:val="000E6694"/>
    <w:rsid w:val="000E6969"/>
    <w:rsid w:val="000E6FA7"/>
    <w:rsid w:val="000E7582"/>
    <w:rsid w:val="000E7CB1"/>
    <w:rsid w:val="000F109B"/>
    <w:rsid w:val="000F1238"/>
    <w:rsid w:val="000F1800"/>
    <w:rsid w:val="000F3664"/>
    <w:rsid w:val="000F53CE"/>
    <w:rsid w:val="000F5557"/>
    <w:rsid w:val="000F6FCD"/>
    <w:rsid w:val="000F728B"/>
    <w:rsid w:val="00100098"/>
    <w:rsid w:val="001032F0"/>
    <w:rsid w:val="00103724"/>
    <w:rsid w:val="001040EE"/>
    <w:rsid w:val="00104A88"/>
    <w:rsid w:val="00104EEE"/>
    <w:rsid w:val="00105BDA"/>
    <w:rsid w:val="001060FA"/>
    <w:rsid w:val="00106508"/>
    <w:rsid w:val="001068D6"/>
    <w:rsid w:val="00106ABA"/>
    <w:rsid w:val="00106E81"/>
    <w:rsid w:val="00107138"/>
    <w:rsid w:val="00107424"/>
    <w:rsid w:val="00110A04"/>
    <w:rsid w:val="001127C4"/>
    <w:rsid w:val="00112ACD"/>
    <w:rsid w:val="00112BD2"/>
    <w:rsid w:val="00112D27"/>
    <w:rsid w:val="0011305C"/>
    <w:rsid w:val="0011464D"/>
    <w:rsid w:val="0011507D"/>
    <w:rsid w:val="00116389"/>
    <w:rsid w:val="00120401"/>
    <w:rsid w:val="00120F49"/>
    <w:rsid w:val="00121646"/>
    <w:rsid w:val="00121BFB"/>
    <w:rsid w:val="00122073"/>
    <w:rsid w:val="0012234B"/>
    <w:rsid w:val="00122A41"/>
    <w:rsid w:val="00122DC6"/>
    <w:rsid w:val="00123761"/>
    <w:rsid w:val="001237E8"/>
    <w:rsid w:val="00123EF1"/>
    <w:rsid w:val="00124764"/>
    <w:rsid w:val="001257E0"/>
    <w:rsid w:val="00127836"/>
    <w:rsid w:val="00127971"/>
    <w:rsid w:val="0013105A"/>
    <w:rsid w:val="001319EA"/>
    <w:rsid w:val="001323FB"/>
    <w:rsid w:val="001325E6"/>
    <w:rsid w:val="00133636"/>
    <w:rsid w:val="0013476A"/>
    <w:rsid w:val="001347D3"/>
    <w:rsid w:val="001379E7"/>
    <w:rsid w:val="00140443"/>
    <w:rsid w:val="001416FE"/>
    <w:rsid w:val="0014347F"/>
    <w:rsid w:val="00143A77"/>
    <w:rsid w:val="001447C6"/>
    <w:rsid w:val="00144DF6"/>
    <w:rsid w:val="00145C8B"/>
    <w:rsid w:val="001464FE"/>
    <w:rsid w:val="001477DA"/>
    <w:rsid w:val="00150102"/>
    <w:rsid w:val="00152776"/>
    <w:rsid w:val="00152CE8"/>
    <w:rsid w:val="001540CA"/>
    <w:rsid w:val="0015485D"/>
    <w:rsid w:val="001558A3"/>
    <w:rsid w:val="00155B85"/>
    <w:rsid w:val="0015743B"/>
    <w:rsid w:val="00157CD2"/>
    <w:rsid w:val="00160382"/>
    <w:rsid w:val="00161226"/>
    <w:rsid w:val="00161BDC"/>
    <w:rsid w:val="00162585"/>
    <w:rsid w:val="0016355A"/>
    <w:rsid w:val="00164150"/>
    <w:rsid w:val="00164765"/>
    <w:rsid w:val="00165457"/>
    <w:rsid w:val="001656AD"/>
    <w:rsid w:val="001660D5"/>
    <w:rsid w:val="00166CDE"/>
    <w:rsid w:val="00167821"/>
    <w:rsid w:val="00167875"/>
    <w:rsid w:val="0016793B"/>
    <w:rsid w:val="0017105F"/>
    <w:rsid w:val="00171AE1"/>
    <w:rsid w:val="00171DF1"/>
    <w:rsid w:val="00172959"/>
    <w:rsid w:val="00172CA4"/>
    <w:rsid w:val="00173DE0"/>
    <w:rsid w:val="00173EB3"/>
    <w:rsid w:val="001751EA"/>
    <w:rsid w:val="00176C55"/>
    <w:rsid w:val="00177C71"/>
    <w:rsid w:val="0018022C"/>
    <w:rsid w:val="0018037A"/>
    <w:rsid w:val="0018136D"/>
    <w:rsid w:val="00181740"/>
    <w:rsid w:val="001822F1"/>
    <w:rsid w:val="00183427"/>
    <w:rsid w:val="0018395D"/>
    <w:rsid w:val="00183BD9"/>
    <w:rsid w:val="001853E9"/>
    <w:rsid w:val="00185613"/>
    <w:rsid w:val="0018591E"/>
    <w:rsid w:val="0018637D"/>
    <w:rsid w:val="00186C8B"/>
    <w:rsid w:val="00186FB0"/>
    <w:rsid w:val="00187246"/>
    <w:rsid w:val="0018739B"/>
    <w:rsid w:val="0018741F"/>
    <w:rsid w:val="00187CB7"/>
    <w:rsid w:val="00190522"/>
    <w:rsid w:val="001906F8"/>
    <w:rsid w:val="001910F3"/>
    <w:rsid w:val="0019135D"/>
    <w:rsid w:val="00191C01"/>
    <w:rsid w:val="00191D3C"/>
    <w:rsid w:val="001933C0"/>
    <w:rsid w:val="001944C2"/>
    <w:rsid w:val="001946C9"/>
    <w:rsid w:val="0019570B"/>
    <w:rsid w:val="00195E7C"/>
    <w:rsid w:val="00196624"/>
    <w:rsid w:val="0019664F"/>
    <w:rsid w:val="001967CF"/>
    <w:rsid w:val="00196D39"/>
    <w:rsid w:val="00197542"/>
    <w:rsid w:val="00197734"/>
    <w:rsid w:val="001A056E"/>
    <w:rsid w:val="001A08B6"/>
    <w:rsid w:val="001A1468"/>
    <w:rsid w:val="001A1570"/>
    <w:rsid w:val="001A1AE7"/>
    <w:rsid w:val="001A1BB8"/>
    <w:rsid w:val="001A212B"/>
    <w:rsid w:val="001A29F1"/>
    <w:rsid w:val="001A2A4C"/>
    <w:rsid w:val="001A2ED9"/>
    <w:rsid w:val="001A379C"/>
    <w:rsid w:val="001A3BAB"/>
    <w:rsid w:val="001A4012"/>
    <w:rsid w:val="001A44FC"/>
    <w:rsid w:val="001A5B17"/>
    <w:rsid w:val="001A60ED"/>
    <w:rsid w:val="001A62FD"/>
    <w:rsid w:val="001A654B"/>
    <w:rsid w:val="001B0D48"/>
    <w:rsid w:val="001B2347"/>
    <w:rsid w:val="001B2BD3"/>
    <w:rsid w:val="001B3718"/>
    <w:rsid w:val="001B465B"/>
    <w:rsid w:val="001B49F6"/>
    <w:rsid w:val="001B5881"/>
    <w:rsid w:val="001B5D12"/>
    <w:rsid w:val="001B5E04"/>
    <w:rsid w:val="001B6383"/>
    <w:rsid w:val="001B6458"/>
    <w:rsid w:val="001B650D"/>
    <w:rsid w:val="001B69A0"/>
    <w:rsid w:val="001B7AA0"/>
    <w:rsid w:val="001B7B7C"/>
    <w:rsid w:val="001B7EED"/>
    <w:rsid w:val="001C06FA"/>
    <w:rsid w:val="001C0F1F"/>
    <w:rsid w:val="001C12DB"/>
    <w:rsid w:val="001C1729"/>
    <w:rsid w:val="001C2557"/>
    <w:rsid w:val="001C38B1"/>
    <w:rsid w:val="001C4A3F"/>
    <w:rsid w:val="001C4FBF"/>
    <w:rsid w:val="001C5244"/>
    <w:rsid w:val="001C5402"/>
    <w:rsid w:val="001C792E"/>
    <w:rsid w:val="001C7EC0"/>
    <w:rsid w:val="001D0AD0"/>
    <w:rsid w:val="001D110A"/>
    <w:rsid w:val="001D1A89"/>
    <w:rsid w:val="001D1B44"/>
    <w:rsid w:val="001D2FC7"/>
    <w:rsid w:val="001D3373"/>
    <w:rsid w:val="001D4BA9"/>
    <w:rsid w:val="001D5426"/>
    <w:rsid w:val="001D62AC"/>
    <w:rsid w:val="001D6FEE"/>
    <w:rsid w:val="001D771B"/>
    <w:rsid w:val="001D7E00"/>
    <w:rsid w:val="001E0114"/>
    <w:rsid w:val="001E263A"/>
    <w:rsid w:val="001E276A"/>
    <w:rsid w:val="001E2ABC"/>
    <w:rsid w:val="001E3E42"/>
    <w:rsid w:val="001E426C"/>
    <w:rsid w:val="001E4C4D"/>
    <w:rsid w:val="001E5301"/>
    <w:rsid w:val="001E557B"/>
    <w:rsid w:val="001E7AA6"/>
    <w:rsid w:val="001F0149"/>
    <w:rsid w:val="001F154C"/>
    <w:rsid w:val="001F4485"/>
    <w:rsid w:val="001F4E75"/>
    <w:rsid w:val="001F6702"/>
    <w:rsid w:val="001F6E34"/>
    <w:rsid w:val="001F778A"/>
    <w:rsid w:val="00200877"/>
    <w:rsid w:val="00201A0D"/>
    <w:rsid w:val="00201EA0"/>
    <w:rsid w:val="00202086"/>
    <w:rsid w:val="00202D48"/>
    <w:rsid w:val="0020430B"/>
    <w:rsid w:val="00204363"/>
    <w:rsid w:val="00205452"/>
    <w:rsid w:val="00207AC2"/>
    <w:rsid w:val="0021085A"/>
    <w:rsid w:val="002108E8"/>
    <w:rsid w:val="00210FDC"/>
    <w:rsid w:val="00213CAC"/>
    <w:rsid w:val="00214CBF"/>
    <w:rsid w:val="00214FB0"/>
    <w:rsid w:val="00215028"/>
    <w:rsid w:val="002165E2"/>
    <w:rsid w:val="002167AF"/>
    <w:rsid w:val="0021684A"/>
    <w:rsid w:val="00221AE5"/>
    <w:rsid w:val="00221EEF"/>
    <w:rsid w:val="00222227"/>
    <w:rsid w:val="002225F9"/>
    <w:rsid w:val="00222AD0"/>
    <w:rsid w:val="00223FF7"/>
    <w:rsid w:val="002241CF"/>
    <w:rsid w:val="002241D4"/>
    <w:rsid w:val="00224276"/>
    <w:rsid w:val="002243D9"/>
    <w:rsid w:val="002246EB"/>
    <w:rsid w:val="00225102"/>
    <w:rsid w:val="00226B65"/>
    <w:rsid w:val="002273D7"/>
    <w:rsid w:val="002300A4"/>
    <w:rsid w:val="0023231A"/>
    <w:rsid w:val="0023271F"/>
    <w:rsid w:val="002329F1"/>
    <w:rsid w:val="00232D47"/>
    <w:rsid w:val="00232D99"/>
    <w:rsid w:val="002371F3"/>
    <w:rsid w:val="0024087D"/>
    <w:rsid w:val="0024362A"/>
    <w:rsid w:val="00244130"/>
    <w:rsid w:val="00245D98"/>
    <w:rsid w:val="00246BF7"/>
    <w:rsid w:val="002470F5"/>
    <w:rsid w:val="002473E3"/>
    <w:rsid w:val="00247DBC"/>
    <w:rsid w:val="002503C5"/>
    <w:rsid w:val="002512F5"/>
    <w:rsid w:val="0025157A"/>
    <w:rsid w:val="00251845"/>
    <w:rsid w:val="00251869"/>
    <w:rsid w:val="002521C9"/>
    <w:rsid w:val="00252F26"/>
    <w:rsid w:val="00253782"/>
    <w:rsid w:val="00254FB7"/>
    <w:rsid w:val="0025521A"/>
    <w:rsid w:val="00255A58"/>
    <w:rsid w:val="00255C6B"/>
    <w:rsid w:val="00255DC4"/>
    <w:rsid w:val="00256352"/>
    <w:rsid w:val="0025669A"/>
    <w:rsid w:val="002573B4"/>
    <w:rsid w:val="00257D02"/>
    <w:rsid w:val="00257F58"/>
    <w:rsid w:val="00260178"/>
    <w:rsid w:val="00260261"/>
    <w:rsid w:val="0026051C"/>
    <w:rsid w:val="002607A5"/>
    <w:rsid w:val="00260BB8"/>
    <w:rsid w:val="00260D93"/>
    <w:rsid w:val="00260F6B"/>
    <w:rsid w:val="00261587"/>
    <w:rsid w:val="0026172A"/>
    <w:rsid w:val="002623E0"/>
    <w:rsid w:val="00262730"/>
    <w:rsid w:val="00262C63"/>
    <w:rsid w:val="002635A8"/>
    <w:rsid w:val="00263E62"/>
    <w:rsid w:val="002642AB"/>
    <w:rsid w:val="00265619"/>
    <w:rsid w:val="002662CE"/>
    <w:rsid w:val="002667A8"/>
    <w:rsid w:val="0026729C"/>
    <w:rsid w:val="0027007F"/>
    <w:rsid w:val="002701D3"/>
    <w:rsid w:val="002710CD"/>
    <w:rsid w:val="002718E4"/>
    <w:rsid w:val="002719C7"/>
    <w:rsid w:val="00271A23"/>
    <w:rsid w:val="00273500"/>
    <w:rsid w:val="0027352F"/>
    <w:rsid w:val="002738CF"/>
    <w:rsid w:val="00273933"/>
    <w:rsid w:val="00273BBC"/>
    <w:rsid w:val="00273C03"/>
    <w:rsid w:val="00273E60"/>
    <w:rsid w:val="002747C6"/>
    <w:rsid w:val="00275204"/>
    <w:rsid w:val="0027535A"/>
    <w:rsid w:val="00275921"/>
    <w:rsid w:val="00275B1F"/>
    <w:rsid w:val="00276225"/>
    <w:rsid w:val="00276C8D"/>
    <w:rsid w:val="00277372"/>
    <w:rsid w:val="00277A43"/>
    <w:rsid w:val="00277BBB"/>
    <w:rsid w:val="002800C6"/>
    <w:rsid w:val="002804B8"/>
    <w:rsid w:val="00280ACE"/>
    <w:rsid w:val="00280EA6"/>
    <w:rsid w:val="00281084"/>
    <w:rsid w:val="0028112E"/>
    <w:rsid w:val="0028145B"/>
    <w:rsid w:val="00281723"/>
    <w:rsid w:val="00281C50"/>
    <w:rsid w:val="00283F66"/>
    <w:rsid w:val="002841D9"/>
    <w:rsid w:val="0028487F"/>
    <w:rsid w:val="00284C60"/>
    <w:rsid w:val="00284E62"/>
    <w:rsid w:val="002857E2"/>
    <w:rsid w:val="00285B47"/>
    <w:rsid w:val="002863E4"/>
    <w:rsid w:val="0028661D"/>
    <w:rsid w:val="002866EE"/>
    <w:rsid w:val="002876ED"/>
    <w:rsid w:val="00287807"/>
    <w:rsid w:val="00287B91"/>
    <w:rsid w:val="00290CDA"/>
    <w:rsid w:val="00291603"/>
    <w:rsid w:val="0029194D"/>
    <w:rsid w:val="00291C3A"/>
    <w:rsid w:val="00291D46"/>
    <w:rsid w:val="00292448"/>
    <w:rsid w:val="00292959"/>
    <w:rsid w:val="00292CA0"/>
    <w:rsid w:val="00293780"/>
    <w:rsid w:val="00293EC4"/>
    <w:rsid w:val="00295508"/>
    <w:rsid w:val="002959E4"/>
    <w:rsid w:val="00295A05"/>
    <w:rsid w:val="00295B96"/>
    <w:rsid w:val="00296010"/>
    <w:rsid w:val="002965C4"/>
    <w:rsid w:val="002966D3"/>
    <w:rsid w:val="0029704C"/>
    <w:rsid w:val="00297B4B"/>
    <w:rsid w:val="002A09E9"/>
    <w:rsid w:val="002A0DEA"/>
    <w:rsid w:val="002A14DE"/>
    <w:rsid w:val="002A1B68"/>
    <w:rsid w:val="002A31DA"/>
    <w:rsid w:val="002A3881"/>
    <w:rsid w:val="002A3B29"/>
    <w:rsid w:val="002A4E7A"/>
    <w:rsid w:val="002A555C"/>
    <w:rsid w:val="002A5C68"/>
    <w:rsid w:val="002A6BE8"/>
    <w:rsid w:val="002A6D27"/>
    <w:rsid w:val="002A703B"/>
    <w:rsid w:val="002A76C4"/>
    <w:rsid w:val="002A78AA"/>
    <w:rsid w:val="002B0370"/>
    <w:rsid w:val="002B0FD5"/>
    <w:rsid w:val="002B276A"/>
    <w:rsid w:val="002B2832"/>
    <w:rsid w:val="002B2989"/>
    <w:rsid w:val="002B3343"/>
    <w:rsid w:val="002B38C5"/>
    <w:rsid w:val="002B3FC6"/>
    <w:rsid w:val="002B6DC1"/>
    <w:rsid w:val="002B734A"/>
    <w:rsid w:val="002B7E86"/>
    <w:rsid w:val="002C0D1E"/>
    <w:rsid w:val="002C0E83"/>
    <w:rsid w:val="002C0FB8"/>
    <w:rsid w:val="002C0FE2"/>
    <w:rsid w:val="002C1206"/>
    <w:rsid w:val="002C163F"/>
    <w:rsid w:val="002C2698"/>
    <w:rsid w:val="002C28F9"/>
    <w:rsid w:val="002C3160"/>
    <w:rsid w:val="002C356A"/>
    <w:rsid w:val="002C3C71"/>
    <w:rsid w:val="002C45E6"/>
    <w:rsid w:val="002C4CD0"/>
    <w:rsid w:val="002C4CD4"/>
    <w:rsid w:val="002C534D"/>
    <w:rsid w:val="002C67D0"/>
    <w:rsid w:val="002C7C8C"/>
    <w:rsid w:val="002C7FBC"/>
    <w:rsid w:val="002D09CC"/>
    <w:rsid w:val="002D0D90"/>
    <w:rsid w:val="002D28A8"/>
    <w:rsid w:val="002D2D4B"/>
    <w:rsid w:val="002D3718"/>
    <w:rsid w:val="002D47BC"/>
    <w:rsid w:val="002D4976"/>
    <w:rsid w:val="002D575F"/>
    <w:rsid w:val="002D5767"/>
    <w:rsid w:val="002D5AA2"/>
    <w:rsid w:val="002D6FB5"/>
    <w:rsid w:val="002D73E4"/>
    <w:rsid w:val="002E20DC"/>
    <w:rsid w:val="002E2354"/>
    <w:rsid w:val="002E2639"/>
    <w:rsid w:val="002E2EF5"/>
    <w:rsid w:val="002E302B"/>
    <w:rsid w:val="002E312D"/>
    <w:rsid w:val="002E358B"/>
    <w:rsid w:val="002E3A84"/>
    <w:rsid w:val="002E3EDF"/>
    <w:rsid w:val="002E42D6"/>
    <w:rsid w:val="002E5223"/>
    <w:rsid w:val="002E589A"/>
    <w:rsid w:val="002E5B35"/>
    <w:rsid w:val="002E6AA3"/>
    <w:rsid w:val="002E7158"/>
    <w:rsid w:val="002E7BE6"/>
    <w:rsid w:val="002F079D"/>
    <w:rsid w:val="002F0A55"/>
    <w:rsid w:val="002F12C0"/>
    <w:rsid w:val="002F1A5C"/>
    <w:rsid w:val="002F206D"/>
    <w:rsid w:val="002F2507"/>
    <w:rsid w:val="002F2A8A"/>
    <w:rsid w:val="002F2ACA"/>
    <w:rsid w:val="002F2FCB"/>
    <w:rsid w:val="002F3129"/>
    <w:rsid w:val="002F32D6"/>
    <w:rsid w:val="002F351C"/>
    <w:rsid w:val="002F3536"/>
    <w:rsid w:val="002F35A1"/>
    <w:rsid w:val="002F374D"/>
    <w:rsid w:val="002F3CE2"/>
    <w:rsid w:val="002F41EC"/>
    <w:rsid w:val="002F5517"/>
    <w:rsid w:val="002F72A4"/>
    <w:rsid w:val="003000C3"/>
    <w:rsid w:val="00300A7F"/>
    <w:rsid w:val="00300F09"/>
    <w:rsid w:val="00300FF2"/>
    <w:rsid w:val="003016D7"/>
    <w:rsid w:val="003017CF"/>
    <w:rsid w:val="00301D89"/>
    <w:rsid w:val="00302301"/>
    <w:rsid w:val="003032B0"/>
    <w:rsid w:val="00303C23"/>
    <w:rsid w:val="0030403E"/>
    <w:rsid w:val="0030412E"/>
    <w:rsid w:val="00304808"/>
    <w:rsid w:val="00305602"/>
    <w:rsid w:val="003067A0"/>
    <w:rsid w:val="00306FBB"/>
    <w:rsid w:val="00307965"/>
    <w:rsid w:val="00310D14"/>
    <w:rsid w:val="003113D3"/>
    <w:rsid w:val="00312FE2"/>
    <w:rsid w:val="00313B9F"/>
    <w:rsid w:val="00313CAA"/>
    <w:rsid w:val="003140A4"/>
    <w:rsid w:val="00314AD8"/>
    <w:rsid w:val="00314BAC"/>
    <w:rsid w:val="00315062"/>
    <w:rsid w:val="00315CE9"/>
    <w:rsid w:val="00315EC3"/>
    <w:rsid w:val="00315FD9"/>
    <w:rsid w:val="00316347"/>
    <w:rsid w:val="00316D8F"/>
    <w:rsid w:val="00317EE6"/>
    <w:rsid w:val="003202FA"/>
    <w:rsid w:val="003208C6"/>
    <w:rsid w:val="00321839"/>
    <w:rsid w:val="003238A8"/>
    <w:rsid w:val="00323F9E"/>
    <w:rsid w:val="00325C3B"/>
    <w:rsid w:val="0032629D"/>
    <w:rsid w:val="00326422"/>
    <w:rsid w:val="00326BB4"/>
    <w:rsid w:val="00326D8F"/>
    <w:rsid w:val="00327FED"/>
    <w:rsid w:val="0033033C"/>
    <w:rsid w:val="003308CF"/>
    <w:rsid w:val="0033149C"/>
    <w:rsid w:val="0033217D"/>
    <w:rsid w:val="00332681"/>
    <w:rsid w:val="003327C1"/>
    <w:rsid w:val="00332938"/>
    <w:rsid w:val="00332AB8"/>
    <w:rsid w:val="00332F08"/>
    <w:rsid w:val="00333B9A"/>
    <w:rsid w:val="00335D2A"/>
    <w:rsid w:val="003363CC"/>
    <w:rsid w:val="00336C46"/>
    <w:rsid w:val="00336CB2"/>
    <w:rsid w:val="0033778C"/>
    <w:rsid w:val="003379A8"/>
    <w:rsid w:val="00337B57"/>
    <w:rsid w:val="00337EE9"/>
    <w:rsid w:val="003405E6"/>
    <w:rsid w:val="003407ED"/>
    <w:rsid w:val="00341D8D"/>
    <w:rsid w:val="0034201F"/>
    <w:rsid w:val="0034272B"/>
    <w:rsid w:val="00342C07"/>
    <w:rsid w:val="0034317E"/>
    <w:rsid w:val="00343AA4"/>
    <w:rsid w:val="003462C8"/>
    <w:rsid w:val="00346C61"/>
    <w:rsid w:val="00347456"/>
    <w:rsid w:val="00347AC6"/>
    <w:rsid w:val="0035031E"/>
    <w:rsid w:val="00350F0F"/>
    <w:rsid w:val="00352388"/>
    <w:rsid w:val="00352CD1"/>
    <w:rsid w:val="00352F24"/>
    <w:rsid w:val="00352FF1"/>
    <w:rsid w:val="003530FF"/>
    <w:rsid w:val="00355591"/>
    <w:rsid w:val="003558EE"/>
    <w:rsid w:val="00355DEF"/>
    <w:rsid w:val="0035682C"/>
    <w:rsid w:val="00356CAE"/>
    <w:rsid w:val="00356F05"/>
    <w:rsid w:val="0035760B"/>
    <w:rsid w:val="00357A82"/>
    <w:rsid w:val="00357A83"/>
    <w:rsid w:val="0036008F"/>
    <w:rsid w:val="003601C7"/>
    <w:rsid w:val="0036054B"/>
    <w:rsid w:val="0036090F"/>
    <w:rsid w:val="00360F97"/>
    <w:rsid w:val="003611F2"/>
    <w:rsid w:val="0036140D"/>
    <w:rsid w:val="00361D4D"/>
    <w:rsid w:val="003622F9"/>
    <w:rsid w:val="00363885"/>
    <w:rsid w:val="00365A02"/>
    <w:rsid w:val="00366BCF"/>
    <w:rsid w:val="003672ED"/>
    <w:rsid w:val="003675E9"/>
    <w:rsid w:val="00370144"/>
    <w:rsid w:val="003703DD"/>
    <w:rsid w:val="0037151B"/>
    <w:rsid w:val="00371B44"/>
    <w:rsid w:val="00371DFB"/>
    <w:rsid w:val="003730D2"/>
    <w:rsid w:val="003732F1"/>
    <w:rsid w:val="00373D28"/>
    <w:rsid w:val="003740D6"/>
    <w:rsid w:val="00375290"/>
    <w:rsid w:val="0038183F"/>
    <w:rsid w:val="00381B88"/>
    <w:rsid w:val="00381E84"/>
    <w:rsid w:val="003821BD"/>
    <w:rsid w:val="00383CCD"/>
    <w:rsid w:val="00384570"/>
    <w:rsid w:val="00385280"/>
    <w:rsid w:val="00386261"/>
    <w:rsid w:val="00386AAE"/>
    <w:rsid w:val="00386C98"/>
    <w:rsid w:val="00387053"/>
    <w:rsid w:val="00387890"/>
    <w:rsid w:val="00387B10"/>
    <w:rsid w:val="00390008"/>
    <w:rsid w:val="003900BC"/>
    <w:rsid w:val="0039089B"/>
    <w:rsid w:val="0039089C"/>
    <w:rsid w:val="00391BA4"/>
    <w:rsid w:val="00391FB4"/>
    <w:rsid w:val="003920F5"/>
    <w:rsid w:val="00392309"/>
    <w:rsid w:val="0039288A"/>
    <w:rsid w:val="00392AB7"/>
    <w:rsid w:val="00392FCF"/>
    <w:rsid w:val="00393480"/>
    <w:rsid w:val="003938CE"/>
    <w:rsid w:val="0039421B"/>
    <w:rsid w:val="003948B5"/>
    <w:rsid w:val="00394AFF"/>
    <w:rsid w:val="00394ED9"/>
    <w:rsid w:val="00395335"/>
    <w:rsid w:val="00395368"/>
    <w:rsid w:val="00395E36"/>
    <w:rsid w:val="00396861"/>
    <w:rsid w:val="003968D4"/>
    <w:rsid w:val="00396FF9"/>
    <w:rsid w:val="00397238"/>
    <w:rsid w:val="00397C38"/>
    <w:rsid w:val="003A19AD"/>
    <w:rsid w:val="003A1AC8"/>
    <w:rsid w:val="003A2320"/>
    <w:rsid w:val="003A2BD1"/>
    <w:rsid w:val="003A309E"/>
    <w:rsid w:val="003A3D72"/>
    <w:rsid w:val="003A454A"/>
    <w:rsid w:val="003A478E"/>
    <w:rsid w:val="003A479F"/>
    <w:rsid w:val="003A5B22"/>
    <w:rsid w:val="003A681F"/>
    <w:rsid w:val="003A6CEF"/>
    <w:rsid w:val="003A7E4F"/>
    <w:rsid w:val="003B0C2E"/>
    <w:rsid w:val="003B0D9E"/>
    <w:rsid w:val="003B116F"/>
    <w:rsid w:val="003B21E6"/>
    <w:rsid w:val="003B2A40"/>
    <w:rsid w:val="003B30F1"/>
    <w:rsid w:val="003B33D1"/>
    <w:rsid w:val="003B33D9"/>
    <w:rsid w:val="003B354A"/>
    <w:rsid w:val="003B36CD"/>
    <w:rsid w:val="003B376D"/>
    <w:rsid w:val="003B37EE"/>
    <w:rsid w:val="003B3D62"/>
    <w:rsid w:val="003B5078"/>
    <w:rsid w:val="003B5235"/>
    <w:rsid w:val="003B5C73"/>
    <w:rsid w:val="003B5CDD"/>
    <w:rsid w:val="003B5D22"/>
    <w:rsid w:val="003B7232"/>
    <w:rsid w:val="003B72EA"/>
    <w:rsid w:val="003C115A"/>
    <w:rsid w:val="003C14B6"/>
    <w:rsid w:val="003C17E9"/>
    <w:rsid w:val="003C20B3"/>
    <w:rsid w:val="003C276B"/>
    <w:rsid w:val="003C28F1"/>
    <w:rsid w:val="003C290E"/>
    <w:rsid w:val="003C4A7B"/>
    <w:rsid w:val="003C676B"/>
    <w:rsid w:val="003C67D4"/>
    <w:rsid w:val="003C74A7"/>
    <w:rsid w:val="003C7AD3"/>
    <w:rsid w:val="003D0453"/>
    <w:rsid w:val="003D13F4"/>
    <w:rsid w:val="003D1C9F"/>
    <w:rsid w:val="003D1D1E"/>
    <w:rsid w:val="003D28C9"/>
    <w:rsid w:val="003D3BDE"/>
    <w:rsid w:val="003D410B"/>
    <w:rsid w:val="003D4BE5"/>
    <w:rsid w:val="003D5CE1"/>
    <w:rsid w:val="003D66DF"/>
    <w:rsid w:val="003D683A"/>
    <w:rsid w:val="003D6BCE"/>
    <w:rsid w:val="003D6F1C"/>
    <w:rsid w:val="003E05C7"/>
    <w:rsid w:val="003E060D"/>
    <w:rsid w:val="003E10EB"/>
    <w:rsid w:val="003E1328"/>
    <w:rsid w:val="003E1D57"/>
    <w:rsid w:val="003E2E7D"/>
    <w:rsid w:val="003E47B6"/>
    <w:rsid w:val="003E51F2"/>
    <w:rsid w:val="003E657A"/>
    <w:rsid w:val="003E7D4D"/>
    <w:rsid w:val="003F0C25"/>
    <w:rsid w:val="003F0E01"/>
    <w:rsid w:val="003F1B0B"/>
    <w:rsid w:val="003F1D7F"/>
    <w:rsid w:val="003F2A25"/>
    <w:rsid w:val="003F39BC"/>
    <w:rsid w:val="003F3B6A"/>
    <w:rsid w:val="003F4352"/>
    <w:rsid w:val="003F4AF5"/>
    <w:rsid w:val="003F516E"/>
    <w:rsid w:val="003F62AF"/>
    <w:rsid w:val="003F6643"/>
    <w:rsid w:val="003F6DA3"/>
    <w:rsid w:val="00400257"/>
    <w:rsid w:val="00401FEE"/>
    <w:rsid w:val="00403823"/>
    <w:rsid w:val="00403CED"/>
    <w:rsid w:val="004051C4"/>
    <w:rsid w:val="00405414"/>
    <w:rsid w:val="004069AA"/>
    <w:rsid w:val="00407C88"/>
    <w:rsid w:val="00407C91"/>
    <w:rsid w:val="00410C1B"/>
    <w:rsid w:val="00410C69"/>
    <w:rsid w:val="00412156"/>
    <w:rsid w:val="00412F59"/>
    <w:rsid w:val="00413125"/>
    <w:rsid w:val="00413294"/>
    <w:rsid w:val="00413F75"/>
    <w:rsid w:val="00414A4F"/>
    <w:rsid w:val="00415931"/>
    <w:rsid w:val="00416388"/>
    <w:rsid w:val="004200FF"/>
    <w:rsid w:val="004202D8"/>
    <w:rsid w:val="004204F4"/>
    <w:rsid w:val="00421FB0"/>
    <w:rsid w:val="00423692"/>
    <w:rsid w:val="004239C5"/>
    <w:rsid w:val="00423D3B"/>
    <w:rsid w:val="00424199"/>
    <w:rsid w:val="004246DA"/>
    <w:rsid w:val="00424A95"/>
    <w:rsid w:val="00424B75"/>
    <w:rsid w:val="004258EB"/>
    <w:rsid w:val="00425D21"/>
    <w:rsid w:val="00426CD9"/>
    <w:rsid w:val="004318C5"/>
    <w:rsid w:val="00431A0B"/>
    <w:rsid w:val="0043220D"/>
    <w:rsid w:val="00433DB4"/>
    <w:rsid w:val="00435201"/>
    <w:rsid w:val="00435686"/>
    <w:rsid w:val="004366F8"/>
    <w:rsid w:val="004368D3"/>
    <w:rsid w:val="00436988"/>
    <w:rsid w:val="00436C2A"/>
    <w:rsid w:val="00436C39"/>
    <w:rsid w:val="004374C4"/>
    <w:rsid w:val="00437A82"/>
    <w:rsid w:val="00437BEE"/>
    <w:rsid w:val="004403D8"/>
    <w:rsid w:val="00441EA0"/>
    <w:rsid w:val="00442AEE"/>
    <w:rsid w:val="00442CF8"/>
    <w:rsid w:val="004431AD"/>
    <w:rsid w:val="0044342E"/>
    <w:rsid w:val="00444845"/>
    <w:rsid w:val="00445012"/>
    <w:rsid w:val="0044510A"/>
    <w:rsid w:val="00445A3F"/>
    <w:rsid w:val="00445C44"/>
    <w:rsid w:val="00445ECF"/>
    <w:rsid w:val="0044679C"/>
    <w:rsid w:val="00446DD9"/>
    <w:rsid w:val="00446E88"/>
    <w:rsid w:val="004472A2"/>
    <w:rsid w:val="00450047"/>
    <w:rsid w:val="0045039E"/>
    <w:rsid w:val="00450EFC"/>
    <w:rsid w:val="00451D29"/>
    <w:rsid w:val="0045251F"/>
    <w:rsid w:val="00452644"/>
    <w:rsid w:val="00452ABD"/>
    <w:rsid w:val="00452AC5"/>
    <w:rsid w:val="00452BBD"/>
    <w:rsid w:val="00453A85"/>
    <w:rsid w:val="00453E74"/>
    <w:rsid w:val="00453F70"/>
    <w:rsid w:val="004547BD"/>
    <w:rsid w:val="00455909"/>
    <w:rsid w:val="00457F56"/>
    <w:rsid w:val="00460D7D"/>
    <w:rsid w:val="0046243A"/>
    <w:rsid w:val="00462B3C"/>
    <w:rsid w:val="00464544"/>
    <w:rsid w:val="004660B1"/>
    <w:rsid w:val="00467048"/>
    <w:rsid w:val="00467514"/>
    <w:rsid w:val="00470C6F"/>
    <w:rsid w:val="0047112B"/>
    <w:rsid w:val="00472AF9"/>
    <w:rsid w:val="00472EE4"/>
    <w:rsid w:val="00473B50"/>
    <w:rsid w:val="004752A7"/>
    <w:rsid w:val="004755B1"/>
    <w:rsid w:val="00475B98"/>
    <w:rsid w:val="0047713A"/>
    <w:rsid w:val="00477193"/>
    <w:rsid w:val="004772A8"/>
    <w:rsid w:val="004772D0"/>
    <w:rsid w:val="004774CD"/>
    <w:rsid w:val="004803CA"/>
    <w:rsid w:val="00480ACB"/>
    <w:rsid w:val="00480BBA"/>
    <w:rsid w:val="00481B7B"/>
    <w:rsid w:val="004828A2"/>
    <w:rsid w:val="00482F1A"/>
    <w:rsid w:val="004846F5"/>
    <w:rsid w:val="004853AA"/>
    <w:rsid w:val="00485EDF"/>
    <w:rsid w:val="00486D77"/>
    <w:rsid w:val="0049056E"/>
    <w:rsid w:val="004913C2"/>
    <w:rsid w:val="00491BA1"/>
    <w:rsid w:val="004950F3"/>
    <w:rsid w:val="0049572D"/>
    <w:rsid w:val="00497AAA"/>
    <w:rsid w:val="00497DB5"/>
    <w:rsid w:val="00497EEB"/>
    <w:rsid w:val="004A283E"/>
    <w:rsid w:val="004A3855"/>
    <w:rsid w:val="004A52FA"/>
    <w:rsid w:val="004A557E"/>
    <w:rsid w:val="004A5B16"/>
    <w:rsid w:val="004A5CA7"/>
    <w:rsid w:val="004A5E9F"/>
    <w:rsid w:val="004A6798"/>
    <w:rsid w:val="004A6C4D"/>
    <w:rsid w:val="004A6C60"/>
    <w:rsid w:val="004A6D4B"/>
    <w:rsid w:val="004A6F13"/>
    <w:rsid w:val="004A712E"/>
    <w:rsid w:val="004A7D74"/>
    <w:rsid w:val="004B0608"/>
    <w:rsid w:val="004B0F8F"/>
    <w:rsid w:val="004B1230"/>
    <w:rsid w:val="004B1BB2"/>
    <w:rsid w:val="004B1F24"/>
    <w:rsid w:val="004B2486"/>
    <w:rsid w:val="004B2D39"/>
    <w:rsid w:val="004B37DD"/>
    <w:rsid w:val="004B387D"/>
    <w:rsid w:val="004B39DB"/>
    <w:rsid w:val="004B4611"/>
    <w:rsid w:val="004B692D"/>
    <w:rsid w:val="004B6BC5"/>
    <w:rsid w:val="004B7134"/>
    <w:rsid w:val="004B782E"/>
    <w:rsid w:val="004C05CC"/>
    <w:rsid w:val="004C0725"/>
    <w:rsid w:val="004C1C48"/>
    <w:rsid w:val="004C1D0F"/>
    <w:rsid w:val="004C201F"/>
    <w:rsid w:val="004C3172"/>
    <w:rsid w:val="004C337A"/>
    <w:rsid w:val="004C38C4"/>
    <w:rsid w:val="004C3F16"/>
    <w:rsid w:val="004C4177"/>
    <w:rsid w:val="004C5058"/>
    <w:rsid w:val="004C570C"/>
    <w:rsid w:val="004C6A92"/>
    <w:rsid w:val="004C6AF1"/>
    <w:rsid w:val="004C6B22"/>
    <w:rsid w:val="004C6B84"/>
    <w:rsid w:val="004C7174"/>
    <w:rsid w:val="004C7C2E"/>
    <w:rsid w:val="004D073B"/>
    <w:rsid w:val="004D0A4A"/>
    <w:rsid w:val="004D0F12"/>
    <w:rsid w:val="004D18B2"/>
    <w:rsid w:val="004D2ADC"/>
    <w:rsid w:val="004D33C1"/>
    <w:rsid w:val="004D3450"/>
    <w:rsid w:val="004D4277"/>
    <w:rsid w:val="004D4885"/>
    <w:rsid w:val="004D48C6"/>
    <w:rsid w:val="004D5437"/>
    <w:rsid w:val="004D59C1"/>
    <w:rsid w:val="004D6731"/>
    <w:rsid w:val="004D790F"/>
    <w:rsid w:val="004D791B"/>
    <w:rsid w:val="004D7C0E"/>
    <w:rsid w:val="004D7E3C"/>
    <w:rsid w:val="004E0BAB"/>
    <w:rsid w:val="004E0E3D"/>
    <w:rsid w:val="004E1C27"/>
    <w:rsid w:val="004E28AE"/>
    <w:rsid w:val="004E36AA"/>
    <w:rsid w:val="004E39D2"/>
    <w:rsid w:val="004E3FA3"/>
    <w:rsid w:val="004E5ABB"/>
    <w:rsid w:val="004F061E"/>
    <w:rsid w:val="004F096D"/>
    <w:rsid w:val="004F0F8F"/>
    <w:rsid w:val="004F2DB4"/>
    <w:rsid w:val="004F3A87"/>
    <w:rsid w:val="004F3D96"/>
    <w:rsid w:val="004F49FC"/>
    <w:rsid w:val="004F562D"/>
    <w:rsid w:val="004F667E"/>
    <w:rsid w:val="004F69B3"/>
    <w:rsid w:val="004F6F15"/>
    <w:rsid w:val="004F7B70"/>
    <w:rsid w:val="00500BCB"/>
    <w:rsid w:val="00500FAB"/>
    <w:rsid w:val="00501687"/>
    <w:rsid w:val="00501B74"/>
    <w:rsid w:val="00502240"/>
    <w:rsid w:val="0050363E"/>
    <w:rsid w:val="0050467D"/>
    <w:rsid w:val="00504CC9"/>
    <w:rsid w:val="005057F7"/>
    <w:rsid w:val="00505F55"/>
    <w:rsid w:val="00506278"/>
    <w:rsid w:val="00506358"/>
    <w:rsid w:val="00506378"/>
    <w:rsid w:val="0050715E"/>
    <w:rsid w:val="0050726F"/>
    <w:rsid w:val="005073A4"/>
    <w:rsid w:val="00507CBA"/>
    <w:rsid w:val="0051002E"/>
    <w:rsid w:val="00510F1D"/>
    <w:rsid w:val="00511246"/>
    <w:rsid w:val="00511391"/>
    <w:rsid w:val="00511C12"/>
    <w:rsid w:val="00512357"/>
    <w:rsid w:val="005133C7"/>
    <w:rsid w:val="005134B5"/>
    <w:rsid w:val="0051391E"/>
    <w:rsid w:val="005141CB"/>
    <w:rsid w:val="005146A3"/>
    <w:rsid w:val="00514AFA"/>
    <w:rsid w:val="005154BD"/>
    <w:rsid w:val="005164A8"/>
    <w:rsid w:val="0051668F"/>
    <w:rsid w:val="00520C63"/>
    <w:rsid w:val="00520CC9"/>
    <w:rsid w:val="00520CD4"/>
    <w:rsid w:val="005210C0"/>
    <w:rsid w:val="00522376"/>
    <w:rsid w:val="00522DE4"/>
    <w:rsid w:val="00522F8C"/>
    <w:rsid w:val="00522FB1"/>
    <w:rsid w:val="00523847"/>
    <w:rsid w:val="00523CA4"/>
    <w:rsid w:val="005251FE"/>
    <w:rsid w:val="005255E0"/>
    <w:rsid w:val="00525628"/>
    <w:rsid w:val="00525BD3"/>
    <w:rsid w:val="00526FC6"/>
    <w:rsid w:val="005273FE"/>
    <w:rsid w:val="00527C06"/>
    <w:rsid w:val="00530617"/>
    <w:rsid w:val="0053079F"/>
    <w:rsid w:val="00532196"/>
    <w:rsid w:val="00533383"/>
    <w:rsid w:val="00533608"/>
    <w:rsid w:val="005347FF"/>
    <w:rsid w:val="00534BE2"/>
    <w:rsid w:val="00536A74"/>
    <w:rsid w:val="005405D0"/>
    <w:rsid w:val="005422B2"/>
    <w:rsid w:val="00542FAD"/>
    <w:rsid w:val="0054356D"/>
    <w:rsid w:val="00543DC7"/>
    <w:rsid w:val="005445E1"/>
    <w:rsid w:val="00544C03"/>
    <w:rsid w:val="005463A7"/>
    <w:rsid w:val="00546FE3"/>
    <w:rsid w:val="00547774"/>
    <w:rsid w:val="0055106A"/>
    <w:rsid w:val="00551B82"/>
    <w:rsid w:val="00551F10"/>
    <w:rsid w:val="005526E3"/>
    <w:rsid w:val="00552DA6"/>
    <w:rsid w:val="00553683"/>
    <w:rsid w:val="005537F0"/>
    <w:rsid w:val="0055380F"/>
    <w:rsid w:val="005556DB"/>
    <w:rsid w:val="005564C3"/>
    <w:rsid w:val="005566FC"/>
    <w:rsid w:val="00556F23"/>
    <w:rsid w:val="00560820"/>
    <w:rsid w:val="00560F21"/>
    <w:rsid w:val="0056112E"/>
    <w:rsid w:val="0056132B"/>
    <w:rsid w:val="005618E4"/>
    <w:rsid w:val="00561EFF"/>
    <w:rsid w:val="005629AE"/>
    <w:rsid w:val="00562D42"/>
    <w:rsid w:val="00563196"/>
    <w:rsid w:val="005644F0"/>
    <w:rsid w:val="00564671"/>
    <w:rsid w:val="00564B5F"/>
    <w:rsid w:val="00565FBE"/>
    <w:rsid w:val="005667A0"/>
    <w:rsid w:val="005700BD"/>
    <w:rsid w:val="005700E7"/>
    <w:rsid w:val="00570796"/>
    <w:rsid w:val="0057160A"/>
    <w:rsid w:val="00571E7E"/>
    <w:rsid w:val="005726AF"/>
    <w:rsid w:val="00572C1A"/>
    <w:rsid w:val="0057396F"/>
    <w:rsid w:val="00573A76"/>
    <w:rsid w:val="00574D11"/>
    <w:rsid w:val="00574D90"/>
    <w:rsid w:val="005750BC"/>
    <w:rsid w:val="0057537E"/>
    <w:rsid w:val="00575958"/>
    <w:rsid w:val="00576217"/>
    <w:rsid w:val="005766ED"/>
    <w:rsid w:val="0057678F"/>
    <w:rsid w:val="00577EF6"/>
    <w:rsid w:val="00580019"/>
    <w:rsid w:val="00580692"/>
    <w:rsid w:val="00581CB9"/>
    <w:rsid w:val="00582779"/>
    <w:rsid w:val="00582C78"/>
    <w:rsid w:val="005831E2"/>
    <w:rsid w:val="00584AA6"/>
    <w:rsid w:val="00584AAA"/>
    <w:rsid w:val="005851FB"/>
    <w:rsid w:val="005860A4"/>
    <w:rsid w:val="005865B8"/>
    <w:rsid w:val="00586B91"/>
    <w:rsid w:val="00587022"/>
    <w:rsid w:val="00590944"/>
    <w:rsid w:val="00591278"/>
    <w:rsid w:val="00591817"/>
    <w:rsid w:val="00591C8B"/>
    <w:rsid w:val="00591FCB"/>
    <w:rsid w:val="0059371C"/>
    <w:rsid w:val="005938C8"/>
    <w:rsid w:val="00593A9B"/>
    <w:rsid w:val="005962BB"/>
    <w:rsid w:val="00596577"/>
    <w:rsid w:val="0059747D"/>
    <w:rsid w:val="00597905"/>
    <w:rsid w:val="005A1E43"/>
    <w:rsid w:val="005A3331"/>
    <w:rsid w:val="005A37FF"/>
    <w:rsid w:val="005A4E91"/>
    <w:rsid w:val="005A4F7C"/>
    <w:rsid w:val="005A62D0"/>
    <w:rsid w:val="005A6AE5"/>
    <w:rsid w:val="005A72EB"/>
    <w:rsid w:val="005B19B8"/>
    <w:rsid w:val="005B1CFE"/>
    <w:rsid w:val="005B30F4"/>
    <w:rsid w:val="005B3C32"/>
    <w:rsid w:val="005B3DD5"/>
    <w:rsid w:val="005B40AD"/>
    <w:rsid w:val="005B4576"/>
    <w:rsid w:val="005B488E"/>
    <w:rsid w:val="005B49D4"/>
    <w:rsid w:val="005B4BA8"/>
    <w:rsid w:val="005B4E18"/>
    <w:rsid w:val="005B5C8B"/>
    <w:rsid w:val="005B6BC1"/>
    <w:rsid w:val="005B70FA"/>
    <w:rsid w:val="005B7989"/>
    <w:rsid w:val="005C0013"/>
    <w:rsid w:val="005C02CF"/>
    <w:rsid w:val="005C0E8E"/>
    <w:rsid w:val="005C12CF"/>
    <w:rsid w:val="005C16B5"/>
    <w:rsid w:val="005C1773"/>
    <w:rsid w:val="005C1F14"/>
    <w:rsid w:val="005C2D1E"/>
    <w:rsid w:val="005C3080"/>
    <w:rsid w:val="005C417A"/>
    <w:rsid w:val="005C4497"/>
    <w:rsid w:val="005C496A"/>
    <w:rsid w:val="005C4F3C"/>
    <w:rsid w:val="005C61BC"/>
    <w:rsid w:val="005C6A2F"/>
    <w:rsid w:val="005C6D0E"/>
    <w:rsid w:val="005C6D30"/>
    <w:rsid w:val="005C759B"/>
    <w:rsid w:val="005C770A"/>
    <w:rsid w:val="005D0394"/>
    <w:rsid w:val="005D0FF9"/>
    <w:rsid w:val="005D11DC"/>
    <w:rsid w:val="005D149D"/>
    <w:rsid w:val="005D3347"/>
    <w:rsid w:val="005D4177"/>
    <w:rsid w:val="005D4294"/>
    <w:rsid w:val="005D4C79"/>
    <w:rsid w:val="005D540E"/>
    <w:rsid w:val="005D59C5"/>
    <w:rsid w:val="005D6D35"/>
    <w:rsid w:val="005D7DD7"/>
    <w:rsid w:val="005D7E63"/>
    <w:rsid w:val="005E0892"/>
    <w:rsid w:val="005E0A0B"/>
    <w:rsid w:val="005E12EF"/>
    <w:rsid w:val="005E1393"/>
    <w:rsid w:val="005E49D0"/>
    <w:rsid w:val="005E4BFD"/>
    <w:rsid w:val="005E4DBA"/>
    <w:rsid w:val="005E51D3"/>
    <w:rsid w:val="005E5AD2"/>
    <w:rsid w:val="005E5D27"/>
    <w:rsid w:val="005E72D1"/>
    <w:rsid w:val="005E7447"/>
    <w:rsid w:val="005E7D8C"/>
    <w:rsid w:val="005F0448"/>
    <w:rsid w:val="005F0515"/>
    <w:rsid w:val="005F073F"/>
    <w:rsid w:val="005F0AA9"/>
    <w:rsid w:val="005F0FDF"/>
    <w:rsid w:val="005F1921"/>
    <w:rsid w:val="005F1B94"/>
    <w:rsid w:val="005F2C09"/>
    <w:rsid w:val="005F39ED"/>
    <w:rsid w:val="005F466E"/>
    <w:rsid w:val="005F57CB"/>
    <w:rsid w:val="005F590E"/>
    <w:rsid w:val="005F646D"/>
    <w:rsid w:val="005F6660"/>
    <w:rsid w:val="005F6CDD"/>
    <w:rsid w:val="005F718A"/>
    <w:rsid w:val="005F73C5"/>
    <w:rsid w:val="005F772D"/>
    <w:rsid w:val="005F77E3"/>
    <w:rsid w:val="005F7BAB"/>
    <w:rsid w:val="0060083E"/>
    <w:rsid w:val="006014A9"/>
    <w:rsid w:val="00601875"/>
    <w:rsid w:val="00602669"/>
    <w:rsid w:val="0060360D"/>
    <w:rsid w:val="0060376A"/>
    <w:rsid w:val="006040CB"/>
    <w:rsid w:val="006043A1"/>
    <w:rsid w:val="006043E0"/>
    <w:rsid w:val="00604437"/>
    <w:rsid w:val="00604640"/>
    <w:rsid w:val="00604AD3"/>
    <w:rsid w:val="00604CF9"/>
    <w:rsid w:val="00605811"/>
    <w:rsid w:val="006059CA"/>
    <w:rsid w:val="00605C0F"/>
    <w:rsid w:val="0060695C"/>
    <w:rsid w:val="006069ED"/>
    <w:rsid w:val="0061009E"/>
    <w:rsid w:val="00610269"/>
    <w:rsid w:val="0061126B"/>
    <w:rsid w:val="006117A0"/>
    <w:rsid w:val="006120EF"/>
    <w:rsid w:val="00612273"/>
    <w:rsid w:val="0061330F"/>
    <w:rsid w:val="006135C8"/>
    <w:rsid w:val="00614C2C"/>
    <w:rsid w:val="00616350"/>
    <w:rsid w:val="00617116"/>
    <w:rsid w:val="00617128"/>
    <w:rsid w:val="0062067B"/>
    <w:rsid w:val="00620842"/>
    <w:rsid w:val="00620C2B"/>
    <w:rsid w:val="00620E1E"/>
    <w:rsid w:val="0062113E"/>
    <w:rsid w:val="006217EF"/>
    <w:rsid w:val="0062180C"/>
    <w:rsid w:val="00621AA6"/>
    <w:rsid w:val="00622B2E"/>
    <w:rsid w:val="00623553"/>
    <w:rsid w:val="006237AC"/>
    <w:rsid w:val="00623ACC"/>
    <w:rsid w:val="00625157"/>
    <w:rsid w:val="00625808"/>
    <w:rsid w:val="00625E35"/>
    <w:rsid w:val="00626462"/>
    <w:rsid w:val="006275E5"/>
    <w:rsid w:val="00627741"/>
    <w:rsid w:val="006278E0"/>
    <w:rsid w:val="00627BC5"/>
    <w:rsid w:val="006313BE"/>
    <w:rsid w:val="00631634"/>
    <w:rsid w:val="00632406"/>
    <w:rsid w:val="006324C7"/>
    <w:rsid w:val="00632FDF"/>
    <w:rsid w:val="00633B3E"/>
    <w:rsid w:val="00633CFA"/>
    <w:rsid w:val="00635CD0"/>
    <w:rsid w:val="0063646B"/>
    <w:rsid w:val="00636E0C"/>
    <w:rsid w:val="00637485"/>
    <w:rsid w:val="00637B7E"/>
    <w:rsid w:val="00640336"/>
    <w:rsid w:val="00641AB3"/>
    <w:rsid w:val="006420BE"/>
    <w:rsid w:val="00642706"/>
    <w:rsid w:val="00642AAB"/>
    <w:rsid w:val="00642B3C"/>
    <w:rsid w:val="00642CEC"/>
    <w:rsid w:val="006435AF"/>
    <w:rsid w:val="00644352"/>
    <w:rsid w:val="00645FEB"/>
    <w:rsid w:val="00646514"/>
    <w:rsid w:val="00647463"/>
    <w:rsid w:val="00647E14"/>
    <w:rsid w:val="006519BD"/>
    <w:rsid w:val="00653426"/>
    <w:rsid w:val="00654DD6"/>
    <w:rsid w:val="0065560A"/>
    <w:rsid w:val="0065592C"/>
    <w:rsid w:val="006564AA"/>
    <w:rsid w:val="00657059"/>
    <w:rsid w:val="006575DE"/>
    <w:rsid w:val="00660561"/>
    <w:rsid w:val="006605FD"/>
    <w:rsid w:val="00660A3F"/>
    <w:rsid w:val="006614CB"/>
    <w:rsid w:val="00662F6C"/>
    <w:rsid w:val="00663276"/>
    <w:rsid w:val="006632E3"/>
    <w:rsid w:val="00663520"/>
    <w:rsid w:val="006655D4"/>
    <w:rsid w:val="0066592D"/>
    <w:rsid w:val="006668A3"/>
    <w:rsid w:val="006710CE"/>
    <w:rsid w:val="00671A48"/>
    <w:rsid w:val="00671FDC"/>
    <w:rsid w:val="0067260C"/>
    <w:rsid w:val="00672869"/>
    <w:rsid w:val="00673627"/>
    <w:rsid w:val="006744CA"/>
    <w:rsid w:val="006744F6"/>
    <w:rsid w:val="00674983"/>
    <w:rsid w:val="00674D50"/>
    <w:rsid w:val="00674F1E"/>
    <w:rsid w:val="0067555E"/>
    <w:rsid w:val="00675933"/>
    <w:rsid w:val="006776F1"/>
    <w:rsid w:val="00677850"/>
    <w:rsid w:val="0067796B"/>
    <w:rsid w:val="00680425"/>
    <w:rsid w:val="006805DE"/>
    <w:rsid w:val="00681615"/>
    <w:rsid w:val="00681C05"/>
    <w:rsid w:val="00682402"/>
    <w:rsid w:val="00682883"/>
    <w:rsid w:val="00682A5B"/>
    <w:rsid w:val="00682F01"/>
    <w:rsid w:val="0068303D"/>
    <w:rsid w:val="00683A16"/>
    <w:rsid w:val="00684398"/>
    <w:rsid w:val="00684C43"/>
    <w:rsid w:val="00685491"/>
    <w:rsid w:val="00685E3B"/>
    <w:rsid w:val="00686F0C"/>
    <w:rsid w:val="0068745A"/>
    <w:rsid w:val="00687487"/>
    <w:rsid w:val="00690251"/>
    <w:rsid w:val="00690489"/>
    <w:rsid w:val="0069183F"/>
    <w:rsid w:val="006931AC"/>
    <w:rsid w:val="00693240"/>
    <w:rsid w:val="006934B3"/>
    <w:rsid w:val="006934E1"/>
    <w:rsid w:val="0069403B"/>
    <w:rsid w:val="00694B70"/>
    <w:rsid w:val="00694D2B"/>
    <w:rsid w:val="00695195"/>
    <w:rsid w:val="006951E9"/>
    <w:rsid w:val="00695C1A"/>
    <w:rsid w:val="00696472"/>
    <w:rsid w:val="00696595"/>
    <w:rsid w:val="00696694"/>
    <w:rsid w:val="00696C93"/>
    <w:rsid w:val="0069769E"/>
    <w:rsid w:val="00697705"/>
    <w:rsid w:val="00697BE2"/>
    <w:rsid w:val="006A0D87"/>
    <w:rsid w:val="006A2B2C"/>
    <w:rsid w:val="006A2B99"/>
    <w:rsid w:val="006A37D2"/>
    <w:rsid w:val="006A386B"/>
    <w:rsid w:val="006A3C1C"/>
    <w:rsid w:val="006A3DA8"/>
    <w:rsid w:val="006A3FB7"/>
    <w:rsid w:val="006A48F4"/>
    <w:rsid w:val="006A5080"/>
    <w:rsid w:val="006A6082"/>
    <w:rsid w:val="006A61D2"/>
    <w:rsid w:val="006A6F97"/>
    <w:rsid w:val="006A738C"/>
    <w:rsid w:val="006A740A"/>
    <w:rsid w:val="006B04F5"/>
    <w:rsid w:val="006B052C"/>
    <w:rsid w:val="006B0C6C"/>
    <w:rsid w:val="006B0F84"/>
    <w:rsid w:val="006B3308"/>
    <w:rsid w:val="006B3867"/>
    <w:rsid w:val="006B3B66"/>
    <w:rsid w:val="006B3CF1"/>
    <w:rsid w:val="006B4E0A"/>
    <w:rsid w:val="006B54CB"/>
    <w:rsid w:val="006B5EC7"/>
    <w:rsid w:val="006B76A5"/>
    <w:rsid w:val="006B7A06"/>
    <w:rsid w:val="006B7B8F"/>
    <w:rsid w:val="006B7C64"/>
    <w:rsid w:val="006C00C2"/>
    <w:rsid w:val="006C05EE"/>
    <w:rsid w:val="006C116D"/>
    <w:rsid w:val="006C1DBD"/>
    <w:rsid w:val="006C1E0B"/>
    <w:rsid w:val="006C2046"/>
    <w:rsid w:val="006C289F"/>
    <w:rsid w:val="006C36E8"/>
    <w:rsid w:val="006C3729"/>
    <w:rsid w:val="006C375D"/>
    <w:rsid w:val="006C39CD"/>
    <w:rsid w:val="006C3B7D"/>
    <w:rsid w:val="006C3BFC"/>
    <w:rsid w:val="006C3EFB"/>
    <w:rsid w:val="006C5AF2"/>
    <w:rsid w:val="006C6718"/>
    <w:rsid w:val="006C7B92"/>
    <w:rsid w:val="006D0018"/>
    <w:rsid w:val="006D00D4"/>
    <w:rsid w:val="006D0C66"/>
    <w:rsid w:val="006D27F6"/>
    <w:rsid w:val="006D3368"/>
    <w:rsid w:val="006D3521"/>
    <w:rsid w:val="006D3A91"/>
    <w:rsid w:val="006D47C1"/>
    <w:rsid w:val="006D4AFA"/>
    <w:rsid w:val="006D502D"/>
    <w:rsid w:val="006D5666"/>
    <w:rsid w:val="006D5E09"/>
    <w:rsid w:val="006D65F1"/>
    <w:rsid w:val="006D704E"/>
    <w:rsid w:val="006D7507"/>
    <w:rsid w:val="006E0B70"/>
    <w:rsid w:val="006E0F0F"/>
    <w:rsid w:val="006E1237"/>
    <w:rsid w:val="006E2009"/>
    <w:rsid w:val="006E2825"/>
    <w:rsid w:val="006E3757"/>
    <w:rsid w:val="006E3EAE"/>
    <w:rsid w:val="006E407D"/>
    <w:rsid w:val="006E610D"/>
    <w:rsid w:val="006E6669"/>
    <w:rsid w:val="006E768F"/>
    <w:rsid w:val="006E7F4F"/>
    <w:rsid w:val="006F00CA"/>
    <w:rsid w:val="006F0547"/>
    <w:rsid w:val="006F1067"/>
    <w:rsid w:val="006F1906"/>
    <w:rsid w:val="006F1A8C"/>
    <w:rsid w:val="006F1BA1"/>
    <w:rsid w:val="006F2298"/>
    <w:rsid w:val="006F274A"/>
    <w:rsid w:val="006F274C"/>
    <w:rsid w:val="006F2A8A"/>
    <w:rsid w:val="006F38B5"/>
    <w:rsid w:val="006F3975"/>
    <w:rsid w:val="006F3A3F"/>
    <w:rsid w:val="006F3BC1"/>
    <w:rsid w:val="006F47AB"/>
    <w:rsid w:val="006F4989"/>
    <w:rsid w:val="006F4CB6"/>
    <w:rsid w:val="006F519C"/>
    <w:rsid w:val="006F5805"/>
    <w:rsid w:val="006F5CF4"/>
    <w:rsid w:val="006F6369"/>
    <w:rsid w:val="006F6C1F"/>
    <w:rsid w:val="006F7144"/>
    <w:rsid w:val="006F78BE"/>
    <w:rsid w:val="006F7F61"/>
    <w:rsid w:val="007002FA"/>
    <w:rsid w:val="007003B7"/>
    <w:rsid w:val="0070059D"/>
    <w:rsid w:val="00700660"/>
    <w:rsid w:val="00701666"/>
    <w:rsid w:val="007025F8"/>
    <w:rsid w:val="0070281D"/>
    <w:rsid w:val="00702CD2"/>
    <w:rsid w:val="00702DA7"/>
    <w:rsid w:val="007031DB"/>
    <w:rsid w:val="007034D3"/>
    <w:rsid w:val="0070382A"/>
    <w:rsid w:val="007041FC"/>
    <w:rsid w:val="00704849"/>
    <w:rsid w:val="00704CDD"/>
    <w:rsid w:val="00704D88"/>
    <w:rsid w:val="0070534B"/>
    <w:rsid w:val="00705739"/>
    <w:rsid w:val="00706CB3"/>
    <w:rsid w:val="00707C00"/>
    <w:rsid w:val="00710473"/>
    <w:rsid w:val="00711C9D"/>
    <w:rsid w:val="007124C6"/>
    <w:rsid w:val="00712DE3"/>
    <w:rsid w:val="00712F55"/>
    <w:rsid w:val="007131FA"/>
    <w:rsid w:val="007138C5"/>
    <w:rsid w:val="00713F12"/>
    <w:rsid w:val="007144B4"/>
    <w:rsid w:val="00716033"/>
    <w:rsid w:val="0071738C"/>
    <w:rsid w:val="0071749C"/>
    <w:rsid w:val="00717949"/>
    <w:rsid w:val="00720298"/>
    <w:rsid w:val="00722A5D"/>
    <w:rsid w:val="00723265"/>
    <w:rsid w:val="007257C5"/>
    <w:rsid w:val="007263D6"/>
    <w:rsid w:val="007269B7"/>
    <w:rsid w:val="00726B27"/>
    <w:rsid w:val="00726E8A"/>
    <w:rsid w:val="0072737D"/>
    <w:rsid w:val="007275D4"/>
    <w:rsid w:val="00727FDB"/>
    <w:rsid w:val="00727FF4"/>
    <w:rsid w:val="00730073"/>
    <w:rsid w:val="007304E4"/>
    <w:rsid w:val="0073096F"/>
    <w:rsid w:val="00733BD0"/>
    <w:rsid w:val="007340D7"/>
    <w:rsid w:val="00734812"/>
    <w:rsid w:val="00734A01"/>
    <w:rsid w:val="00735C5F"/>
    <w:rsid w:val="00736BA8"/>
    <w:rsid w:val="00737362"/>
    <w:rsid w:val="00737C0E"/>
    <w:rsid w:val="00737DA9"/>
    <w:rsid w:val="0074086A"/>
    <w:rsid w:val="00740BDD"/>
    <w:rsid w:val="00741712"/>
    <w:rsid w:val="00741C77"/>
    <w:rsid w:val="007421D6"/>
    <w:rsid w:val="00742AC5"/>
    <w:rsid w:val="00743773"/>
    <w:rsid w:val="00743963"/>
    <w:rsid w:val="00744996"/>
    <w:rsid w:val="00744C9A"/>
    <w:rsid w:val="00744E58"/>
    <w:rsid w:val="007467E5"/>
    <w:rsid w:val="0074692D"/>
    <w:rsid w:val="00747169"/>
    <w:rsid w:val="007477E1"/>
    <w:rsid w:val="00747F52"/>
    <w:rsid w:val="0075146B"/>
    <w:rsid w:val="0075233A"/>
    <w:rsid w:val="00752A6B"/>
    <w:rsid w:val="00752EA7"/>
    <w:rsid w:val="00753310"/>
    <w:rsid w:val="0075355E"/>
    <w:rsid w:val="00753CF1"/>
    <w:rsid w:val="00753E49"/>
    <w:rsid w:val="00753E59"/>
    <w:rsid w:val="0075442B"/>
    <w:rsid w:val="00754B01"/>
    <w:rsid w:val="007556E9"/>
    <w:rsid w:val="00755D28"/>
    <w:rsid w:val="00755E50"/>
    <w:rsid w:val="007562D6"/>
    <w:rsid w:val="00756449"/>
    <w:rsid w:val="00756948"/>
    <w:rsid w:val="00756974"/>
    <w:rsid w:val="00760CFB"/>
    <w:rsid w:val="00760F1F"/>
    <w:rsid w:val="00761DDA"/>
    <w:rsid w:val="007629C4"/>
    <w:rsid w:val="00762DDD"/>
    <w:rsid w:val="00763434"/>
    <w:rsid w:val="007637B2"/>
    <w:rsid w:val="007638C1"/>
    <w:rsid w:val="00763BB3"/>
    <w:rsid w:val="007645F0"/>
    <w:rsid w:val="00764864"/>
    <w:rsid w:val="00765CB4"/>
    <w:rsid w:val="007662C0"/>
    <w:rsid w:val="0076667B"/>
    <w:rsid w:val="00766ECA"/>
    <w:rsid w:val="00766EEB"/>
    <w:rsid w:val="00766FAB"/>
    <w:rsid w:val="00767BD7"/>
    <w:rsid w:val="0077091D"/>
    <w:rsid w:val="00771048"/>
    <w:rsid w:val="007717C1"/>
    <w:rsid w:val="00772459"/>
    <w:rsid w:val="007731ED"/>
    <w:rsid w:val="00773936"/>
    <w:rsid w:val="00774F4B"/>
    <w:rsid w:val="00774FF2"/>
    <w:rsid w:val="00776AE3"/>
    <w:rsid w:val="007770CA"/>
    <w:rsid w:val="00777420"/>
    <w:rsid w:val="0078094E"/>
    <w:rsid w:val="007810CF"/>
    <w:rsid w:val="007816C2"/>
    <w:rsid w:val="0078260A"/>
    <w:rsid w:val="00783101"/>
    <w:rsid w:val="00783E2E"/>
    <w:rsid w:val="00784792"/>
    <w:rsid w:val="007850EB"/>
    <w:rsid w:val="0078556A"/>
    <w:rsid w:val="00787943"/>
    <w:rsid w:val="00787C7B"/>
    <w:rsid w:val="007903D4"/>
    <w:rsid w:val="00790A52"/>
    <w:rsid w:val="00790AFA"/>
    <w:rsid w:val="007922E6"/>
    <w:rsid w:val="0079415E"/>
    <w:rsid w:val="007950CF"/>
    <w:rsid w:val="00795B0B"/>
    <w:rsid w:val="00795FC1"/>
    <w:rsid w:val="007A0898"/>
    <w:rsid w:val="007A08D5"/>
    <w:rsid w:val="007A0DDE"/>
    <w:rsid w:val="007A0F0C"/>
    <w:rsid w:val="007A160A"/>
    <w:rsid w:val="007A1EDD"/>
    <w:rsid w:val="007A1F77"/>
    <w:rsid w:val="007A2EF7"/>
    <w:rsid w:val="007A363A"/>
    <w:rsid w:val="007A42E7"/>
    <w:rsid w:val="007A443D"/>
    <w:rsid w:val="007A6156"/>
    <w:rsid w:val="007A67BA"/>
    <w:rsid w:val="007A7AEF"/>
    <w:rsid w:val="007A7B97"/>
    <w:rsid w:val="007B20AA"/>
    <w:rsid w:val="007B2266"/>
    <w:rsid w:val="007B2CA9"/>
    <w:rsid w:val="007B3D35"/>
    <w:rsid w:val="007B4110"/>
    <w:rsid w:val="007B51DB"/>
    <w:rsid w:val="007B5241"/>
    <w:rsid w:val="007B584A"/>
    <w:rsid w:val="007B5872"/>
    <w:rsid w:val="007B70D9"/>
    <w:rsid w:val="007B758A"/>
    <w:rsid w:val="007B7C03"/>
    <w:rsid w:val="007C0297"/>
    <w:rsid w:val="007C0A75"/>
    <w:rsid w:val="007C1E04"/>
    <w:rsid w:val="007C29EB"/>
    <w:rsid w:val="007C4E3B"/>
    <w:rsid w:val="007C598F"/>
    <w:rsid w:val="007C6826"/>
    <w:rsid w:val="007D0E2A"/>
    <w:rsid w:val="007D141B"/>
    <w:rsid w:val="007D29AD"/>
    <w:rsid w:val="007D2CCD"/>
    <w:rsid w:val="007D2D18"/>
    <w:rsid w:val="007D2D60"/>
    <w:rsid w:val="007D2F12"/>
    <w:rsid w:val="007D37C5"/>
    <w:rsid w:val="007D46B2"/>
    <w:rsid w:val="007D47D8"/>
    <w:rsid w:val="007D52DE"/>
    <w:rsid w:val="007D55CF"/>
    <w:rsid w:val="007D5DC1"/>
    <w:rsid w:val="007D5FC7"/>
    <w:rsid w:val="007D64CB"/>
    <w:rsid w:val="007D78F2"/>
    <w:rsid w:val="007D7B9C"/>
    <w:rsid w:val="007E133B"/>
    <w:rsid w:val="007E186F"/>
    <w:rsid w:val="007E1E60"/>
    <w:rsid w:val="007E1F20"/>
    <w:rsid w:val="007E6C5C"/>
    <w:rsid w:val="007E74DF"/>
    <w:rsid w:val="007E7818"/>
    <w:rsid w:val="007F039E"/>
    <w:rsid w:val="007F063C"/>
    <w:rsid w:val="007F0D7A"/>
    <w:rsid w:val="007F0F50"/>
    <w:rsid w:val="007F1199"/>
    <w:rsid w:val="007F2602"/>
    <w:rsid w:val="007F2891"/>
    <w:rsid w:val="007F2FAF"/>
    <w:rsid w:val="007F4B24"/>
    <w:rsid w:val="007F4BB6"/>
    <w:rsid w:val="007F4BFE"/>
    <w:rsid w:val="007F62FC"/>
    <w:rsid w:val="007F6984"/>
    <w:rsid w:val="00800977"/>
    <w:rsid w:val="008024EF"/>
    <w:rsid w:val="008043F3"/>
    <w:rsid w:val="00804607"/>
    <w:rsid w:val="00805C81"/>
    <w:rsid w:val="00807161"/>
    <w:rsid w:val="00807597"/>
    <w:rsid w:val="008075A8"/>
    <w:rsid w:val="00810CA2"/>
    <w:rsid w:val="008114A5"/>
    <w:rsid w:val="008116CC"/>
    <w:rsid w:val="00811959"/>
    <w:rsid w:val="00811B24"/>
    <w:rsid w:val="00812C1F"/>
    <w:rsid w:val="008164E2"/>
    <w:rsid w:val="00816D3F"/>
    <w:rsid w:val="0081720E"/>
    <w:rsid w:val="008177F0"/>
    <w:rsid w:val="0082110E"/>
    <w:rsid w:val="008219CE"/>
    <w:rsid w:val="0082217D"/>
    <w:rsid w:val="00822D33"/>
    <w:rsid w:val="008245AE"/>
    <w:rsid w:val="00824670"/>
    <w:rsid w:val="00825844"/>
    <w:rsid w:val="00825D73"/>
    <w:rsid w:val="00826F47"/>
    <w:rsid w:val="0082710A"/>
    <w:rsid w:val="008273A8"/>
    <w:rsid w:val="00827B70"/>
    <w:rsid w:val="00827C70"/>
    <w:rsid w:val="00832F63"/>
    <w:rsid w:val="00832FD1"/>
    <w:rsid w:val="008338F1"/>
    <w:rsid w:val="0083496F"/>
    <w:rsid w:val="00835C21"/>
    <w:rsid w:val="00836160"/>
    <w:rsid w:val="0083629A"/>
    <w:rsid w:val="00836C68"/>
    <w:rsid w:val="00837565"/>
    <w:rsid w:val="008375DA"/>
    <w:rsid w:val="00837D8E"/>
    <w:rsid w:val="008400A9"/>
    <w:rsid w:val="0084011F"/>
    <w:rsid w:val="00840837"/>
    <w:rsid w:val="0084098F"/>
    <w:rsid w:val="0084106F"/>
    <w:rsid w:val="00841132"/>
    <w:rsid w:val="0084138D"/>
    <w:rsid w:val="00841FDE"/>
    <w:rsid w:val="0084295D"/>
    <w:rsid w:val="008429B4"/>
    <w:rsid w:val="008433B1"/>
    <w:rsid w:val="0084408B"/>
    <w:rsid w:val="008441C6"/>
    <w:rsid w:val="0084462E"/>
    <w:rsid w:val="00844768"/>
    <w:rsid w:val="008454A9"/>
    <w:rsid w:val="008470DF"/>
    <w:rsid w:val="00847251"/>
    <w:rsid w:val="00847A38"/>
    <w:rsid w:val="00847B21"/>
    <w:rsid w:val="0085051F"/>
    <w:rsid w:val="0085104B"/>
    <w:rsid w:val="00851B43"/>
    <w:rsid w:val="0085396D"/>
    <w:rsid w:val="00854E1E"/>
    <w:rsid w:val="008554DE"/>
    <w:rsid w:val="00855AF3"/>
    <w:rsid w:val="008561FF"/>
    <w:rsid w:val="00856B10"/>
    <w:rsid w:val="008575AF"/>
    <w:rsid w:val="00857B2A"/>
    <w:rsid w:val="00860BD3"/>
    <w:rsid w:val="0086127C"/>
    <w:rsid w:val="00861955"/>
    <w:rsid w:val="00861FF9"/>
    <w:rsid w:val="008627EC"/>
    <w:rsid w:val="00864697"/>
    <w:rsid w:val="00864E28"/>
    <w:rsid w:val="0086558D"/>
    <w:rsid w:val="008657DB"/>
    <w:rsid w:val="008661CB"/>
    <w:rsid w:val="00866243"/>
    <w:rsid w:val="008663A6"/>
    <w:rsid w:val="0086665E"/>
    <w:rsid w:val="0086673C"/>
    <w:rsid w:val="00866C36"/>
    <w:rsid w:val="00866E12"/>
    <w:rsid w:val="008671A0"/>
    <w:rsid w:val="00867B1B"/>
    <w:rsid w:val="00870772"/>
    <w:rsid w:val="0087202E"/>
    <w:rsid w:val="00873065"/>
    <w:rsid w:val="00874ABE"/>
    <w:rsid w:val="00875833"/>
    <w:rsid w:val="00875BBC"/>
    <w:rsid w:val="00876116"/>
    <w:rsid w:val="0087663A"/>
    <w:rsid w:val="00876AA7"/>
    <w:rsid w:val="00877381"/>
    <w:rsid w:val="00880CF3"/>
    <w:rsid w:val="00880ED8"/>
    <w:rsid w:val="00882C00"/>
    <w:rsid w:val="00882CBC"/>
    <w:rsid w:val="008831E5"/>
    <w:rsid w:val="0088358E"/>
    <w:rsid w:val="00883A0C"/>
    <w:rsid w:val="00884242"/>
    <w:rsid w:val="008852BF"/>
    <w:rsid w:val="00885D14"/>
    <w:rsid w:val="00885E21"/>
    <w:rsid w:val="00886573"/>
    <w:rsid w:val="0088772D"/>
    <w:rsid w:val="00887DDB"/>
    <w:rsid w:val="00890F56"/>
    <w:rsid w:val="00892F43"/>
    <w:rsid w:val="00893494"/>
    <w:rsid w:val="008935CE"/>
    <w:rsid w:val="008938B1"/>
    <w:rsid w:val="00893BCF"/>
    <w:rsid w:val="00893CD4"/>
    <w:rsid w:val="00894AC1"/>
    <w:rsid w:val="00894B48"/>
    <w:rsid w:val="00894EC2"/>
    <w:rsid w:val="008A04C0"/>
    <w:rsid w:val="008A1552"/>
    <w:rsid w:val="008A1C77"/>
    <w:rsid w:val="008A2329"/>
    <w:rsid w:val="008A2558"/>
    <w:rsid w:val="008A25B5"/>
    <w:rsid w:val="008A32D9"/>
    <w:rsid w:val="008A346C"/>
    <w:rsid w:val="008A3C1C"/>
    <w:rsid w:val="008A4821"/>
    <w:rsid w:val="008A4987"/>
    <w:rsid w:val="008A540C"/>
    <w:rsid w:val="008A70F7"/>
    <w:rsid w:val="008A7E9D"/>
    <w:rsid w:val="008B08EA"/>
    <w:rsid w:val="008B094B"/>
    <w:rsid w:val="008B14F8"/>
    <w:rsid w:val="008B1D46"/>
    <w:rsid w:val="008B365C"/>
    <w:rsid w:val="008B366D"/>
    <w:rsid w:val="008B3686"/>
    <w:rsid w:val="008B448C"/>
    <w:rsid w:val="008B4E3D"/>
    <w:rsid w:val="008B5061"/>
    <w:rsid w:val="008B53F0"/>
    <w:rsid w:val="008B5573"/>
    <w:rsid w:val="008B57A3"/>
    <w:rsid w:val="008B58ED"/>
    <w:rsid w:val="008B64FF"/>
    <w:rsid w:val="008B6B92"/>
    <w:rsid w:val="008B7886"/>
    <w:rsid w:val="008C041F"/>
    <w:rsid w:val="008C0D30"/>
    <w:rsid w:val="008C0EAE"/>
    <w:rsid w:val="008C13E9"/>
    <w:rsid w:val="008C1BE4"/>
    <w:rsid w:val="008C20E4"/>
    <w:rsid w:val="008C2743"/>
    <w:rsid w:val="008C2B93"/>
    <w:rsid w:val="008C425E"/>
    <w:rsid w:val="008C5457"/>
    <w:rsid w:val="008C54B9"/>
    <w:rsid w:val="008C5F91"/>
    <w:rsid w:val="008C660C"/>
    <w:rsid w:val="008C7A2A"/>
    <w:rsid w:val="008C7DF7"/>
    <w:rsid w:val="008D04FD"/>
    <w:rsid w:val="008D0A30"/>
    <w:rsid w:val="008D0F40"/>
    <w:rsid w:val="008D1E35"/>
    <w:rsid w:val="008D3836"/>
    <w:rsid w:val="008D399A"/>
    <w:rsid w:val="008D3E43"/>
    <w:rsid w:val="008D47EA"/>
    <w:rsid w:val="008D4866"/>
    <w:rsid w:val="008D4B1A"/>
    <w:rsid w:val="008D6B48"/>
    <w:rsid w:val="008D6CDD"/>
    <w:rsid w:val="008D7339"/>
    <w:rsid w:val="008E08F3"/>
    <w:rsid w:val="008E0C9B"/>
    <w:rsid w:val="008E0D98"/>
    <w:rsid w:val="008E101F"/>
    <w:rsid w:val="008E1767"/>
    <w:rsid w:val="008E2FCD"/>
    <w:rsid w:val="008E396C"/>
    <w:rsid w:val="008E5B82"/>
    <w:rsid w:val="008E7286"/>
    <w:rsid w:val="008E7D7C"/>
    <w:rsid w:val="008F01B1"/>
    <w:rsid w:val="008F06E2"/>
    <w:rsid w:val="008F2532"/>
    <w:rsid w:val="008F4662"/>
    <w:rsid w:val="008F495B"/>
    <w:rsid w:val="008F4AB3"/>
    <w:rsid w:val="008F75DF"/>
    <w:rsid w:val="008F7ADE"/>
    <w:rsid w:val="00900410"/>
    <w:rsid w:val="00900D3E"/>
    <w:rsid w:val="00900DB2"/>
    <w:rsid w:val="009012AE"/>
    <w:rsid w:val="00901673"/>
    <w:rsid w:val="00901882"/>
    <w:rsid w:val="00901D4C"/>
    <w:rsid w:val="00903C17"/>
    <w:rsid w:val="00903EF3"/>
    <w:rsid w:val="009041DD"/>
    <w:rsid w:val="00905A37"/>
    <w:rsid w:val="00906163"/>
    <w:rsid w:val="0090695B"/>
    <w:rsid w:val="00906B3D"/>
    <w:rsid w:val="00907CCB"/>
    <w:rsid w:val="00907FA4"/>
    <w:rsid w:val="00910570"/>
    <w:rsid w:val="00910690"/>
    <w:rsid w:val="00910E63"/>
    <w:rsid w:val="009110B1"/>
    <w:rsid w:val="0091250B"/>
    <w:rsid w:val="0091301A"/>
    <w:rsid w:val="00914F89"/>
    <w:rsid w:val="00915892"/>
    <w:rsid w:val="00915C9A"/>
    <w:rsid w:val="00915D25"/>
    <w:rsid w:val="00916171"/>
    <w:rsid w:val="009166DD"/>
    <w:rsid w:val="009167D5"/>
    <w:rsid w:val="009172FA"/>
    <w:rsid w:val="0091791D"/>
    <w:rsid w:val="009206D9"/>
    <w:rsid w:val="00920830"/>
    <w:rsid w:val="00920D5E"/>
    <w:rsid w:val="00920E72"/>
    <w:rsid w:val="009222B6"/>
    <w:rsid w:val="009223EB"/>
    <w:rsid w:val="0092253D"/>
    <w:rsid w:val="009225D1"/>
    <w:rsid w:val="0092336D"/>
    <w:rsid w:val="009247AB"/>
    <w:rsid w:val="0092493F"/>
    <w:rsid w:val="00925632"/>
    <w:rsid w:val="009257CF"/>
    <w:rsid w:val="00925871"/>
    <w:rsid w:val="00926B43"/>
    <w:rsid w:val="00926C25"/>
    <w:rsid w:val="009278E2"/>
    <w:rsid w:val="009305EC"/>
    <w:rsid w:val="0093240C"/>
    <w:rsid w:val="00933EDF"/>
    <w:rsid w:val="009341DC"/>
    <w:rsid w:val="0093420E"/>
    <w:rsid w:val="0093421E"/>
    <w:rsid w:val="009343FF"/>
    <w:rsid w:val="00934821"/>
    <w:rsid w:val="00934880"/>
    <w:rsid w:val="009368E7"/>
    <w:rsid w:val="00936CAB"/>
    <w:rsid w:val="00937109"/>
    <w:rsid w:val="00937724"/>
    <w:rsid w:val="00937ED0"/>
    <w:rsid w:val="009401E9"/>
    <w:rsid w:val="0094028E"/>
    <w:rsid w:val="0094046A"/>
    <w:rsid w:val="00941021"/>
    <w:rsid w:val="0094140A"/>
    <w:rsid w:val="009422FA"/>
    <w:rsid w:val="0094255C"/>
    <w:rsid w:val="00942EAE"/>
    <w:rsid w:val="0094338F"/>
    <w:rsid w:val="009433AE"/>
    <w:rsid w:val="00943550"/>
    <w:rsid w:val="00943ED0"/>
    <w:rsid w:val="00944097"/>
    <w:rsid w:val="0094433D"/>
    <w:rsid w:val="009449A4"/>
    <w:rsid w:val="0094516B"/>
    <w:rsid w:val="00945747"/>
    <w:rsid w:val="00945BE4"/>
    <w:rsid w:val="00945E75"/>
    <w:rsid w:val="009474D0"/>
    <w:rsid w:val="00947A2B"/>
    <w:rsid w:val="00947D4E"/>
    <w:rsid w:val="00950049"/>
    <w:rsid w:val="009501A6"/>
    <w:rsid w:val="00950458"/>
    <w:rsid w:val="0095065E"/>
    <w:rsid w:val="00950F13"/>
    <w:rsid w:val="0095187F"/>
    <w:rsid w:val="00952369"/>
    <w:rsid w:val="00952DBB"/>
    <w:rsid w:val="00953CC7"/>
    <w:rsid w:val="00953D8E"/>
    <w:rsid w:val="00953F59"/>
    <w:rsid w:val="00954B2E"/>
    <w:rsid w:val="00955610"/>
    <w:rsid w:val="00955818"/>
    <w:rsid w:val="00955E62"/>
    <w:rsid w:val="00956D7E"/>
    <w:rsid w:val="009614D7"/>
    <w:rsid w:val="009619C0"/>
    <w:rsid w:val="009624CC"/>
    <w:rsid w:val="0096276F"/>
    <w:rsid w:val="0096291D"/>
    <w:rsid w:val="00963440"/>
    <w:rsid w:val="00963475"/>
    <w:rsid w:val="00963707"/>
    <w:rsid w:val="00963E65"/>
    <w:rsid w:val="009654C5"/>
    <w:rsid w:val="00967B15"/>
    <w:rsid w:val="00967D83"/>
    <w:rsid w:val="00970068"/>
    <w:rsid w:val="00971644"/>
    <w:rsid w:val="0097381A"/>
    <w:rsid w:val="00973B2A"/>
    <w:rsid w:val="00973CA2"/>
    <w:rsid w:val="009748D9"/>
    <w:rsid w:val="0097594C"/>
    <w:rsid w:val="00975A41"/>
    <w:rsid w:val="00977902"/>
    <w:rsid w:val="00980045"/>
    <w:rsid w:val="00980519"/>
    <w:rsid w:val="0098060C"/>
    <w:rsid w:val="00980C77"/>
    <w:rsid w:val="009823BB"/>
    <w:rsid w:val="00983713"/>
    <w:rsid w:val="00983AA3"/>
    <w:rsid w:val="00983B69"/>
    <w:rsid w:val="0098770B"/>
    <w:rsid w:val="00987D2E"/>
    <w:rsid w:val="009906A5"/>
    <w:rsid w:val="009915D9"/>
    <w:rsid w:val="0099171E"/>
    <w:rsid w:val="00992231"/>
    <w:rsid w:val="00993160"/>
    <w:rsid w:val="00993D6C"/>
    <w:rsid w:val="00993F7E"/>
    <w:rsid w:val="009940B6"/>
    <w:rsid w:val="009943D8"/>
    <w:rsid w:val="00994944"/>
    <w:rsid w:val="00994DAE"/>
    <w:rsid w:val="00994E49"/>
    <w:rsid w:val="0099514F"/>
    <w:rsid w:val="00995837"/>
    <w:rsid w:val="00996137"/>
    <w:rsid w:val="009966D4"/>
    <w:rsid w:val="0099686E"/>
    <w:rsid w:val="00996EDA"/>
    <w:rsid w:val="00996F55"/>
    <w:rsid w:val="00997797"/>
    <w:rsid w:val="009A02C3"/>
    <w:rsid w:val="009A0658"/>
    <w:rsid w:val="009A15CA"/>
    <w:rsid w:val="009A1743"/>
    <w:rsid w:val="009A3011"/>
    <w:rsid w:val="009A399C"/>
    <w:rsid w:val="009A487F"/>
    <w:rsid w:val="009A4967"/>
    <w:rsid w:val="009A4A8A"/>
    <w:rsid w:val="009A686B"/>
    <w:rsid w:val="009A6DC6"/>
    <w:rsid w:val="009A6EA0"/>
    <w:rsid w:val="009A7844"/>
    <w:rsid w:val="009A7B3D"/>
    <w:rsid w:val="009B0515"/>
    <w:rsid w:val="009B12B1"/>
    <w:rsid w:val="009B12D3"/>
    <w:rsid w:val="009B2FC0"/>
    <w:rsid w:val="009B317F"/>
    <w:rsid w:val="009B46A2"/>
    <w:rsid w:val="009B514C"/>
    <w:rsid w:val="009B5650"/>
    <w:rsid w:val="009B6331"/>
    <w:rsid w:val="009B69C4"/>
    <w:rsid w:val="009B6F9A"/>
    <w:rsid w:val="009B7096"/>
    <w:rsid w:val="009B7132"/>
    <w:rsid w:val="009B7150"/>
    <w:rsid w:val="009B7A9C"/>
    <w:rsid w:val="009C0668"/>
    <w:rsid w:val="009C13C9"/>
    <w:rsid w:val="009C2475"/>
    <w:rsid w:val="009C2FA8"/>
    <w:rsid w:val="009C3C6A"/>
    <w:rsid w:val="009C5334"/>
    <w:rsid w:val="009C5871"/>
    <w:rsid w:val="009C678C"/>
    <w:rsid w:val="009C69F3"/>
    <w:rsid w:val="009C6AB5"/>
    <w:rsid w:val="009C6C73"/>
    <w:rsid w:val="009C6D59"/>
    <w:rsid w:val="009D23E6"/>
    <w:rsid w:val="009D3021"/>
    <w:rsid w:val="009D4035"/>
    <w:rsid w:val="009D557A"/>
    <w:rsid w:val="009D6052"/>
    <w:rsid w:val="009D6835"/>
    <w:rsid w:val="009D6CA0"/>
    <w:rsid w:val="009D77B9"/>
    <w:rsid w:val="009E001D"/>
    <w:rsid w:val="009E0878"/>
    <w:rsid w:val="009E22D6"/>
    <w:rsid w:val="009E29A4"/>
    <w:rsid w:val="009E29DB"/>
    <w:rsid w:val="009E2D3D"/>
    <w:rsid w:val="009E42B1"/>
    <w:rsid w:val="009E5035"/>
    <w:rsid w:val="009E52A5"/>
    <w:rsid w:val="009E5E0B"/>
    <w:rsid w:val="009E61F6"/>
    <w:rsid w:val="009E77A1"/>
    <w:rsid w:val="009E7E56"/>
    <w:rsid w:val="009F021F"/>
    <w:rsid w:val="009F1374"/>
    <w:rsid w:val="009F14DB"/>
    <w:rsid w:val="009F1CFC"/>
    <w:rsid w:val="009F2937"/>
    <w:rsid w:val="009F2FEE"/>
    <w:rsid w:val="009F30C0"/>
    <w:rsid w:val="009F3F8C"/>
    <w:rsid w:val="009F4212"/>
    <w:rsid w:val="009F453E"/>
    <w:rsid w:val="009F4C66"/>
    <w:rsid w:val="009F4DC4"/>
    <w:rsid w:val="009F5B88"/>
    <w:rsid w:val="009F5B91"/>
    <w:rsid w:val="009F63A8"/>
    <w:rsid w:val="009F63E6"/>
    <w:rsid w:val="009F6C02"/>
    <w:rsid w:val="009F6E87"/>
    <w:rsid w:val="009F7880"/>
    <w:rsid w:val="00A00ABF"/>
    <w:rsid w:val="00A011FF"/>
    <w:rsid w:val="00A01654"/>
    <w:rsid w:val="00A018A7"/>
    <w:rsid w:val="00A028D5"/>
    <w:rsid w:val="00A03E44"/>
    <w:rsid w:val="00A0531F"/>
    <w:rsid w:val="00A057D6"/>
    <w:rsid w:val="00A0721A"/>
    <w:rsid w:val="00A0768A"/>
    <w:rsid w:val="00A07C1B"/>
    <w:rsid w:val="00A10E74"/>
    <w:rsid w:val="00A1140F"/>
    <w:rsid w:val="00A11754"/>
    <w:rsid w:val="00A11E44"/>
    <w:rsid w:val="00A124CC"/>
    <w:rsid w:val="00A12776"/>
    <w:rsid w:val="00A12D8F"/>
    <w:rsid w:val="00A12DB2"/>
    <w:rsid w:val="00A14871"/>
    <w:rsid w:val="00A160F4"/>
    <w:rsid w:val="00A200F1"/>
    <w:rsid w:val="00A20919"/>
    <w:rsid w:val="00A20A05"/>
    <w:rsid w:val="00A20D7D"/>
    <w:rsid w:val="00A21794"/>
    <w:rsid w:val="00A217FB"/>
    <w:rsid w:val="00A225A2"/>
    <w:rsid w:val="00A23387"/>
    <w:rsid w:val="00A23E44"/>
    <w:rsid w:val="00A241B2"/>
    <w:rsid w:val="00A241DC"/>
    <w:rsid w:val="00A246E1"/>
    <w:rsid w:val="00A256B7"/>
    <w:rsid w:val="00A25E4F"/>
    <w:rsid w:val="00A26BFE"/>
    <w:rsid w:val="00A27355"/>
    <w:rsid w:val="00A27638"/>
    <w:rsid w:val="00A27EF4"/>
    <w:rsid w:val="00A305A9"/>
    <w:rsid w:val="00A3074D"/>
    <w:rsid w:val="00A31A91"/>
    <w:rsid w:val="00A323C3"/>
    <w:rsid w:val="00A324AC"/>
    <w:rsid w:val="00A33BFB"/>
    <w:rsid w:val="00A35058"/>
    <w:rsid w:val="00A35D44"/>
    <w:rsid w:val="00A3646A"/>
    <w:rsid w:val="00A36A29"/>
    <w:rsid w:val="00A36BCE"/>
    <w:rsid w:val="00A37B17"/>
    <w:rsid w:val="00A40E76"/>
    <w:rsid w:val="00A41604"/>
    <w:rsid w:val="00A42915"/>
    <w:rsid w:val="00A434C7"/>
    <w:rsid w:val="00A43588"/>
    <w:rsid w:val="00A45501"/>
    <w:rsid w:val="00A4575E"/>
    <w:rsid w:val="00A46C2C"/>
    <w:rsid w:val="00A50103"/>
    <w:rsid w:val="00A50D5A"/>
    <w:rsid w:val="00A51465"/>
    <w:rsid w:val="00A51C0F"/>
    <w:rsid w:val="00A51F27"/>
    <w:rsid w:val="00A51FF5"/>
    <w:rsid w:val="00A52E1C"/>
    <w:rsid w:val="00A534DD"/>
    <w:rsid w:val="00A539DC"/>
    <w:rsid w:val="00A53BCF"/>
    <w:rsid w:val="00A53EC5"/>
    <w:rsid w:val="00A5434A"/>
    <w:rsid w:val="00A5485D"/>
    <w:rsid w:val="00A55A3A"/>
    <w:rsid w:val="00A567FB"/>
    <w:rsid w:val="00A56CE4"/>
    <w:rsid w:val="00A577E1"/>
    <w:rsid w:val="00A606F5"/>
    <w:rsid w:val="00A606FD"/>
    <w:rsid w:val="00A60720"/>
    <w:rsid w:val="00A611C4"/>
    <w:rsid w:val="00A61ADD"/>
    <w:rsid w:val="00A61B82"/>
    <w:rsid w:val="00A6202D"/>
    <w:rsid w:val="00A62653"/>
    <w:rsid w:val="00A62827"/>
    <w:rsid w:val="00A62904"/>
    <w:rsid w:val="00A631D6"/>
    <w:rsid w:val="00A631DF"/>
    <w:rsid w:val="00A650B8"/>
    <w:rsid w:val="00A66E0D"/>
    <w:rsid w:val="00A67E59"/>
    <w:rsid w:val="00A67EC9"/>
    <w:rsid w:val="00A707A8"/>
    <w:rsid w:val="00A70AF4"/>
    <w:rsid w:val="00A71DDD"/>
    <w:rsid w:val="00A7248D"/>
    <w:rsid w:val="00A72755"/>
    <w:rsid w:val="00A727BD"/>
    <w:rsid w:val="00A73262"/>
    <w:rsid w:val="00A734F2"/>
    <w:rsid w:val="00A740C4"/>
    <w:rsid w:val="00A75A6B"/>
    <w:rsid w:val="00A76038"/>
    <w:rsid w:val="00A76CA7"/>
    <w:rsid w:val="00A80AFE"/>
    <w:rsid w:val="00A81834"/>
    <w:rsid w:val="00A81F51"/>
    <w:rsid w:val="00A81FCC"/>
    <w:rsid w:val="00A8202C"/>
    <w:rsid w:val="00A821F9"/>
    <w:rsid w:val="00A83710"/>
    <w:rsid w:val="00A83B9F"/>
    <w:rsid w:val="00A843BB"/>
    <w:rsid w:val="00A84694"/>
    <w:rsid w:val="00A8513E"/>
    <w:rsid w:val="00A85CB8"/>
    <w:rsid w:val="00A85E65"/>
    <w:rsid w:val="00A86574"/>
    <w:rsid w:val="00A86A35"/>
    <w:rsid w:val="00A86B1C"/>
    <w:rsid w:val="00A8771E"/>
    <w:rsid w:val="00A87884"/>
    <w:rsid w:val="00A87FE8"/>
    <w:rsid w:val="00A90201"/>
    <w:rsid w:val="00A90842"/>
    <w:rsid w:val="00A908DD"/>
    <w:rsid w:val="00A90A3E"/>
    <w:rsid w:val="00A90A42"/>
    <w:rsid w:val="00A91432"/>
    <w:rsid w:val="00A915A4"/>
    <w:rsid w:val="00A91E98"/>
    <w:rsid w:val="00A92249"/>
    <w:rsid w:val="00A923E4"/>
    <w:rsid w:val="00A92634"/>
    <w:rsid w:val="00A92688"/>
    <w:rsid w:val="00A92B2C"/>
    <w:rsid w:val="00A931FC"/>
    <w:rsid w:val="00A940E6"/>
    <w:rsid w:val="00A9479F"/>
    <w:rsid w:val="00A94D08"/>
    <w:rsid w:val="00A95394"/>
    <w:rsid w:val="00A9563A"/>
    <w:rsid w:val="00A9604B"/>
    <w:rsid w:val="00A96186"/>
    <w:rsid w:val="00A9639C"/>
    <w:rsid w:val="00A96F6B"/>
    <w:rsid w:val="00AA06F6"/>
    <w:rsid w:val="00AA0FBE"/>
    <w:rsid w:val="00AA19D3"/>
    <w:rsid w:val="00AA21EE"/>
    <w:rsid w:val="00AA2548"/>
    <w:rsid w:val="00AA263F"/>
    <w:rsid w:val="00AA2879"/>
    <w:rsid w:val="00AA300B"/>
    <w:rsid w:val="00AA38DF"/>
    <w:rsid w:val="00AA42A8"/>
    <w:rsid w:val="00AA462B"/>
    <w:rsid w:val="00AA4C09"/>
    <w:rsid w:val="00AA5DF4"/>
    <w:rsid w:val="00AA664D"/>
    <w:rsid w:val="00AA66D3"/>
    <w:rsid w:val="00AB0289"/>
    <w:rsid w:val="00AB1214"/>
    <w:rsid w:val="00AB1636"/>
    <w:rsid w:val="00AB1A2E"/>
    <w:rsid w:val="00AB2924"/>
    <w:rsid w:val="00AB3AD5"/>
    <w:rsid w:val="00AB3AF0"/>
    <w:rsid w:val="00AB52F4"/>
    <w:rsid w:val="00AB5558"/>
    <w:rsid w:val="00AB61D2"/>
    <w:rsid w:val="00AB6D8F"/>
    <w:rsid w:val="00AB7E76"/>
    <w:rsid w:val="00AC14BE"/>
    <w:rsid w:val="00AC2141"/>
    <w:rsid w:val="00AC2970"/>
    <w:rsid w:val="00AC3057"/>
    <w:rsid w:val="00AC3C69"/>
    <w:rsid w:val="00AC42F5"/>
    <w:rsid w:val="00AC4C43"/>
    <w:rsid w:val="00AC675E"/>
    <w:rsid w:val="00AC76EC"/>
    <w:rsid w:val="00AC785C"/>
    <w:rsid w:val="00AC7DD2"/>
    <w:rsid w:val="00AD0E82"/>
    <w:rsid w:val="00AD10CB"/>
    <w:rsid w:val="00AD1870"/>
    <w:rsid w:val="00AD1BF7"/>
    <w:rsid w:val="00AD1E33"/>
    <w:rsid w:val="00AD5086"/>
    <w:rsid w:val="00AD5546"/>
    <w:rsid w:val="00AD5848"/>
    <w:rsid w:val="00AD5C45"/>
    <w:rsid w:val="00AE08A9"/>
    <w:rsid w:val="00AE1E5B"/>
    <w:rsid w:val="00AE21AE"/>
    <w:rsid w:val="00AE220C"/>
    <w:rsid w:val="00AE2695"/>
    <w:rsid w:val="00AE2C16"/>
    <w:rsid w:val="00AE4211"/>
    <w:rsid w:val="00AE4B50"/>
    <w:rsid w:val="00AE59F9"/>
    <w:rsid w:val="00AE5CAF"/>
    <w:rsid w:val="00AE6204"/>
    <w:rsid w:val="00AE683F"/>
    <w:rsid w:val="00AE6867"/>
    <w:rsid w:val="00AE69D7"/>
    <w:rsid w:val="00AE6D67"/>
    <w:rsid w:val="00AE7278"/>
    <w:rsid w:val="00AE7619"/>
    <w:rsid w:val="00AE788B"/>
    <w:rsid w:val="00AF0744"/>
    <w:rsid w:val="00AF0A7F"/>
    <w:rsid w:val="00AF0F4D"/>
    <w:rsid w:val="00AF157C"/>
    <w:rsid w:val="00AF17CD"/>
    <w:rsid w:val="00AF4233"/>
    <w:rsid w:val="00AF5121"/>
    <w:rsid w:val="00AF5FD4"/>
    <w:rsid w:val="00AF6D25"/>
    <w:rsid w:val="00AF6E34"/>
    <w:rsid w:val="00AF6EE9"/>
    <w:rsid w:val="00AF79A7"/>
    <w:rsid w:val="00B00540"/>
    <w:rsid w:val="00B005BC"/>
    <w:rsid w:val="00B00831"/>
    <w:rsid w:val="00B011A1"/>
    <w:rsid w:val="00B021BE"/>
    <w:rsid w:val="00B02A4A"/>
    <w:rsid w:val="00B02F11"/>
    <w:rsid w:val="00B03090"/>
    <w:rsid w:val="00B0331F"/>
    <w:rsid w:val="00B04285"/>
    <w:rsid w:val="00B04CBB"/>
    <w:rsid w:val="00B064CB"/>
    <w:rsid w:val="00B065C2"/>
    <w:rsid w:val="00B06A2D"/>
    <w:rsid w:val="00B070A6"/>
    <w:rsid w:val="00B075E3"/>
    <w:rsid w:val="00B1003F"/>
    <w:rsid w:val="00B110E4"/>
    <w:rsid w:val="00B11128"/>
    <w:rsid w:val="00B11C8C"/>
    <w:rsid w:val="00B11E10"/>
    <w:rsid w:val="00B12118"/>
    <w:rsid w:val="00B122E9"/>
    <w:rsid w:val="00B12760"/>
    <w:rsid w:val="00B144D2"/>
    <w:rsid w:val="00B14B3B"/>
    <w:rsid w:val="00B155D2"/>
    <w:rsid w:val="00B15A31"/>
    <w:rsid w:val="00B1633B"/>
    <w:rsid w:val="00B16D80"/>
    <w:rsid w:val="00B17BC3"/>
    <w:rsid w:val="00B203E3"/>
    <w:rsid w:val="00B20DB4"/>
    <w:rsid w:val="00B2173D"/>
    <w:rsid w:val="00B21AC5"/>
    <w:rsid w:val="00B21CF3"/>
    <w:rsid w:val="00B21EF9"/>
    <w:rsid w:val="00B22B36"/>
    <w:rsid w:val="00B2341E"/>
    <w:rsid w:val="00B243AB"/>
    <w:rsid w:val="00B250E9"/>
    <w:rsid w:val="00B2524D"/>
    <w:rsid w:val="00B273B5"/>
    <w:rsid w:val="00B27D26"/>
    <w:rsid w:val="00B304F3"/>
    <w:rsid w:val="00B31318"/>
    <w:rsid w:val="00B32FD2"/>
    <w:rsid w:val="00B33D8F"/>
    <w:rsid w:val="00B3429F"/>
    <w:rsid w:val="00B36437"/>
    <w:rsid w:val="00B367DE"/>
    <w:rsid w:val="00B3683A"/>
    <w:rsid w:val="00B36E9D"/>
    <w:rsid w:val="00B373FB"/>
    <w:rsid w:val="00B40038"/>
    <w:rsid w:val="00B40917"/>
    <w:rsid w:val="00B40AEE"/>
    <w:rsid w:val="00B40D7E"/>
    <w:rsid w:val="00B412C5"/>
    <w:rsid w:val="00B41B9D"/>
    <w:rsid w:val="00B41E2D"/>
    <w:rsid w:val="00B425B4"/>
    <w:rsid w:val="00B42A31"/>
    <w:rsid w:val="00B42D87"/>
    <w:rsid w:val="00B433F2"/>
    <w:rsid w:val="00B44954"/>
    <w:rsid w:val="00B47094"/>
    <w:rsid w:val="00B5152B"/>
    <w:rsid w:val="00B5271E"/>
    <w:rsid w:val="00B543D4"/>
    <w:rsid w:val="00B54FC2"/>
    <w:rsid w:val="00B554A9"/>
    <w:rsid w:val="00B55915"/>
    <w:rsid w:val="00B559F3"/>
    <w:rsid w:val="00B56370"/>
    <w:rsid w:val="00B56711"/>
    <w:rsid w:val="00B56F92"/>
    <w:rsid w:val="00B57D6C"/>
    <w:rsid w:val="00B64678"/>
    <w:rsid w:val="00B64E81"/>
    <w:rsid w:val="00B65687"/>
    <w:rsid w:val="00B6574A"/>
    <w:rsid w:val="00B657D4"/>
    <w:rsid w:val="00B664F6"/>
    <w:rsid w:val="00B7038B"/>
    <w:rsid w:val="00B709B5"/>
    <w:rsid w:val="00B716E6"/>
    <w:rsid w:val="00B71D21"/>
    <w:rsid w:val="00B721FA"/>
    <w:rsid w:val="00B7250A"/>
    <w:rsid w:val="00B7256B"/>
    <w:rsid w:val="00B73CF9"/>
    <w:rsid w:val="00B73F69"/>
    <w:rsid w:val="00B745D9"/>
    <w:rsid w:val="00B753CF"/>
    <w:rsid w:val="00B75A4F"/>
    <w:rsid w:val="00B766E4"/>
    <w:rsid w:val="00B77D6B"/>
    <w:rsid w:val="00B80418"/>
    <w:rsid w:val="00B8071C"/>
    <w:rsid w:val="00B81009"/>
    <w:rsid w:val="00B82281"/>
    <w:rsid w:val="00B847F9"/>
    <w:rsid w:val="00B84A75"/>
    <w:rsid w:val="00B85829"/>
    <w:rsid w:val="00B867EB"/>
    <w:rsid w:val="00B87723"/>
    <w:rsid w:val="00B900CF"/>
    <w:rsid w:val="00B90323"/>
    <w:rsid w:val="00B9081B"/>
    <w:rsid w:val="00B909BE"/>
    <w:rsid w:val="00B91381"/>
    <w:rsid w:val="00B92413"/>
    <w:rsid w:val="00B92733"/>
    <w:rsid w:val="00B94078"/>
    <w:rsid w:val="00B94096"/>
    <w:rsid w:val="00B9477F"/>
    <w:rsid w:val="00B97148"/>
    <w:rsid w:val="00BA044D"/>
    <w:rsid w:val="00BA0B87"/>
    <w:rsid w:val="00BA0C9F"/>
    <w:rsid w:val="00BA1209"/>
    <w:rsid w:val="00BA139A"/>
    <w:rsid w:val="00BA1546"/>
    <w:rsid w:val="00BA1B42"/>
    <w:rsid w:val="00BA2B5C"/>
    <w:rsid w:val="00BA3219"/>
    <w:rsid w:val="00BA3F30"/>
    <w:rsid w:val="00BA5203"/>
    <w:rsid w:val="00BA5945"/>
    <w:rsid w:val="00BA6075"/>
    <w:rsid w:val="00BA66B5"/>
    <w:rsid w:val="00BA6FE3"/>
    <w:rsid w:val="00BA765D"/>
    <w:rsid w:val="00BA78BB"/>
    <w:rsid w:val="00BA7AEF"/>
    <w:rsid w:val="00BB0102"/>
    <w:rsid w:val="00BB07A4"/>
    <w:rsid w:val="00BB0F3C"/>
    <w:rsid w:val="00BB1375"/>
    <w:rsid w:val="00BB1EAE"/>
    <w:rsid w:val="00BB2E90"/>
    <w:rsid w:val="00BB3CD3"/>
    <w:rsid w:val="00BB46DB"/>
    <w:rsid w:val="00BB4777"/>
    <w:rsid w:val="00BB48E1"/>
    <w:rsid w:val="00BB4FA3"/>
    <w:rsid w:val="00BB52DC"/>
    <w:rsid w:val="00BB7DFC"/>
    <w:rsid w:val="00BC0233"/>
    <w:rsid w:val="00BC0452"/>
    <w:rsid w:val="00BC1A0F"/>
    <w:rsid w:val="00BC1E5E"/>
    <w:rsid w:val="00BC28E0"/>
    <w:rsid w:val="00BC2F56"/>
    <w:rsid w:val="00BC30F0"/>
    <w:rsid w:val="00BC3448"/>
    <w:rsid w:val="00BC3577"/>
    <w:rsid w:val="00BC3697"/>
    <w:rsid w:val="00BC4435"/>
    <w:rsid w:val="00BC4E6A"/>
    <w:rsid w:val="00BC51C4"/>
    <w:rsid w:val="00BC5728"/>
    <w:rsid w:val="00BC62E0"/>
    <w:rsid w:val="00BC69D6"/>
    <w:rsid w:val="00BC6E21"/>
    <w:rsid w:val="00BC79C8"/>
    <w:rsid w:val="00BD039C"/>
    <w:rsid w:val="00BD0A5A"/>
    <w:rsid w:val="00BD0EC0"/>
    <w:rsid w:val="00BD130A"/>
    <w:rsid w:val="00BD18ED"/>
    <w:rsid w:val="00BD2313"/>
    <w:rsid w:val="00BD2538"/>
    <w:rsid w:val="00BD35D4"/>
    <w:rsid w:val="00BD520B"/>
    <w:rsid w:val="00BD57B6"/>
    <w:rsid w:val="00BD5F63"/>
    <w:rsid w:val="00BD62F8"/>
    <w:rsid w:val="00BD7323"/>
    <w:rsid w:val="00BD763C"/>
    <w:rsid w:val="00BE0AED"/>
    <w:rsid w:val="00BE1423"/>
    <w:rsid w:val="00BE16DF"/>
    <w:rsid w:val="00BE177C"/>
    <w:rsid w:val="00BE31CC"/>
    <w:rsid w:val="00BE4623"/>
    <w:rsid w:val="00BE4EA4"/>
    <w:rsid w:val="00BE6634"/>
    <w:rsid w:val="00BE76BF"/>
    <w:rsid w:val="00BF2A05"/>
    <w:rsid w:val="00BF3DCF"/>
    <w:rsid w:val="00BF3F49"/>
    <w:rsid w:val="00BF5F8B"/>
    <w:rsid w:val="00BF61CF"/>
    <w:rsid w:val="00BF7763"/>
    <w:rsid w:val="00C00DA6"/>
    <w:rsid w:val="00C00DE9"/>
    <w:rsid w:val="00C00ED8"/>
    <w:rsid w:val="00C02F81"/>
    <w:rsid w:val="00C02FB0"/>
    <w:rsid w:val="00C032BD"/>
    <w:rsid w:val="00C03657"/>
    <w:rsid w:val="00C03B58"/>
    <w:rsid w:val="00C04A07"/>
    <w:rsid w:val="00C04BB5"/>
    <w:rsid w:val="00C05797"/>
    <w:rsid w:val="00C069CC"/>
    <w:rsid w:val="00C06AB0"/>
    <w:rsid w:val="00C07BBB"/>
    <w:rsid w:val="00C1028F"/>
    <w:rsid w:val="00C107F8"/>
    <w:rsid w:val="00C1111E"/>
    <w:rsid w:val="00C11A1E"/>
    <w:rsid w:val="00C11B92"/>
    <w:rsid w:val="00C11C2C"/>
    <w:rsid w:val="00C12802"/>
    <w:rsid w:val="00C14872"/>
    <w:rsid w:val="00C14C7D"/>
    <w:rsid w:val="00C15AA7"/>
    <w:rsid w:val="00C17275"/>
    <w:rsid w:val="00C17ABB"/>
    <w:rsid w:val="00C210A4"/>
    <w:rsid w:val="00C2123A"/>
    <w:rsid w:val="00C213E6"/>
    <w:rsid w:val="00C21A32"/>
    <w:rsid w:val="00C2220C"/>
    <w:rsid w:val="00C25B36"/>
    <w:rsid w:val="00C25CA7"/>
    <w:rsid w:val="00C2696A"/>
    <w:rsid w:val="00C270BC"/>
    <w:rsid w:val="00C276DF"/>
    <w:rsid w:val="00C304BA"/>
    <w:rsid w:val="00C304D1"/>
    <w:rsid w:val="00C30A94"/>
    <w:rsid w:val="00C31172"/>
    <w:rsid w:val="00C3154C"/>
    <w:rsid w:val="00C32ACF"/>
    <w:rsid w:val="00C33289"/>
    <w:rsid w:val="00C34749"/>
    <w:rsid w:val="00C34D7D"/>
    <w:rsid w:val="00C35AA4"/>
    <w:rsid w:val="00C3619D"/>
    <w:rsid w:val="00C36B43"/>
    <w:rsid w:val="00C36E5C"/>
    <w:rsid w:val="00C373D2"/>
    <w:rsid w:val="00C377F9"/>
    <w:rsid w:val="00C37BAE"/>
    <w:rsid w:val="00C37E08"/>
    <w:rsid w:val="00C4026B"/>
    <w:rsid w:val="00C40731"/>
    <w:rsid w:val="00C40B95"/>
    <w:rsid w:val="00C41A2F"/>
    <w:rsid w:val="00C41A7B"/>
    <w:rsid w:val="00C41D8C"/>
    <w:rsid w:val="00C4254C"/>
    <w:rsid w:val="00C425FF"/>
    <w:rsid w:val="00C42A6D"/>
    <w:rsid w:val="00C437F8"/>
    <w:rsid w:val="00C43E49"/>
    <w:rsid w:val="00C44158"/>
    <w:rsid w:val="00C446D5"/>
    <w:rsid w:val="00C4532A"/>
    <w:rsid w:val="00C46A26"/>
    <w:rsid w:val="00C470C5"/>
    <w:rsid w:val="00C50C9F"/>
    <w:rsid w:val="00C51183"/>
    <w:rsid w:val="00C516B1"/>
    <w:rsid w:val="00C51F51"/>
    <w:rsid w:val="00C51FA8"/>
    <w:rsid w:val="00C52FC0"/>
    <w:rsid w:val="00C5411B"/>
    <w:rsid w:val="00C549FC"/>
    <w:rsid w:val="00C54C6D"/>
    <w:rsid w:val="00C55064"/>
    <w:rsid w:val="00C55FB8"/>
    <w:rsid w:val="00C56DE7"/>
    <w:rsid w:val="00C57349"/>
    <w:rsid w:val="00C60393"/>
    <w:rsid w:val="00C61A5C"/>
    <w:rsid w:val="00C61D62"/>
    <w:rsid w:val="00C62D98"/>
    <w:rsid w:val="00C635A4"/>
    <w:rsid w:val="00C63654"/>
    <w:rsid w:val="00C63A89"/>
    <w:rsid w:val="00C63D56"/>
    <w:rsid w:val="00C64423"/>
    <w:rsid w:val="00C65D72"/>
    <w:rsid w:val="00C66451"/>
    <w:rsid w:val="00C675D8"/>
    <w:rsid w:val="00C67758"/>
    <w:rsid w:val="00C70066"/>
    <w:rsid w:val="00C7070E"/>
    <w:rsid w:val="00C708E2"/>
    <w:rsid w:val="00C713A7"/>
    <w:rsid w:val="00C71957"/>
    <w:rsid w:val="00C71CB6"/>
    <w:rsid w:val="00C72B9D"/>
    <w:rsid w:val="00C7436C"/>
    <w:rsid w:val="00C749F3"/>
    <w:rsid w:val="00C74FA6"/>
    <w:rsid w:val="00C7625B"/>
    <w:rsid w:val="00C76597"/>
    <w:rsid w:val="00C7695C"/>
    <w:rsid w:val="00C773F2"/>
    <w:rsid w:val="00C8103F"/>
    <w:rsid w:val="00C812D6"/>
    <w:rsid w:val="00C81DD9"/>
    <w:rsid w:val="00C82DC8"/>
    <w:rsid w:val="00C82F2C"/>
    <w:rsid w:val="00C836A2"/>
    <w:rsid w:val="00C8397A"/>
    <w:rsid w:val="00C83A3E"/>
    <w:rsid w:val="00C856AC"/>
    <w:rsid w:val="00C863D4"/>
    <w:rsid w:val="00C865BD"/>
    <w:rsid w:val="00C87233"/>
    <w:rsid w:val="00C90C08"/>
    <w:rsid w:val="00C90F2B"/>
    <w:rsid w:val="00C91513"/>
    <w:rsid w:val="00C915F2"/>
    <w:rsid w:val="00C924E4"/>
    <w:rsid w:val="00C93647"/>
    <w:rsid w:val="00C93D1B"/>
    <w:rsid w:val="00C94146"/>
    <w:rsid w:val="00C971D6"/>
    <w:rsid w:val="00C97B78"/>
    <w:rsid w:val="00CA0C8C"/>
    <w:rsid w:val="00CA12DD"/>
    <w:rsid w:val="00CA15BE"/>
    <w:rsid w:val="00CA208D"/>
    <w:rsid w:val="00CA3AA8"/>
    <w:rsid w:val="00CA3DAE"/>
    <w:rsid w:val="00CA4F35"/>
    <w:rsid w:val="00CA520F"/>
    <w:rsid w:val="00CA7107"/>
    <w:rsid w:val="00CB1778"/>
    <w:rsid w:val="00CB19F4"/>
    <w:rsid w:val="00CB1D10"/>
    <w:rsid w:val="00CB298E"/>
    <w:rsid w:val="00CB53B1"/>
    <w:rsid w:val="00CB5717"/>
    <w:rsid w:val="00CB5C76"/>
    <w:rsid w:val="00CB65F3"/>
    <w:rsid w:val="00CB698D"/>
    <w:rsid w:val="00CB69BE"/>
    <w:rsid w:val="00CB6A71"/>
    <w:rsid w:val="00CB6CA9"/>
    <w:rsid w:val="00CB70C0"/>
    <w:rsid w:val="00CC1D4B"/>
    <w:rsid w:val="00CC34D8"/>
    <w:rsid w:val="00CC3C46"/>
    <w:rsid w:val="00CC4C00"/>
    <w:rsid w:val="00CC4F2C"/>
    <w:rsid w:val="00CC627A"/>
    <w:rsid w:val="00CC6C0A"/>
    <w:rsid w:val="00CC71E1"/>
    <w:rsid w:val="00CC74CC"/>
    <w:rsid w:val="00CC7949"/>
    <w:rsid w:val="00CD33DB"/>
    <w:rsid w:val="00CD3667"/>
    <w:rsid w:val="00CD3773"/>
    <w:rsid w:val="00CD46B7"/>
    <w:rsid w:val="00CD4A9A"/>
    <w:rsid w:val="00CD4D30"/>
    <w:rsid w:val="00CD4DAF"/>
    <w:rsid w:val="00CD5F92"/>
    <w:rsid w:val="00CD699A"/>
    <w:rsid w:val="00CD6DCB"/>
    <w:rsid w:val="00CD770F"/>
    <w:rsid w:val="00CD7C15"/>
    <w:rsid w:val="00CE00D0"/>
    <w:rsid w:val="00CE0118"/>
    <w:rsid w:val="00CE029A"/>
    <w:rsid w:val="00CE0BE8"/>
    <w:rsid w:val="00CE10EC"/>
    <w:rsid w:val="00CE32F4"/>
    <w:rsid w:val="00CE3AC8"/>
    <w:rsid w:val="00CE3E4A"/>
    <w:rsid w:val="00CE56F1"/>
    <w:rsid w:val="00CE6A5A"/>
    <w:rsid w:val="00CE7581"/>
    <w:rsid w:val="00CF0477"/>
    <w:rsid w:val="00CF112F"/>
    <w:rsid w:val="00CF163C"/>
    <w:rsid w:val="00CF2768"/>
    <w:rsid w:val="00CF4999"/>
    <w:rsid w:val="00CF5CA1"/>
    <w:rsid w:val="00CF71D2"/>
    <w:rsid w:val="00D00624"/>
    <w:rsid w:val="00D00FFC"/>
    <w:rsid w:val="00D0165C"/>
    <w:rsid w:val="00D029C8"/>
    <w:rsid w:val="00D02ED7"/>
    <w:rsid w:val="00D03B87"/>
    <w:rsid w:val="00D04950"/>
    <w:rsid w:val="00D04AD3"/>
    <w:rsid w:val="00D07240"/>
    <w:rsid w:val="00D073C7"/>
    <w:rsid w:val="00D102AC"/>
    <w:rsid w:val="00D105E2"/>
    <w:rsid w:val="00D105EB"/>
    <w:rsid w:val="00D113D4"/>
    <w:rsid w:val="00D117D1"/>
    <w:rsid w:val="00D1193A"/>
    <w:rsid w:val="00D11E8A"/>
    <w:rsid w:val="00D12090"/>
    <w:rsid w:val="00D12D4F"/>
    <w:rsid w:val="00D12D50"/>
    <w:rsid w:val="00D13635"/>
    <w:rsid w:val="00D13DD9"/>
    <w:rsid w:val="00D148FC"/>
    <w:rsid w:val="00D1504D"/>
    <w:rsid w:val="00D15320"/>
    <w:rsid w:val="00D1571D"/>
    <w:rsid w:val="00D160B9"/>
    <w:rsid w:val="00D16B1C"/>
    <w:rsid w:val="00D171B7"/>
    <w:rsid w:val="00D17790"/>
    <w:rsid w:val="00D1797F"/>
    <w:rsid w:val="00D209DB"/>
    <w:rsid w:val="00D20FAD"/>
    <w:rsid w:val="00D225B0"/>
    <w:rsid w:val="00D225D7"/>
    <w:rsid w:val="00D228B2"/>
    <w:rsid w:val="00D23181"/>
    <w:rsid w:val="00D2366B"/>
    <w:rsid w:val="00D23D89"/>
    <w:rsid w:val="00D25769"/>
    <w:rsid w:val="00D25F36"/>
    <w:rsid w:val="00D260FF"/>
    <w:rsid w:val="00D2634C"/>
    <w:rsid w:val="00D30B66"/>
    <w:rsid w:val="00D31D56"/>
    <w:rsid w:val="00D35676"/>
    <w:rsid w:val="00D36C48"/>
    <w:rsid w:val="00D371A4"/>
    <w:rsid w:val="00D377C3"/>
    <w:rsid w:val="00D37B16"/>
    <w:rsid w:val="00D40053"/>
    <w:rsid w:val="00D40135"/>
    <w:rsid w:val="00D41083"/>
    <w:rsid w:val="00D41A09"/>
    <w:rsid w:val="00D42B34"/>
    <w:rsid w:val="00D42B6F"/>
    <w:rsid w:val="00D4511D"/>
    <w:rsid w:val="00D46365"/>
    <w:rsid w:val="00D4715A"/>
    <w:rsid w:val="00D501CC"/>
    <w:rsid w:val="00D5076C"/>
    <w:rsid w:val="00D50D31"/>
    <w:rsid w:val="00D5218C"/>
    <w:rsid w:val="00D521CD"/>
    <w:rsid w:val="00D534C5"/>
    <w:rsid w:val="00D53B21"/>
    <w:rsid w:val="00D5468E"/>
    <w:rsid w:val="00D55CCB"/>
    <w:rsid w:val="00D5658C"/>
    <w:rsid w:val="00D5684F"/>
    <w:rsid w:val="00D568D8"/>
    <w:rsid w:val="00D56CEB"/>
    <w:rsid w:val="00D570C9"/>
    <w:rsid w:val="00D57C95"/>
    <w:rsid w:val="00D60595"/>
    <w:rsid w:val="00D60AA1"/>
    <w:rsid w:val="00D61AE0"/>
    <w:rsid w:val="00D61D10"/>
    <w:rsid w:val="00D62608"/>
    <w:rsid w:val="00D6380D"/>
    <w:rsid w:val="00D650A5"/>
    <w:rsid w:val="00D654FF"/>
    <w:rsid w:val="00D65731"/>
    <w:rsid w:val="00D65948"/>
    <w:rsid w:val="00D663BD"/>
    <w:rsid w:val="00D6743D"/>
    <w:rsid w:val="00D677B7"/>
    <w:rsid w:val="00D70839"/>
    <w:rsid w:val="00D71360"/>
    <w:rsid w:val="00D7203D"/>
    <w:rsid w:val="00D7262A"/>
    <w:rsid w:val="00D72BF1"/>
    <w:rsid w:val="00D73C51"/>
    <w:rsid w:val="00D73DC9"/>
    <w:rsid w:val="00D7519D"/>
    <w:rsid w:val="00D76004"/>
    <w:rsid w:val="00D765FB"/>
    <w:rsid w:val="00D76748"/>
    <w:rsid w:val="00D76D3B"/>
    <w:rsid w:val="00D77329"/>
    <w:rsid w:val="00D7744F"/>
    <w:rsid w:val="00D774CF"/>
    <w:rsid w:val="00D77F5C"/>
    <w:rsid w:val="00D80B5F"/>
    <w:rsid w:val="00D8182B"/>
    <w:rsid w:val="00D82023"/>
    <w:rsid w:val="00D822A9"/>
    <w:rsid w:val="00D83353"/>
    <w:rsid w:val="00D835DA"/>
    <w:rsid w:val="00D86470"/>
    <w:rsid w:val="00D8789D"/>
    <w:rsid w:val="00D87D7D"/>
    <w:rsid w:val="00D900A8"/>
    <w:rsid w:val="00D90947"/>
    <w:rsid w:val="00D9141D"/>
    <w:rsid w:val="00D93581"/>
    <w:rsid w:val="00D9372E"/>
    <w:rsid w:val="00D93F6A"/>
    <w:rsid w:val="00D94819"/>
    <w:rsid w:val="00D949B5"/>
    <w:rsid w:val="00D94E72"/>
    <w:rsid w:val="00D95356"/>
    <w:rsid w:val="00D9707D"/>
    <w:rsid w:val="00D970FE"/>
    <w:rsid w:val="00D97B57"/>
    <w:rsid w:val="00D97FE6"/>
    <w:rsid w:val="00DA085B"/>
    <w:rsid w:val="00DA1D26"/>
    <w:rsid w:val="00DA2FF9"/>
    <w:rsid w:val="00DA479B"/>
    <w:rsid w:val="00DA48E3"/>
    <w:rsid w:val="00DA4BFB"/>
    <w:rsid w:val="00DA5738"/>
    <w:rsid w:val="00DA5D29"/>
    <w:rsid w:val="00DA62F0"/>
    <w:rsid w:val="00DA77BC"/>
    <w:rsid w:val="00DA7D72"/>
    <w:rsid w:val="00DB13EE"/>
    <w:rsid w:val="00DB19E5"/>
    <w:rsid w:val="00DB1F8A"/>
    <w:rsid w:val="00DB25B9"/>
    <w:rsid w:val="00DB25D0"/>
    <w:rsid w:val="00DB292F"/>
    <w:rsid w:val="00DB2F54"/>
    <w:rsid w:val="00DB3468"/>
    <w:rsid w:val="00DB4652"/>
    <w:rsid w:val="00DB494E"/>
    <w:rsid w:val="00DB5149"/>
    <w:rsid w:val="00DB53E1"/>
    <w:rsid w:val="00DB5761"/>
    <w:rsid w:val="00DB695E"/>
    <w:rsid w:val="00DB733A"/>
    <w:rsid w:val="00DC0617"/>
    <w:rsid w:val="00DC12AB"/>
    <w:rsid w:val="00DC1A89"/>
    <w:rsid w:val="00DC1E6D"/>
    <w:rsid w:val="00DC21E0"/>
    <w:rsid w:val="00DC25EA"/>
    <w:rsid w:val="00DC308D"/>
    <w:rsid w:val="00DC30D9"/>
    <w:rsid w:val="00DC31D0"/>
    <w:rsid w:val="00DC329F"/>
    <w:rsid w:val="00DC3CF2"/>
    <w:rsid w:val="00DC40C4"/>
    <w:rsid w:val="00DC49CE"/>
    <w:rsid w:val="00DC5342"/>
    <w:rsid w:val="00DC5BAE"/>
    <w:rsid w:val="00DC7108"/>
    <w:rsid w:val="00DC78BD"/>
    <w:rsid w:val="00DD0480"/>
    <w:rsid w:val="00DD0B40"/>
    <w:rsid w:val="00DD151A"/>
    <w:rsid w:val="00DD1C90"/>
    <w:rsid w:val="00DD1F37"/>
    <w:rsid w:val="00DD1F8E"/>
    <w:rsid w:val="00DD223A"/>
    <w:rsid w:val="00DD262C"/>
    <w:rsid w:val="00DD2A04"/>
    <w:rsid w:val="00DD2B31"/>
    <w:rsid w:val="00DD356A"/>
    <w:rsid w:val="00DD42E3"/>
    <w:rsid w:val="00DD5AD7"/>
    <w:rsid w:val="00DD6002"/>
    <w:rsid w:val="00DD6275"/>
    <w:rsid w:val="00DD6633"/>
    <w:rsid w:val="00DD6869"/>
    <w:rsid w:val="00DD6EE8"/>
    <w:rsid w:val="00DD7812"/>
    <w:rsid w:val="00DE12FB"/>
    <w:rsid w:val="00DE3B90"/>
    <w:rsid w:val="00DE4992"/>
    <w:rsid w:val="00DE4D4A"/>
    <w:rsid w:val="00DE4DD4"/>
    <w:rsid w:val="00DE5024"/>
    <w:rsid w:val="00DE5793"/>
    <w:rsid w:val="00DE6418"/>
    <w:rsid w:val="00DE7CFA"/>
    <w:rsid w:val="00DE7DF2"/>
    <w:rsid w:val="00DE7F0C"/>
    <w:rsid w:val="00DF0B1B"/>
    <w:rsid w:val="00DF1436"/>
    <w:rsid w:val="00DF18BB"/>
    <w:rsid w:val="00DF3432"/>
    <w:rsid w:val="00DF3D70"/>
    <w:rsid w:val="00DF4279"/>
    <w:rsid w:val="00DF5B26"/>
    <w:rsid w:val="00DF661A"/>
    <w:rsid w:val="00DF6C03"/>
    <w:rsid w:val="00DF7525"/>
    <w:rsid w:val="00DF77A2"/>
    <w:rsid w:val="00E003F5"/>
    <w:rsid w:val="00E0081C"/>
    <w:rsid w:val="00E01E43"/>
    <w:rsid w:val="00E0258B"/>
    <w:rsid w:val="00E026A2"/>
    <w:rsid w:val="00E02BFA"/>
    <w:rsid w:val="00E04FB5"/>
    <w:rsid w:val="00E056B1"/>
    <w:rsid w:val="00E0715B"/>
    <w:rsid w:val="00E10A02"/>
    <w:rsid w:val="00E13109"/>
    <w:rsid w:val="00E136EB"/>
    <w:rsid w:val="00E14EBD"/>
    <w:rsid w:val="00E15003"/>
    <w:rsid w:val="00E15239"/>
    <w:rsid w:val="00E163F1"/>
    <w:rsid w:val="00E16BD3"/>
    <w:rsid w:val="00E16C3C"/>
    <w:rsid w:val="00E16E6E"/>
    <w:rsid w:val="00E1707F"/>
    <w:rsid w:val="00E17580"/>
    <w:rsid w:val="00E1795B"/>
    <w:rsid w:val="00E20C90"/>
    <w:rsid w:val="00E22163"/>
    <w:rsid w:val="00E228BD"/>
    <w:rsid w:val="00E22964"/>
    <w:rsid w:val="00E22C7D"/>
    <w:rsid w:val="00E2389D"/>
    <w:rsid w:val="00E26456"/>
    <w:rsid w:val="00E26EC3"/>
    <w:rsid w:val="00E2770B"/>
    <w:rsid w:val="00E30766"/>
    <w:rsid w:val="00E3169C"/>
    <w:rsid w:val="00E317C0"/>
    <w:rsid w:val="00E31BC9"/>
    <w:rsid w:val="00E32FB9"/>
    <w:rsid w:val="00E33754"/>
    <w:rsid w:val="00E337C3"/>
    <w:rsid w:val="00E33A15"/>
    <w:rsid w:val="00E33CC2"/>
    <w:rsid w:val="00E34781"/>
    <w:rsid w:val="00E36D6E"/>
    <w:rsid w:val="00E37E6B"/>
    <w:rsid w:val="00E401F4"/>
    <w:rsid w:val="00E411B4"/>
    <w:rsid w:val="00E41D5E"/>
    <w:rsid w:val="00E41D83"/>
    <w:rsid w:val="00E41E1D"/>
    <w:rsid w:val="00E431FA"/>
    <w:rsid w:val="00E44B10"/>
    <w:rsid w:val="00E45281"/>
    <w:rsid w:val="00E4580B"/>
    <w:rsid w:val="00E462C5"/>
    <w:rsid w:val="00E4655D"/>
    <w:rsid w:val="00E46E8B"/>
    <w:rsid w:val="00E475C2"/>
    <w:rsid w:val="00E477B8"/>
    <w:rsid w:val="00E477FA"/>
    <w:rsid w:val="00E50BC6"/>
    <w:rsid w:val="00E513EA"/>
    <w:rsid w:val="00E51435"/>
    <w:rsid w:val="00E514A6"/>
    <w:rsid w:val="00E51712"/>
    <w:rsid w:val="00E51DF2"/>
    <w:rsid w:val="00E52289"/>
    <w:rsid w:val="00E52606"/>
    <w:rsid w:val="00E53888"/>
    <w:rsid w:val="00E54144"/>
    <w:rsid w:val="00E541B1"/>
    <w:rsid w:val="00E543A9"/>
    <w:rsid w:val="00E5455B"/>
    <w:rsid w:val="00E55750"/>
    <w:rsid w:val="00E55D4F"/>
    <w:rsid w:val="00E55D90"/>
    <w:rsid w:val="00E56043"/>
    <w:rsid w:val="00E5676D"/>
    <w:rsid w:val="00E578B2"/>
    <w:rsid w:val="00E61CF5"/>
    <w:rsid w:val="00E61FAC"/>
    <w:rsid w:val="00E62232"/>
    <w:rsid w:val="00E62FAC"/>
    <w:rsid w:val="00E63EBE"/>
    <w:rsid w:val="00E641B3"/>
    <w:rsid w:val="00E646B5"/>
    <w:rsid w:val="00E64A88"/>
    <w:rsid w:val="00E64DA6"/>
    <w:rsid w:val="00E654A7"/>
    <w:rsid w:val="00E65861"/>
    <w:rsid w:val="00E668FC"/>
    <w:rsid w:val="00E66D0C"/>
    <w:rsid w:val="00E66FC5"/>
    <w:rsid w:val="00E67EF1"/>
    <w:rsid w:val="00E70EDD"/>
    <w:rsid w:val="00E713CA"/>
    <w:rsid w:val="00E71958"/>
    <w:rsid w:val="00E72F18"/>
    <w:rsid w:val="00E7375A"/>
    <w:rsid w:val="00E73B38"/>
    <w:rsid w:val="00E73E38"/>
    <w:rsid w:val="00E744D9"/>
    <w:rsid w:val="00E749F4"/>
    <w:rsid w:val="00E75175"/>
    <w:rsid w:val="00E75946"/>
    <w:rsid w:val="00E7635C"/>
    <w:rsid w:val="00E76E6F"/>
    <w:rsid w:val="00E777A3"/>
    <w:rsid w:val="00E80133"/>
    <w:rsid w:val="00E802FF"/>
    <w:rsid w:val="00E80E5E"/>
    <w:rsid w:val="00E81297"/>
    <w:rsid w:val="00E81372"/>
    <w:rsid w:val="00E820AE"/>
    <w:rsid w:val="00E824BF"/>
    <w:rsid w:val="00E82982"/>
    <w:rsid w:val="00E82A1E"/>
    <w:rsid w:val="00E82F61"/>
    <w:rsid w:val="00E82FC2"/>
    <w:rsid w:val="00E83ABC"/>
    <w:rsid w:val="00E83ADC"/>
    <w:rsid w:val="00E83C92"/>
    <w:rsid w:val="00E8417B"/>
    <w:rsid w:val="00E843F5"/>
    <w:rsid w:val="00E84A7A"/>
    <w:rsid w:val="00E8533F"/>
    <w:rsid w:val="00E85D60"/>
    <w:rsid w:val="00E85D85"/>
    <w:rsid w:val="00E904A9"/>
    <w:rsid w:val="00E91065"/>
    <w:rsid w:val="00E927B3"/>
    <w:rsid w:val="00E945AF"/>
    <w:rsid w:val="00E94F4A"/>
    <w:rsid w:val="00E9572B"/>
    <w:rsid w:val="00E95D3A"/>
    <w:rsid w:val="00E95E0F"/>
    <w:rsid w:val="00E9660B"/>
    <w:rsid w:val="00E96615"/>
    <w:rsid w:val="00E9781C"/>
    <w:rsid w:val="00E97AD8"/>
    <w:rsid w:val="00E97D35"/>
    <w:rsid w:val="00EA024D"/>
    <w:rsid w:val="00EA046C"/>
    <w:rsid w:val="00EA0DA9"/>
    <w:rsid w:val="00EA2150"/>
    <w:rsid w:val="00EA28E5"/>
    <w:rsid w:val="00EA34ED"/>
    <w:rsid w:val="00EA353D"/>
    <w:rsid w:val="00EA3E6B"/>
    <w:rsid w:val="00EA442D"/>
    <w:rsid w:val="00EA46D9"/>
    <w:rsid w:val="00EA4A3D"/>
    <w:rsid w:val="00EA4F7C"/>
    <w:rsid w:val="00EA5FA2"/>
    <w:rsid w:val="00EA6174"/>
    <w:rsid w:val="00EA6A73"/>
    <w:rsid w:val="00EA6CE8"/>
    <w:rsid w:val="00EA6D02"/>
    <w:rsid w:val="00EA6EEA"/>
    <w:rsid w:val="00EA76A4"/>
    <w:rsid w:val="00EA7AA6"/>
    <w:rsid w:val="00EA7BCF"/>
    <w:rsid w:val="00EA7F45"/>
    <w:rsid w:val="00EB129E"/>
    <w:rsid w:val="00EB1E44"/>
    <w:rsid w:val="00EB2B72"/>
    <w:rsid w:val="00EB371C"/>
    <w:rsid w:val="00EB437E"/>
    <w:rsid w:val="00EB43F4"/>
    <w:rsid w:val="00EB5046"/>
    <w:rsid w:val="00EB711D"/>
    <w:rsid w:val="00EB7377"/>
    <w:rsid w:val="00EB7C62"/>
    <w:rsid w:val="00EB7D09"/>
    <w:rsid w:val="00EB7F9F"/>
    <w:rsid w:val="00EC0656"/>
    <w:rsid w:val="00EC0B53"/>
    <w:rsid w:val="00EC1FAA"/>
    <w:rsid w:val="00EC26AC"/>
    <w:rsid w:val="00EC3632"/>
    <w:rsid w:val="00EC385A"/>
    <w:rsid w:val="00EC3E91"/>
    <w:rsid w:val="00EC4795"/>
    <w:rsid w:val="00EC4982"/>
    <w:rsid w:val="00EC4DA5"/>
    <w:rsid w:val="00EC5755"/>
    <w:rsid w:val="00EC5F9F"/>
    <w:rsid w:val="00EC610B"/>
    <w:rsid w:val="00EC643B"/>
    <w:rsid w:val="00EC71C6"/>
    <w:rsid w:val="00EC7D55"/>
    <w:rsid w:val="00EC7F39"/>
    <w:rsid w:val="00ED03EE"/>
    <w:rsid w:val="00ED0F05"/>
    <w:rsid w:val="00ED15C3"/>
    <w:rsid w:val="00ED1DC1"/>
    <w:rsid w:val="00ED208F"/>
    <w:rsid w:val="00ED38AC"/>
    <w:rsid w:val="00ED4934"/>
    <w:rsid w:val="00ED4F41"/>
    <w:rsid w:val="00ED5250"/>
    <w:rsid w:val="00ED533D"/>
    <w:rsid w:val="00ED5855"/>
    <w:rsid w:val="00ED5EBB"/>
    <w:rsid w:val="00ED6398"/>
    <w:rsid w:val="00ED6BEA"/>
    <w:rsid w:val="00ED7341"/>
    <w:rsid w:val="00ED75C7"/>
    <w:rsid w:val="00ED778E"/>
    <w:rsid w:val="00ED77AF"/>
    <w:rsid w:val="00EE05E5"/>
    <w:rsid w:val="00EE0DF5"/>
    <w:rsid w:val="00EE1956"/>
    <w:rsid w:val="00EE22F5"/>
    <w:rsid w:val="00EE2592"/>
    <w:rsid w:val="00EE380E"/>
    <w:rsid w:val="00EE38B8"/>
    <w:rsid w:val="00EE38EA"/>
    <w:rsid w:val="00EE3C8C"/>
    <w:rsid w:val="00EE3CD3"/>
    <w:rsid w:val="00EE3FB3"/>
    <w:rsid w:val="00EE40BB"/>
    <w:rsid w:val="00EE4121"/>
    <w:rsid w:val="00EE4185"/>
    <w:rsid w:val="00EE50D9"/>
    <w:rsid w:val="00EE6220"/>
    <w:rsid w:val="00EE6237"/>
    <w:rsid w:val="00EE6A66"/>
    <w:rsid w:val="00EE77C9"/>
    <w:rsid w:val="00EE7822"/>
    <w:rsid w:val="00EF029A"/>
    <w:rsid w:val="00EF09F1"/>
    <w:rsid w:val="00EF197E"/>
    <w:rsid w:val="00EF1B05"/>
    <w:rsid w:val="00EF22EE"/>
    <w:rsid w:val="00EF2BF9"/>
    <w:rsid w:val="00EF4AD4"/>
    <w:rsid w:val="00EF516F"/>
    <w:rsid w:val="00EF5197"/>
    <w:rsid w:val="00EF573B"/>
    <w:rsid w:val="00EF5B04"/>
    <w:rsid w:val="00EF7C48"/>
    <w:rsid w:val="00F0022B"/>
    <w:rsid w:val="00F0103B"/>
    <w:rsid w:val="00F01FE6"/>
    <w:rsid w:val="00F02229"/>
    <w:rsid w:val="00F032ED"/>
    <w:rsid w:val="00F03DB9"/>
    <w:rsid w:val="00F042B1"/>
    <w:rsid w:val="00F050AB"/>
    <w:rsid w:val="00F052EF"/>
    <w:rsid w:val="00F053E6"/>
    <w:rsid w:val="00F05768"/>
    <w:rsid w:val="00F07BEF"/>
    <w:rsid w:val="00F105A4"/>
    <w:rsid w:val="00F10963"/>
    <w:rsid w:val="00F10965"/>
    <w:rsid w:val="00F11191"/>
    <w:rsid w:val="00F11A28"/>
    <w:rsid w:val="00F11BC5"/>
    <w:rsid w:val="00F123CF"/>
    <w:rsid w:val="00F12AB0"/>
    <w:rsid w:val="00F12BA1"/>
    <w:rsid w:val="00F1350D"/>
    <w:rsid w:val="00F14B35"/>
    <w:rsid w:val="00F1520D"/>
    <w:rsid w:val="00F15A1E"/>
    <w:rsid w:val="00F1633E"/>
    <w:rsid w:val="00F16E0A"/>
    <w:rsid w:val="00F175B9"/>
    <w:rsid w:val="00F1797D"/>
    <w:rsid w:val="00F203C1"/>
    <w:rsid w:val="00F20F55"/>
    <w:rsid w:val="00F216B1"/>
    <w:rsid w:val="00F21752"/>
    <w:rsid w:val="00F218BE"/>
    <w:rsid w:val="00F228F2"/>
    <w:rsid w:val="00F2463C"/>
    <w:rsid w:val="00F248A2"/>
    <w:rsid w:val="00F249F2"/>
    <w:rsid w:val="00F24F76"/>
    <w:rsid w:val="00F25671"/>
    <w:rsid w:val="00F25690"/>
    <w:rsid w:val="00F259C2"/>
    <w:rsid w:val="00F26D6B"/>
    <w:rsid w:val="00F2737E"/>
    <w:rsid w:val="00F314C0"/>
    <w:rsid w:val="00F31A59"/>
    <w:rsid w:val="00F320AD"/>
    <w:rsid w:val="00F32702"/>
    <w:rsid w:val="00F33E13"/>
    <w:rsid w:val="00F3406D"/>
    <w:rsid w:val="00F34BB9"/>
    <w:rsid w:val="00F351AE"/>
    <w:rsid w:val="00F351D6"/>
    <w:rsid w:val="00F352F3"/>
    <w:rsid w:val="00F35B10"/>
    <w:rsid w:val="00F36059"/>
    <w:rsid w:val="00F3624C"/>
    <w:rsid w:val="00F372F0"/>
    <w:rsid w:val="00F4089A"/>
    <w:rsid w:val="00F40A86"/>
    <w:rsid w:val="00F40DCD"/>
    <w:rsid w:val="00F411F6"/>
    <w:rsid w:val="00F41402"/>
    <w:rsid w:val="00F414A6"/>
    <w:rsid w:val="00F4164D"/>
    <w:rsid w:val="00F41A64"/>
    <w:rsid w:val="00F41AC9"/>
    <w:rsid w:val="00F425E1"/>
    <w:rsid w:val="00F429B6"/>
    <w:rsid w:val="00F4412E"/>
    <w:rsid w:val="00F44DCB"/>
    <w:rsid w:val="00F45B53"/>
    <w:rsid w:val="00F45C83"/>
    <w:rsid w:val="00F47815"/>
    <w:rsid w:val="00F5064F"/>
    <w:rsid w:val="00F50B24"/>
    <w:rsid w:val="00F50BAA"/>
    <w:rsid w:val="00F50EC9"/>
    <w:rsid w:val="00F52E9A"/>
    <w:rsid w:val="00F5453B"/>
    <w:rsid w:val="00F54E75"/>
    <w:rsid w:val="00F55890"/>
    <w:rsid w:val="00F56468"/>
    <w:rsid w:val="00F56749"/>
    <w:rsid w:val="00F568B8"/>
    <w:rsid w:val="00F57342"/>
    <w:rsid w:val="00F57628"/>
    <w:rsid w:val="00F6012C"/>
    <w:rsid w:val="00F60311"/>
    <w:rsid w:val="00F6048A"/>
    <w:rsid w:val="00F60822"/>
    <w:rsid w:val="00F61381"/>
    <w:rsid w:val="00F61454"/>
    <w:rsid w:val="00F62261"/>
    <w:rsid w:val="00F6226B"/>
    <w:rsid w:val="00F62455"/>
    <w:rsid w:val="00F62F82"/>
    <w:rsid w:val="00F63527"/>
    <w:rsid w:val="00F6382F"/>
    <w:rsid w:val="00F63F16"/>
    <w:rsid w:val="00F64145"/>
    <w:rsid w:val="00F644AE"/>
    <w:rsid w:val="00F64713"/>
    <w:rsid w:val="00F64CB7"/>
    <w:rsid w:val="00F65AD8"/>
    <w:rsid w:val="00F6634F"/>
    <w:rsid w:val="00F6684B"/>
    <w:rsid w:val="00F66FFC"/>
    <w:rsid w:val="00F6762F"/>
    <w:rsid w:val="00F70766"/>
    <w:rsid w:val="00F70B75"/>
    <w:rsid w:val="00F70C47"/>
    <w:rsid w:val="00F710F6"/>
    <w:rsid w:val="00F710F8"/>
    <w:rsid w:val="00F723C2"/>
    <w:rsid w:val="00F72551"/>
    <w:rsid w:val="00F7256B"/>
    <w:rsid w:val="00F72707"/>
    <w:rsid w:val="00F73019"/>
    <w:rsid w:val="00F73B15"/>
    <w:rsid w:val="00F73D1F"/>
    <w:rsid w:val="00F73ECE"/>
    <w:rsid w:val="00F7420B"/>
    <w:rsid w:val="00F744D7"/>
    <w:rsid w:val="00F7471B"/>
    <w:rsid w:val="00F74806"/>
    <w:rsid w:val="00F754FA"/>
    <w:rsid w:val="00F75CA9"/>
    <w:rsid w:val="00F76CCB"/>
    <w:rsid w:val="00F76FB6"/>
    <w:rsid w:val="00F772B5"/>
    <w:rsid w:val="00F77B85"/>
    <w:rsid w:val="00F77D27"/>
    <w:rsid w:val="00F80683"/>
    <w:rsid w:val="00F80FF8"/>
    <w:rsid w:val="00F81191"/>
    <w:rsid w:val="00F8215D"/>
    <w:rsid w:val="00F82309"/>
    <w:rsid w:val="00F82739"/>
    <w:rsid w:val="00F8418D"/>
    <w:rsid w:val="00F84A14"/>
    <w:rsid w:val="00F84B63"/>
    <w:rsid w:val="00F84D7A"/>
    <w:rsid w:val="00F85691"/>
    <w:rsid w:val="00F85B6E"/>
    <w:rsid w:val="00F86ECD"/>
    <w:rsid w:val="00F87243"/>
    <w:rsid w:val="00F901B4"/>
    <w:rsid w:val="00F9074F"/>
    <w:rsid w:val="00F91B4A"/>
    <w:rsid w:val="00F92A94"/>
    <w:rsid w:val="00F93398"/>
    <w:rsid w:val="00F93477"/>
    <w:rsid w:val="00F93AA0"/>
    <w:rsid w:val="00F95A20"/>
    <w:rsid w:val="00F97B18"/>
    <w:rsid w:val="00FA0FC2"/>
    <w:rsid w:val="00FA28EC"/>
    <w:rsid w:val="00FA2FBF"/>
    <w:rsid w:val="00FA3105"/>
    <w:rsid w:val="00FA4086"/>
    <w:rsid w:val="00FA462F"/>
    <w:rsid w:val="00FA4D14"/>
    <w:rsid w:val="00FA5CC6"/>
    <w:rsid w:val="00FA5E4D"/>
    <w:rsid w:val="00FA6003"/>
    <w:rsid w:val="00FA6BB9"/>
    <w:rsid w:val="00FA7D7C"/>
    <w:rsid w:val="00FA7F0C"/>
    <w:rsid w:val="00FB10BF"/>
    <w:rsid w:val="00FB12A0"/>
    <w:rsid w:val="00FB1665"/>
    <w:rsid w:val="00FB2236"/>
    <w:rsid w:val="00FB27BC"/>
    <w:rsid w:val="00FB303A"/>
    <w:rsid w:val="00FB319F"/>
    <w:rsid w:val="00FB3D83"/>
    <w:rsid w:val="00FB4AC7"/>
    <w:rsid w:val="00FB5619"/>
    <w:rsid w:val="00FB5C2E"/>
    <w:rsid w:val="00FB6F58"/>
    <w:rsid w:val="00FB7C53"/>
    <w:rsid w:val="00FC016C"/>
    <w:rsid w:val="00FC0513"/>
    <w:rsid w:val="00FC280F"/>
    <w:rsid w:val="00FC2BD4"/>
    <w:rsid w:val="00FC2EDF"/>
    <w:rsid w:val="00FC3F57"/>
    <w:rsid w:val="00FC4CC4"/>
    <w:rsid w:val="00FC5756"/>
    <w:rsid w:val="00FC6700"/>
    <w:rsid w:val="00FC7D5C"/>
    <w:rsid w:val="00FD103B"/>
    <w:rsid w:val="00FD4451"/>
    <w:rsid w:val="00FD4EA9"/>
    <w:rsid w:val="00FD55D7"/>
    <w:rsid w:val="00FD56E1"/>
    <w:rsid w:val="00FD5A4D"/>
    <w:rsid w:val="00FD6660"/>
    <w:rsid w:val="00FD70D2"/>
    <w:rsid w:val="00FD7584"/>
    <w:rsid w:val="00FD7813"/>
    <w:rsid w:val="00FD7818"/>
    <w:rsid w:val="00FE03BB"/>
    <w:rsid w:val="00FE05F5"/>
    <w:rsid w:val="00FE0E9A"/>
    <w:rsid w:val="00FE12B1"/>
    <w:rsid w:val="00FE12C9"/>
    <w:rsid w:val="00FE17AB"/>
    <w:rsid w:val="00FE19C0"/>
    <w:rsid w:val="00FE2999"/>
    <w:rsid w:val="00FE35FB"/>
    <w:rsid w:val="00FE3982"/>
    <w:rsid w:val="00FE3AA7"/>
    <w:rsid w:val="00FE49DA"/>
    <w:rsid w:val="00FE518B"/>
    <w:rsid w:val="00FE6CEB"/>
    <w:rsid w:val="00FE797A"/>
    <w:rsid w:val="00FF03D6"/>
    <w:rsid w:val="00FF0468"/>
    <w:rsid w:val="00FF0AF3"/>
    <w:rsid w:val="00FF264B"/>
    <w:rsid w:val="00FF33A8"/>
    <w:rsid w:val="00FF3693"/>
    <w:rsid w:val="00FF3839"/>
    <w:rsid w:val="00FF3CF9"/>
    <w:rsid w:val="00FF450F"/>
    <w:rsid w:val="00FF4FE4"/>
    <w:rsid w:val="00FF63DE"/>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91C7C2"/>
  <w15:docId w15:val="{5AFB105D-1186-6C4E-A42D-3C215F65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header" w:uiPriority="99"/>
    <w:lsdException w:name="footer" w:uiPriority="99"/>
    <w:lsdException w:name="annotation reference" w:uiPriority="99"/>
    <w:lsdException w:name="line number" w:uiPriority="99"/>
    <w:lsdException w:name="page number" w:uiPriority="99"/>
    <w:lsdException w:name="Hyperlink"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49DA"/>
    <w:pPr>
      <w:spacing w:line="480" w:lineRule="auto"/>
      <w:pPrChange w:id="0" w:author="Owen" w:date="2026-02-28T10:38:00Z">
        <w:pPr/>
      </w:pPrChange>
    </w:pPr>
    <w:rPr>
      <w:rFonts w:ascii="Garamond" w:hAnsi="Garamond"/>
      <w:rPrChange w:id="0" w:author="Owen" w:date="2026-02-28T10:38:00Z">
        <w:rPr>
          <w:rFonts w:asciiTheme="minorHAnsi" w:eastAsiaTheme="minorEastAsia" w:hAnsiTheme="minorHAnsi" w:cstheme="minorBidi"/>
          <w:sz w:val="24"/>
          <w:szCs w:val="24"/>
          <w:lang w:val="en-US" w:eastAsia="en-US" w:bidi="ar-SA"/>
        </w:rPr>
      </w:rPrChange>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293780"/>
    <w:pPr>
      <w:keepNext/>
      <w:keepLines/>
    </w:pPr>
    <w:rPr>
      <w:b w:val="0"/>
      <w:bCs w:val="0"/>
      <w:sz w:val="24"/>
      <w:szCs w:val="24"/>
    </w:rPr>
  </w:style>
  <w:style w:type="paragraph" w:styleId="Date">
    <w:name w:val="Date"/>
    <w:basedOn w:val="Title"/>
    <w:next w:val="BodyText"/>
    <w:qFormat/>
    <w:rsid w:val="00293780"/>
    <w:pPr>
      <w:keepNext/>
      <w:keepLines/>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FE49DA"/>
    <w:rPr>
      <w:color w:val="156082" w:themeColor="accent1"/>
      <w:rPrChange w:id="1" w:author="Owen" w:date="2026-02-28T10:38:00Z">
        <w:rPr>
          <w:color w:val="467886" w:themeColor="hyperlink"/>
          <w:u w:val="single"/>
        </w:rPr>
      </w:rPrChange>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uiPriority w:val="99"/>
    <w:rsid w:val="00FE49DA"/>
    <w:rPr>
      <w:color w:val="808080"/>
      <w:rPrChange w:id="2" w:author="Owen" w:date="2026-02-28T10:38:00Z">
        <w:rPr>
          <w:color w:val="808080"/>
        </w:rPr>
      </w:rPrChange>
    </w:rPr>
  </w:style>
  <w:style w:type="paragraph" w:styleId="BalloonText">
    <w:name w:val="Balloon Text"/>
    <w:basedOn w:val="Normal"/>
    <w:link w:val="BalloonTextChar"/>
    <w:uiPriority w:val="99"/>
    <w:unhideWhenUsed/>
    <w:rsid w:val="00FE49DA"/>
    <w:pPr>
      <w:spacing w:after="0" w:line="240" w:lineRule="auto"/>
      <w:pPrChange w:id="3" w:author="Owen" w:date="2026-02-28T10:38:00Z">
        <w:pPr/>
      </w:pPrChange>
    </w:pPr>
    <w:rPr>
      <w:rFonts w:ascii="Lucida Grande" w:eastAsiaTheme="minorEastAsia" w:hAnsi="Lucida Grande" w:cs="Lucida Grande"/>
      <w:sz w:val="18"/>
      <w:szCs w:val="18"/>
      <w:rPrChange w:id="3" w:author="Owen" w:date="2026-02-28T10:38:00Z">
        <w:rPr>
          <w:rFonts w:ascii="Lucida Grande" w:eastAsiaTheme="minorEastAsia" w:hAnsi="Lucida Grande" w:cs="Lucida Grande"/>
          <w:sz w:val="18"/>
          <w:szCs w:val="18"/>
          <w:lang w:val="en-US" w:eastAsia="en-US" w:bidi="ar-SA"/>
        </w:rPr>
      </w:rPrChange>
    </w:rPr>
  </w:style>
  <w:style w:type="character" w:customStyle="1" w:styleId="BalloonTextChar">
    <w:name w:val="Balloon Text Char"/>
    <w:basedOn w:val="DefaultParagraphFont"/>
    <w:link w:val="BalloonText"/>
    <w:uiPriority w:val="99"/>
    <w:rsid w:val="00FE49DA"/>
    <w:rPr>
      <w:rFonts w:ascii="Lucida Grande" w:eastAsiaTheme="minorEastAsia" w:hAnsi="Lucida Grande" w:cs="Lucida Grande"/>
      <w:sz w:val="18"/>
      <w:szCs w:val="18"/>
    </w:rPr>
  </w:style>
  <w:style w:type="table" w:styleId="TableGrid">
    <w:name w:val="Table Grid"/>
    <w:basedOn w:val="TableNormal"/>
    <w:uiPriority w:val="59"/>
    <w:rsid w:val="00FE49D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E49DA"/>
    <w:pPr>
      <w:tabs>
        <w:tab w:val="center" w:pos="4320"/>
        <w:tab w:val="right" w:pos="8640"/>
      </w:tabs>
      <w:spacing w:after="0" w:line="240" w:lineRule="auto"/>
      <w:pPrChange w:id="4" w:author="Owen" w:date="2026-02-28T10:38:00Z">
        <w:pPr>
          <w:tabs>
            <w:tab w:val="center" w:pos="4320"/>
            <w:tab w:val="right" w:pos="8640"/>
          </w:tabs>
        </w:pPr>
      </w:pPrChange>
    </w:pPr>
    <w:rPr>
      <w:rFonts w:asciiTheme="minorHAnsi" w:eastAsiaTheme="minorEastAsia" w:hAnsiTheme="minorHAnsi"/>
      <w:rPrChange w:id="4" w:author="Owen" w:date="2026-02-28T10:38:00Z">
        <w:rPr>
          <w:rFonts w:asciiTheme="minorHAnsi" w:eastAsiaTheme="minorEastAsia" w:hAnsiTheme="minorHAnsi" w:cstheme="minorBidi"/>
          <w:sz w:val="24"/>
          <w:szCs w:val="24"/>
          <w:lang w:val="en-US" w:eastAsia="en-US" w:bidi="ar-SA"/>
        </w:rPr>
      </w:rPrChange>
    </w:rPr>
  </w:style>
  <w:style w:type="character" w:customStyle="1" w:styleId="FooterChar">
    <w:name w:val="Footer Char"/>
    <w:basedOn w:val="DefaultParagraphFont"/>
    <w:link w:val="Footer"/>
    <w:uiPriority w:val="99"/>
    <w:rsid w:val="00FE49DA"/>
    <w:rPr>
      <w:rFonts w:eastAsiaTheme="minorEastAsia"/>
    </w:rPr>
  </w:style>
  <w:style w:type="character" w:styleId="PageNumber">
    <w:name w:val="page number"/>
    <w:basedOn w:val="DefaultParagraphFont"/>
    <w:uiPriority w:val="99"/>
    <w:unhideWhenUsed/>
    <w:rsid w:val="00FE49DA"/>
    <w:rPr>
      <w:rPrChange w:id="5" w:author="Owen" w:date="2026-02-28T10:38:00Z">
        <w:rPr/>
      </w:rPrChange>
    </w:rPr>
  </w:style>
  <w:style w:type="paragraph" w:styleId="Header">
    <w:name w:val="header"/>
    <w:basedOn w:val="Normal"/>
    <w:link w:val="HeaderChar"/>
    <w:uiPriority w:val="99"/>
    <w:unhideWhenUsed/>
    <w:rsid w:val="00FE49DA"/>
    <w:pPr>
      <w:tabs>
        <w:tab w:val="center" w:pos="4320"/>
        <w:tab w:val="right" w:pos="8640"/>
      </w:tabs>
      <w:spacing w:after="0" w:line="240" w:lineRule="auto"/>
      <w:pPrChange w:id="6" w:author="Owen" w:date="2026-02-28T10:38:00Z">
        <w:pPr>
          <w:tabs>
            <w:tab w:val="center" w:pos="4320"/>
            <w:tab w:val="right" w:pos="8640"/>
          </w:tabs>
        </w:pPr>
      </w:pPrChange>
    </w:pPr>
    <w:rPr>
      <w:rFonts w:asciiTheme="minorHAnsi" w:eastAsiaTheme="minorEastAsia" w:hAnsiTheme="minorHAnsi"/>
      <w:rPrChange w:id="6" w:author="Owen" w:date="2026-02-28T10:38:00Z">
        <w:rPr>
          <w:rFonts w:asciiTheme="minorHAnsi" w:eastAsiaTheme="minorEastAsia" w:hAnsiTheme="minorHAnsi" w:cstheme="minorBidi"/>
          <w:sz w:val="24"/>
          <w:szCs w:val="24"/>
          <w:lang w:val="en-US" w:eastAsia="en-US" w:bidi="ar-SA"/>
        </w:rPr>
      </w:rPrChange>
    </w:rPr>
  </w:style>
  <w:style w:type="character" w:customStyle="1" w:styleId="HeaderChar">
    <w:name w:val="Header Char"/>
    <w:basedOn w:val="DefaultParagraphFont"/>
    <w:link w:val="Header"/>
    <w:uiPriority w:val="99"/>
    <w:rsid w:val="00FE49DA"/>
    <w:rPr>
      <w:rFonts w:eastAsiaTheme="minorEastAsia"/>
    </w:rPr>
  </w:style>
  <w:style w:type="character" w:styleId="LineNumber">
    <w:name w:val="line number"/>
    <w:basedOn w:val="DefaultParagraphFont"/>
    <w:uiPriority w:val="99"/>
    <w:unhideWhenUsed/>
    <w:rsid w:val="00FE49DA"/>
    <w:rPr>
      <w:rPrChange w:id="7" w:author="Owen" w:date="2026-02-28T10:38:00Z">
        <w:rPr/>
      </w:rPrChange>
    </w:rPr>
  </w:style>
  <w:style w:type="paragraph" w:styleId="ListParagraph">
    <w:name w:val="List Paragraph"/>
    <w:basedOn w:val="Normal"/>
    <w:uiPriority w:val="34"/>
    <w:qFormat/>
    <w:rsid w:val="00FE49DA"/>
    <w:pPr>
      <w:spacing w:after="0" w:line="240" w:lineRule="auto"/>
      <w:ind w:left="720"/>
      <w:contextualSpacing/>
      <w:pPrChange w:id="8" w:author="Owen" w:date="2026-02-28T10:38:00Z">
        <w:pPr>
          <w:ind w:left="720"/>
          <w:contextualSpacing/>
        </w:pPr>
      </w:pPrChange>
    </w:pPr>
    <w:rPr>
      <w:rFonts w:asciiTheme="minorHAnsi" w:eastAsiaTheme="minorEastAsia" w:hAnsiTheme="minorHAnsi"/>
      <w:rPrChange w:id="8" w:author="Owen" w:date="2026-02-28T10:38:00Z">
        <w:rPr>
          <w:rFonts w:asciiTheme="minorHAnsi" w:eastAsiaTheme="minorEastAsia" w:hAnsiTheme="minorHAnsi" w:cstheme="minorBidi"/>
          <w:sz w:val="24"/>
          <w:szCs w:val="24"/>
          <w:lang w:val="en-US" w:eastAsia="en-US" w:bidi="ar-SA"/>
        </w:rPr>
      </w:rPrChange>
    </w:rPr>
  </w:style>
  <w:style w:type="character" w:styleId="CommentReference">
    <w:name w:val="annotation reference"/>
    <w:basedOn w:val="DefaultParagraphFont"/>
    <w:uiPriority w:val="99"/>
    <w:unhideWhenUsed/>
    <w:rsid w:val="00FE49DA"/>
    <w:rPr>
      <w:sz w:val="16"/>
      <w:szCs w:val="16"/>
      <w:rPrChange w:id="9" w:author="Owen" w:date="2026-02-28T10:38:00Z">
        <w:rPr>
          <w:sz w:val="16"/>
          <w:szCs w:val="16"/>
        </w:rPr>
      </w:rPrChange>
    </w:rPr>
  </w:style>
  <w:style w:type="paragraph" w:styleId="CommentText">
    <w:name w:val="annotation text"/>
    <w:basedOn w:val="Normal"/>
    <w:link w:val="CommentTextChar"/>
    <w:uiPriority w:val="99"/>
    <w:unhideWhenUsed/>
    <w:rsid w:val="00FE49DA"/>
    <w:pPr>
      <w:spacing w:after="0" w:line="240" w:lineRule="auto"/>
      <w:pPrChange w:id="10" w:author="Owen" w:date="2026-02-28T10:38:00Z">
        <w:pPr/>
      </w:pPrChange>
    </w:pPr>
    <w:rPr>
      <w:rFonts w:asciiTheme="minorHAnsi" w:eastAsiaTheme="minorEastAsia" w:hAnsiTheme="minorHAnsi"/>
      <w:sz w:val="20"/>
      <w:szCs w:val="20"/>
      <w:rPrChange w:id="10" w:author="Owen" w:date="2026-02-28T10:38:00Z">
        <w:rPr>
          <w:rFonts w:asciiTheme="minorHAnsi" w:eastAsiaTheme="minorEastAsia" w:hAnsiTheme="minorHAnsi" w:cstheme="minorBidi"/>
          <w:lang w:val="en-US" w:eastAsia="en-US" w:bidi="ar-SA"/>
        </w:rPr>
      </w:rPrChange>
    </w:rPr>
  </w:style>
  <w:style w:type="character" w:customStyle="1" w:styleId="CommentTextChar">
    <w:name w:val="Comment Text Char"/>
    <w:basedOn w:val="DefaultParagraphFont"/>
    <w:link w:val="CommentText"/>
    <w:uiPriority w:val="99"/>
    <w:rsid w:val="00FE49DA"/>
    <w:rPr>
      <w:rFonts w:eastAsiaTheme="minorEastAsia"/>
      <w:sz w:val="20"/>
      <w:szCs w:val="20"/>
    </w:rPr>
  </w:style>
  <w:style w:type="paragraph" w:styleId="CommentSubject">
    <w:name w:val="annotation subject"/>
    <w:basedOn w:val="CommentText"/>
    <w:next w:val="CommentText"/>
    <w:link w:val="CommentSubjectChar"/>
    <w:uiPriority w:val="99"/>
    <w:unhideWhenUsed/>
    <w:rsid w:val="00FE49DA"/>
    <w:pPr>
      <w:pPrChange w:id="11" w:author="Owen" w:date="2026-02-28T10:38:00Z">
        <w:pPr/>
      </w:pPrChange>
    </w:pPr>
    <w:rPr>
      <w:b/>
      <w:bCs/>
      <w:rPrChange w:id="11" w:author="Owen" w:date="2026-02-28T10:38:00Z">
        <w:rPr>
          <w:rFonts w:asciiTheme="minorHAnsi" w:eastAsiaTheme="minorEastAsia" w:hAnsiTheme="minorHAnsi" w:cstheme="minorBidi"/>
          <w:b/>
          <w:bCs/>
          <w:lang w:val="en-US" w:eastAsia="en-US" w:bidi="ar-SA"/>
        </w:rPr>
      </w:rPrChange>
    </w:rPr>
  </w:style>
  <w:style w:type="character" w:customStyle="1" w:styleId="CommentSubjectChar">
    <w:name w:val="Comment Subject Char"/>
    <w:basedOn w:val="CommentTextChar"/>
    <w:link w:val="CommentSubject"/>
    <w:uiPriority w:val="99"/>
    <w:rsid w:val="00FE49DA"/>
    <w:rPr>
      <w:rFonts w:eastAsiaTheme="minorEastAsia"/>
      <w:b/>
      <w:bCs/>
      <w:sz w:val="20"/>
      <w:szCs w:val="20"/>
    </w:rPr>
  </w:style>
  <w:style w:type="character" w:styleId="UnresolvedMention">
    <w:name w:val="Unresolved Mention"/>
    <w:basedOn w:val="DefaultParagraphFont"/>
    <w:uiPriority w:val="99"/>
    <w:semiHidden/>
    <w:unhideWhenUsed/>
    <w:rsid w:val="00FE49DA"/>
    <w:rPr>
      <w:color w:val="605E5C"/>
      <w:shd w:val="clear" w:color="auto" w:fill="E1DFDD"/>
    </w:rPr>
  </w:style>
  <w:style w:type="paragraph" w:styleId="Revision">
    <w:name w:val="Revision"/>
    <w:hidden/>
    <w:uiPriority w:val="99"/>
    <w:rsid w:val="00FE49DA"/>
    <w:pPr>
      <w:spacing w:after="0"/>
      <w:pPrChange w:id="12" w:author="Owen" w:date="2026-02-28T10:38:00Z">
        <w:pPr/>
      </w:pPrChange>
    </w:pPr>
    <w:rPr>
      <w:rFonts w:eastAsiaTheme="minorEastAsia"/>
      <w:rPrChange w:id="12" w:author="Owen" w:date="2026-02-28T10:38:00Z">
        <w:rPr>
          <w:rFonts w:asciiTheme="minorHAnsi" w:eastAsiaTheme="minorEastAsia" w:hAnsiTheme="minorHAnsi" w:cstheme="minorBidi"/>
          <w:sz w:val="24"/>
          <w:szCs w:val="24"/>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0029">
      <w:bodyDiv w:val="1"/>
      <w:marLeft w:val="0"/>
      <w:marRight w:val="0"/>
      <w:marTop w:val="0"/>
      <w:marBottom w:val="0"/>
      <w:divBdr>
        <w:top w:val="none" w:sz="0" w:space="0" w:color="auto"/>
        <w:left w:val="none" w:sz="0" w:space="0" w:color="auto"/>
        <w:bottom w:val="none" w:sz="0" w:space="0" w:color="auto"/>
        <w:right w:val="none" w:sz="0" w:space="0" w:color="auto"/>
      </w:divBdr>
    </w:div>
    <w:div w:id="60755571">
      <w:bodyDiv w:val="1"/>
      <w:marLeft w:val="0"/>
      <w:marRight w:val="0"/>
      <w:marTop w:val="0"/>
      <w:marBottom w:val="0"/>
      <w:divBdr>
        <w:top w:val="none" w:sz="0" w:space="0" w:color="auto"/>
        <w:left w:val="none" w:sz="0" w:space="0" w:color="auto"/>
        <w:bottom w:val="none" w:sz="0" w:space="0" w:color="auto"/>
        <w:right w:val="none" w:sz="0" w:space="0" w:color="auto"/>
      </w:divBdr>
    </w:div>
    <w:div w:id="79984800">
      <w:bodyDiv w:val="1"/>
      <w:marLeft w:val="0"/>
      <w:marRight w:val="0"/>
      <w:marTop w:val="0"/>
      <w:marBottom w:val="0"/>
      <w:divBdr>
        <w:top w:val="none" w:sz="0" w:space="0" w:color="auto"/>
        <w:left w:val="none" w:sz="0" w:space="0" w:color="auto"/>
        <w:bottom w:val="none" w:sz="0" w:space="0" w:color="auto"/>
        <w:right w:val="none" w:sz="0" w:space="0" w:color="auto"/>
      </w:divBdr>
    </w:div>
    <w:div w:id="131946889">
      <w:bodyDiv w:val="1"/>
      <w:marLeft w:val="0"/>
      <w:marRight w:val="0"/>
      <w:marTop w:val="0"/>
      <w:marBottom w:val="0"/>
      <w:divBdr>
        <w:top w:val="none" w:sz="0" w:space="0" w:color="auto"/>
        <w:left w:val="none" w:sz="0" w:space="0" w:color="auto"/>
        <w:bottom w:val="none" w:sz="0" w:space="0" w:color="auto"/>
        <w:right w:val="none" w:sz="0" w:space="0" w:color="auto"/>
      </w:divBdr>
    </w:div>
    <w:div w:id="199783279">
      <w:bodyDiv w:val="1"/>
      <w:marLeft w:val="0"/>
      <w:marRight w:val="0"/>
      <w:marTop w:val="0"/>
      <w:marBottom w:val="0"/>
      <w:divBdr>
        <w:top w:val="none" w:sz="0" w:space="0" w:color="auto"/>
        <w:left w:val="none" w:sz="0" w:space="0" w:color="auto"/>
        <w:bottom w:val="none" w:sz="0" w:space="0" w:color="auto"/>
        <w:right w:val="none" w:sz="0" w:space="0" w:color="auto"/>
      </w:divBdr>
    </w:div>
    <w:div w:id="211767570">
      <w:bodyDiv w:val="1"/>
      <w:marLeft w:val="0"/>
      <w:marRight w:val="0"/>
      <w:marTop w:val="0"/>
      <w:marBottom w:val="0"/>
      <w:divBdr>
        <w:top w:val="none" w:sz="0" w:space="0" w:color="auto"/>
        <w:left w:val="none" w:sz="0" w:space="0" w:color="auto"/>
        <w:bottom w:val="none" w:sz="0" w:space="0" w:color="auto"/>
        <w:right w:val="none" w:sz="0" w:space="0" w:color="auto"/>
      </w:divBdr>
    </w:div>
    <w:div w:id="243806658">
      <w:bodyDiv w:val="1"/>
      <w:marLeft w:val="0"/>
      <w:marRight w:val="0"/>
      <w:marTop w:val="0"/>
      <w:marBottom w:val="0"/>
      <w:divBdr>
        <w:top w:val="none" w:sz="0" w:space="0" w:color="auto"/>
        <w:left w:val="none" w:sz="0" w:space="0" w:color="auto"/>
        <w:bottom w:val="none" w:sz="0" w:space="0" w:color="auto"/>
        <w:right w:val="none" w:sz="0" w:space="0" w:color="auto"/>
      </w:divBdr>
    </w:div>
    <w:div w:id="288098817">
      <w:bodyDiv w:val="1"/>
      <w:marLeft w:val="0"/>
      <w:marRight w:val="0"/>
      <w:marTop w:val="0"/>
      <w:marBottom w:val="0"/>
      <w:divBdr>
        <w:top w:val="none" w:sz="0" w:space="0" w:color="auto"/>
        <w:left w:val="none" w:sz="0" w:space="0" w:color="auto"/>
        <w:bottom w:val="none" w:sz="0" w:space="0" w:color="auto"/>
        <w:right w:val="none" w:sz="0" w:space="0" w:color="auto"/>
      </w:divBdr>
    </w:div>
    <w:div w:id="374702045">
      <w:bodyDiv w:val="1"/>
      <w:marLeft w:val="0"/>
      <w:marRight w:val="0"/>
      <w:marTop w:val="0"/>
      <w:marBottom w:val="0"/>
      <w:divBdr>
        <w:top w:val="none" w:sz="0" w:space="0" w:color="auto"/>
        <w:left w:val="none" w:sz="0" w:space="0" w:color="auto"/>
        <w:bottom w:val="none" w:sz="0" w:space="0" w:color="auto"/>
        <w:right w:val="none" w:sz="0" w:space="0" w:color="auto"/>
      </w:divBdr>
    </w:div>
    <w:div w:id="397679035">
      <w:bodyDiv w:val="1"/>
      <w:marLeft w:val="0"/>
      <w:marRight w:val="0"/>
      <w:marTop w:val="0"/>
      <w:marBottom w:val="0"/>
      <w:divBdr>
        <w:top w:val="none" w:sz="0" w:space="0" w:color="auto"/>
        <w:left w:val="none" w:sz="0" w:space="0" w:color="auto"/>
        <w:bottom w:val="none" w:sz="0" w:space="0" w:color="auto"/>
        <w:right w:val="none" w:sz="0" w:space="0" w:color="auto"/>
      </w:divBdr>
    </w:div>
    <w:div w:id="405227715">
      <w:bodyDiv w:val="1"/>
      <w:marLeft w:val="0"/>
      <w:marRight w:val="0"/>
      <w:marTop w:val="0"/>
      <w:marBottom w:val="0"/>
      <w:divBdr>
        <w:top w:val="none" w:sz="0" w:space="0" w:color="auto"/>
        <w:left w:val="none" w:sz="0" w:space="0" w:color="auto"/>
        <w:bottom w:val="none" w:sz="0" w:space="0" w:color="auto"/>
        <w:right w:val="none" w:sz="0" w:space="0" w:color="auto"/>
      </w:divBdr>
    </w:div>
    <w:div w:id="443959706">
      <w:bodyDiv w:val="1"/>
      <w:marLeft w:val="0"/>
      <w:marRight w:val="0"/>
      <w:marTop w:val="0"/>
      <w:marBottom w:val="0"/>
      <w:divBdr>
        <w:top w:val="none" w:sz="0" w:space="0" w:color="auto"/>
        <w:left w:val="none" w:sz="0" w:space="0" w:color="auto"/>
        <w:bottom w:val="none" w:sz="0" w:space="0" w:color="auto"/>
        <w:right w:val="none" w:sz="0" w:space="0" w:color="auto"/>
      </w:divBdr>
    </w:div>
    <w:div w:id="526717176">
      <w:bodyDiv w:val="1"/>
      <w:marLeft w:val="0"/>
      <w:marRight w:val="0"/>
      <w:marTop w:val="0"/>
      <w:marBottom w:val="0"/>
      <w:divBdr>
        <w:top w:val="none" w:sz="0" w:space="0" w:color="auto"/>
        <w:left w:val="none" w:sz="0" w:space="0" w:color="auto"/>
        <w:bottom w:val="none" w:sz="0" w:space="0" w:color="auto"/>
        <w:right w:val="none" w:sz="0" w:space="0" w:color="auto"/>
      </w:divBdr>
    </w:div>
    <w:div w:id="531843476">
      <w:bodyDiv w:val="1"/>
      <w:marLeft w:val="0"/>
      <w:marRight w:val="0"/>
      <w:marTop w:val="0"/>
      <w:marBottom w:val="0"/>
      <w:divBdr>
        <w:top w:val="none" w:sz="0" w:space="0" w:color="auto"/>
        <w:left w:val="none" w:sz="0" w:space="0" w:color="auto"/>
        <w:bottom w:val="none" w:sz="0" w:space="0" w:color="auto"/>
        <w:right w:val="none" w:sz="0" w:space="0" w:color="auto"/>
      </w:divBdr>
    </w:div>
    <w:div w:id="565838384">
      <w:bodyDiv w:val="1"/>
      <w:marLeft w:val="0"/>
      <w:marRight w:val="0"/>
      <w:marTop w:val="0"/>
      <w:marBottom w:val="0"/>
      <w:divBdr>
        <w:top w:val="none" w:sz="0" w:space="0" w:color="auto"/>
        <w:left w:val="none" w:sz="0" w:space="0" w:color="auto"/>
        <w:bottom w:val="none" w:sz="0" w:space="0" w:color="auto"/>
        <w:right w:val="none" w:sz="0" w:space="0" w:color="auto"/>
      </w:divBdr>
    </w:div>
    <w:div w:id="567888276">
      <w:bodyDiv w:val="1"/>
      <w:marLeft w:val="0"/>
      <w:marRight w:val="0"/>
      <w:marTop w:val="0"/>
      <w:marBottom w:val="0"/>
      <w:divBdr>
        <w:top w:val="none" w:sz="0" w:space="0" w:color="auto"/>
        <w:left w:val="none" w:sz="0" w:space="0" w:color="auto"/>
        <w:bottom w:val="none" w:sz="0" w:space="0" w:color="auto"/>
        <w:right w:val="none" w:sz="0" w:space="0" w:color="auto"/>
      </w:divBdr>
    </w:div>
    <w:div w:id="594367886">
      <w:bodyDiv w:val="1"/>
      <w:marLeft w:val="0"/>
      <w:marRight w:val="0"/>
      <w:marTop w:val="0"/>
      <w:marBottom w:val="0"/>
      <w:divBdr>
        <w:top w:val="none" w:sz="0" w:space="0" w:color="auto"/>
        <w:left w:val="none" w:sz="0" w:space="0" w:color="auto"/>
        <w:bottom w:val="none" w:sz="0" w:space="0" w:color="auto"/>
        <w:right w:val="none" w:sz="0" w:space="0" w:color="auto"/>
      </w:divBdr>
    </w:div>
    <w:div w:id="645162804">
      <w:bodyDiv w:val="1"/>
      <w:marLeft w:val="0"/>
      <w:marRight w:val="0"/>
      <w:marTop w:val="0"/>
      <w:marBottom w:val="0"/>
      <w:divBdr>
        <w:top w:val="none" w:sz="0" w:space="0" w:color="auto"/>
        <w:left w:val="none" w:sz="0" w:space="0" w:color="auto"/>
        <w:bottom w:val="none" w:sz="0" w:space="0" w:color="auto"/>
        <w:right w:val="none" w:sz="0" w:space="0" w:color="auto"/>
      </w:divBdr>
    </w:div>
    <w:div w:id="660427675">
      <w:bodyDiv w:val="1"/>
      <w:marLeft w:val="0"/>
      <w:marRight w:val="0"/>
      <w:marTop w:val="0"/>
      <w:marBottom w:val="0"/>
      <w:divBdr>
        <w:top w:val="none" w:sz="0" w:space="0" w:color="auto"/>
        <w:left w:val="none" w:sz="0" w:space="0" w:color="auto"/>
        <w:bottom w:val="none" w:sz="0" w:space="0" w:color="auto"/>
        <w:right w:val="none" w:sz="0" w:space="0" w:color="auto"/>
      </w:divBdr>
    </w:div>
    <w:div w:id="708336482">
      <w:bodyDiv w:val="1"/>
      <w:marLeft w:val="0"/>
      <w:marRight w:val="0"/>
      <w:marTop w:val="0"/>
      <w:marBottom w:val="0"/>
      <w:divBdr>
        <w:top w:val="none" w:sz="0" w:space="0" w:color="auto"/>
        <w:left w:val="none" w:sz="0" w:space="0" w:color="auto"/>
        <w:bottom w:val="none" w:sz="0" w:space="0" w:color="auto"/>
        <w:right w:val="none" w:sz="0" w:space="0" w:color="auto"/>
      </w:divBdr>
    </w:div>
    <w:div w:id="785082755">
      <w:bodyDiv w:val="1"/>
      <w:marLeft w:val="0"/>
      <w:marRight w:val="0"/>
      <w:marTop w:val="0"/>
      <w:marBottom w:val="0"/>
      <w:divBdr>
        <w:top w:val="none" w:sz="0" w:space="0" w:color="auto"/>
        <w:left w:val="none" w:sz="0" w:space="0" w:color="auto"/>
        <w:bottom w:val="none" w:sz="0" w:space="0" w:color="auto"/>
        <w:right w:val="none" w:sz="0" w:space="0" w:color="auto"/>
      </w:divBdr>
    </w:div>
    <w:div w:id="838664889">
      <w:bodyDiv w:val="1"/>
      <w:marLeft w:val="0"/>
      <w:marRight w:val="0"/>
      <w:marTop w:val="0"/>
      <w:marBottom w:val="0"/>
      <w:divBdr>
        <w:top w:val="none" w:sz="0" w:space="0" w:color="auto"/>
        <w:left w:val="none" w:sz="0" w:space="0" w:color="auto"/>
        <w:bottom w:val="none" w:sz="0" w:space="0" w:color="auto"/>
        <w:right w:val="none" w:sz="0" w:space="0" w:color="auto"/>
      </w:divBdr>
    </w:div>
    <w:div w:id="868300261">
      <w:bodyDiv w:val="1"/>
      <w:marLeft w:val="0"/>
      <w:marRight w:val="0"/>
      <w:marTop w:val="0"/>
      <w:marBottom w:val="0"/>
      <w:divBdr>
        <w:top w:val="none" w:sz="0" w:space="0" w:color="auto"/>
        <w:left w:val="none" w:sz="0" w:space="0" w:color="auto"/>
        <w:bottom w:val="none" w:sz="0" w:space="0" w:color="auto"/>
        <w:right w:val="none" w:sz="0" w:space="0" w:color="auto"/>
      </w:divBdr>
    </w:div>
    <w:div w:id="921255428">
      <w:bodyDiv w:val="1"/>
      <w:marLeft w:val="0"/>
      <w:marRight w:val="0"/>
      <w:marTop w:val="0"/>
      <w:marBottom w:val="0"/>
      <w:divBdr>
        <w:top w:val="none" w:sz="0" w:space="0" w:color="auto"/>
        <w:left w:val="none" w:sz="0" w:space="0" w:color="auto"/>
        <w:bottom w:val="none" w:sz="0" w:space="0" w:color="auto"/>
        <w:right w:val="none" w:sz="0" w:space="0" w:color="auto"/>
      </w:divBdr>
    </w:div>
    <w:div w:id="961035485">
      <w:bodyDiv w:val="1"/>
      <w:marLeft w:val="0"/>
      <w:marRight w:val="0"/>
      <w:marTop w:val="0"/>
      <w:marBottom w:val="0"/>
      <w:divBdr>
        <w:top w:val="none" w:sz="0" w:space="0" w:color="auto"/>
        <w:left w:val="none" w:sz="0" w:space="0" w:color="auto"/>
        <w:bottom w:val="none" w:sz="0" w:space="0" w:color="auto"/>
        <w:right w:val="none" w:sz="0" w:space="0" w:color="auto"/>
      </w:divBdr>
    </w:div>
    <w:div w:id="989406074">
      <w:bodyDiv w:val="1"/>
      <w:marLeft w:val="0"/>
      <w:marRight w:val="0"/>
      <w:marTop w:val="0"/>
      <w:marBottom w:val="0"/>
      <w:divBdr>
        <w:top w:val="none" w:sz="0" w:space="0" w:color="auto"/>
        <w:left w:val="none" w:sz="0" w:space="0" w:color="auto"/>
        <w:bottom w:val="none" w:sz="0" w:space="0" w:color="auto"/>
        <w:right w:val="none" w:sz="0" w:space="0" w:color="auto"/>
      </w:divBdr>
    </w:div>
    <w:div w:id="1008825920">
      <w:bodyDiv w:val="1"/>
      <w:marLeft w:val="0"/>
      <w:marRight w:val="0"/>
      <w:marTop w:val="0"/>
      <w:marBottom w:val="0"/>
      <w:divBdr>
        <w:top w:val="none" w:sz="0" w:space="0" w:color="auto"/>
        <w:left w:val="none" w:sz="0" w:space="0" w:color="auto"/>
        <w:bottom w:val="none" w:sz="0" w:space="0" w:color="auto"/>
        <w:right w:val="none" w:sz="0" w:space="0" w:color="auto"/>
      </w:divBdr>
      <w:divsChild>
        <w:div w:id="171384781">
          <w:marLeft w:val="0"/>
          <w:marRight w:val="0"/>
          <w:marTop w:val="0"/>
          <w:marBottom w:val="0"/>
          <w:divBdr>
            <w:top w:val="none" w:sz="0" w:space="0" w:color="auto"/>
            <w:left w:val="none" w:sz="0" w:space="0" w:color="auto"/>
            <w:bottom w:val="none" w:sz="0" w:space="0" w:color="auto"/>
            <w:right w:val="none" w:sz="0" w:space="0" w:color="auto"/>
          </w:divBdr>
        </w:div>
        <w:div w:id="2066103328">
          <w:marLeft w:val="0"/>
          <w:marRight w:val="0"/>
          <w:marTop w:val="0"/>
          <w:marBottom w:val="0"/>
          <w:divBdr>
            <w:top w:val="none" w:sz="0" w:space="0" w:color="auto"/>
            <w:left w:val="none" w:sz="0" w:space="0" w:color="auto"/>
            <w:bottom w:val="none" w:sz="0" w:space="0" w:color="auto"/>
            <w:right w:val="none" w:sz="0" w:space="0" w:color="auto"/>
          </w:divBdr>
        </w:div>
      </w:divsChild>
    </w:div>
    <w:div w:id="1064260966">
      <w:bodyDiv w:val="1"/>
      <w:marLeft w:val="0"/>
      <w:marRight w:val="0"/>
      <w:marTop w:val="0"/>
      <w:marBottom w:val="0"/>
      <w:divBdr>
        <w:top w:val="none" w:sz="0" w:space="0" w:color="auto"/>
        <w:left w:val="none" w:sz="0" w:space="0" w:color="auto"/>
        <w:bottom w:val="none" w:sz="0" w:space="0" w:color="auto"/>
        <w:right w:val="none" w:sz="0" w:space="0" w:color="auto"/>
      </w:divBdr>
    </w:div>
    <w:div w:id="1074279345">
      <w:bodyDiv w:val="1"/>
      <w:marLeft w:val="0"/>
      <w:marRight w:val="0"/>
      <w:marTop w:val="0"/>
      <w:marBottom w:val="0"/>
      <w:divBdr>
        <w:top w:val="none" w:sz="0" w:space="0" w:color="auto"/>
        <w:left w:val="none" w:sz="0" w:space="0" w:color="auto"/>
        <w:bottom w:val="none" w:sz="0" w:space="0" w:color="auto"/>
        <w:right w:val="none" w:sz="0" w:space="0" w:color="auto"/>
      </w:divBdr>
    </w:div>
    <w:div w:id="1102074273">
      <w:bodyDiv w:val="1"/>
      <w:marLeft w:val="0"/>
      <w:marRight w:val="0"/>
      <w:marTop w:val="0"/>
      <w:marBottom w:val="0"/>
      <w:divBdr>
        <w:top w:val="none" w:sz="0" w:space="0" w:color="auto"/>
        <w:left w:val="none" w:sz="0" w:space="0" w:color="auto"/>
        <w:bottom w:val="none" w:sz="0" w:space="0" w:color="auto"/>
        <w:right w:val="none" w:sz="0" w:space="0" w:color="auto"/>
      </w:divBdr>
    </w:div>
    <w:div w:id="1135677259">
      <w:bodyDiv w:val="1"/>
      <w:marLeft w:val="0"/>
      <w:marRight w:val="0"/>
      <w:marTop w:val="0"/>
      <w:marBottom w:val="0"/>
      <w:divBdr>
        <w:top w:val="none" w:sz="0" w:space="0" w:color="auto"/>
        <w:left w:val="none" w:sz="0" w:space="0" w:color="auto"/>
        <w:bottom w:val="none" w:sz="0" w:space="0" w:color="auto"/>
        <w:right w:val="none" w:sz="0" w:space="0" w:color="auto"/>
      </w:divBdr>
      <w:divsChild>
        <w:div w:id="108549119">
          <w:marLeft w:val="0"/>
          <w:marRight w:val="0"/>
          <w:marTop w:val="0"/>
          <w:marBottom w:val="0"/>
          <w:divBdr>
            <w:top w:val="none" w:sz="0" w:space="0" w:color="auto"/>
            <w:left w:val="none" w:sz="0" w:space="0" w:color="auto"/>
            <w:bottom w:val="none" w:sz="0" w:space="0" w:color="auto"/>
            <w:right w:val="none" w:sz="0" w:space="0" w:color="auto"/>
          </w:divBdr>
        </w:div>
        <w:div w:id="194390937">
          <w:marLeft w:val="0"/>
          <w:marRight w:val="0"/>
          <w:marTop w:val="0"/>
          <w:marBottom w:val="0"/>
          <w:divBdr>
            <w:top w:val="none" w:sz="0" w:space="0" w:color="auto"/>
            <w:left w:val="none" w:sz="0" w:space="0" w:color="auto"/>
            <w:bottom w:val="none" w:sz="0" w:space="0" w:color="auto"/>
            <w:right w:val="none" w:sz="0" w:space="0" w:color="auto"/>
          </w:divBdr>
        </w:div>
        <w:div w:id="272709753">
          <w:marLeft w:val="0"/>
          <w:marRight w:val="0"/>
          <w:marTop w:val="0"/>
          <w:marBottom w:val="0"/>
          <w:divBdr>
            <w:top w:val="none" w:sz="0" w:space="0" w:color="auto"/>
            <w:left w:val="none" w:sz="0" w:space="0" w:color="auto"/>
            <w:bottom w:val="none" w:sz="0" w:space="0" w:color="auto"/>
            <w:right w:val="none" w:sz="0" w:space="0" w:color="auto"/>
          </w:divBdr>
        </w:div>
        <w:div w:id="348678608">
          <w:marLeft w:val="0"/>
          <w:marRight w:val="0"/>
          <w:marTop w:val="0"/>
          <w:marBottom w:val="0"/>
          <w:divBdr>
            <w:top w:val="none" w:sz="0" w:space="0" w:color="auto"/>
            <w:left w:val="none" w:sz="0" w:space="0" w:color="auto"/>
            <w:bottom w:val="none" w:sz="0" w:space="0" w:color="auto"/>
            <w:right w:val="none" w:sz="0" w:space="0" w:color="auto"/>
          </w:divBdr>
        </w:div>
        <w:div w:id="458912212">
          <w:marLeft w:val="0"/>
          <w:marRight w:val="0"/>
          <w:marTop w:val="0"/>
          <w:marBottom w:val="0"/>
          <w:divBdr>
            <w:top w:val="none" w:sz="0" w:space="0" w:color="auto"/>
            <w:left w:val="none" w:sz="0" w:space="0" w:color="auto"/>
            <w:bottom w:val="none" w:sz="0" w:space="0" w:color="auto"/>
            <w:right w:val="none" w:sz="0" w:space="0" w:color="auto"/>
          </w:divBdr>
        </w:div>
        <w:div w:id="558904493">
          <w:marLeft w:val="0"/>
          <w:marRight w:val="0"/>
          <w:marTop w:val="0"/>
          <w:marBottom w:val="0"/>
          <w:divBdr>
            <w:top w:val="none" w:sz="0" w:space="0" w:color="auto"/>
            <w:left w:val="none" w:sz="0" w:space="0" w:color="auto"/>
            <w:bottom w:val="none" w:sz="0" w:space="0" w:color="auto"/>
            <w:right w:val="none" w:sz="0" w:space="0" w:color="auto"/>
          </w:divBdr>
        </w:div>
        <w:div w:id="616520801">
          <w:marLeft w:val="0"/>
          <w:marRight w:val="0"/>
          <w:marTop w:val="0"/>
          <w:marBottom w:val="0"/>
          <w:divBdr>
            <w:top w:val="none" w:sz="0" w:space="0" w:color="auto"/>
            <w:left w:val="none" w:sz="0" w:space="0" w:color="auto"/>
            <w:bottom w:val="none" w:sz="0" w:space="0" w:color="auto"/>
            <w:right w:val="none" w:sz="0" w:space="0" w:color="auto"/>
          </w:divBdr>
        </w:div>
        <w:div w:id="632751931">
          <w:marLeft w:val="0"/>
          <w:marRight w:val="0"/>
          <w:marTop w:val="0"/>
          <w:marBottom w:val="0"/>
          <w:divBdr>
            <w:top w:val="none" w:sz="0" w:space="0" w:color="auto"/>
            <w:left w:val="none" w:sz="0" w:space="0" w:color="auto"/>
            <w:bottom w:val="none" w:sz="0" w:space="0" w:color="auto"/>
            <w:right w:val="none" w:sz="0" w:space="0" w:color="auto"/>
          </w:divBdr>
        </w:div>
        <w:div w:id="929045487">
          <w:marLeft w:val="0"/>
          <w:marRight w:val="0"/>
          <w:marTop w:val="0"/>
          <w:marBottom w:val="0"/>
          <w:divBdr>
            <w:top w:val="none" w:sz="0" w:space="0" w:color="auto"/>
            <w:left w:val="none" w:sz="0" w:space="0" w:color="auto"/>
            <w:bottom w:val="none" w:sz="0" w:space="0" w:color="auto"/>
            <w:right w:val="none" w:sz="0" w:space="0" w:color="auto"/>
          </w:divBdr>
        </w:div>
        <w:div w:id="955140836">
          <w:marLeft w:val="0"/>
          <w:marRight w:val="0"/>
          <w:marTop w:val="0"/>
          <w:marBottom w:val="0"/>
          <w:divBdr>
            <w:top w:val="none" w:sz="0" w:space="0" w:color="auto"/>
            <w:left w:val="none" w:sz="0" w:space="0" w:color="auto"/>
            <w:bottom w:val="none" w:sz="0" w:space="0" w:color="auto"/>
            <w:right w:val="none" w:sz="0" w:space="0" w:color="auto"/>
          </w:divBdr>
        </w:div>
        <w:div w:id="1049957505">
          <w:marLeft w:val="0"/>
          <w:marRight w:val="0"/>
          <w:marTop w:val="0"/>
          <w:marBottom w:val="0"/>
          <w:divBdr>
            <w:top w:val="none" w:sz="0" w:space="0" w:color="auto"/>
            <w:left w:val="none" w:sz="0" w:space="0" w:color="auto"/>
            <w:bottom w:val="none" w:sz="0" w:space="0" w:color="auto"/>
            <w:right w:val="none" w:sz="0" w:space="0" w:color="auto"/>
          </w:divBdr>
        </w:div>
        <w:div w:id="1107113521">
          <w:marLeft w:val="0"/>
          <w:marRight w:val="0"/>
          <w:marTop w:val="0"/>
          <w:marBottom w:val="0"/>
          <w:divBdr>
            <w:top w:val="none" w:sz="0" w:space="0" w:color="auto"/>
            <w:left w:val="none" w:sz="0" w:space="0" w:color="auto"/>
            <w:bottom w:val="none" w:sz="0" w:space="0" w:color="auto"/>
            <w:right w:val="none" w:sz="0" w:space="0" w:color="auto"/>
          </w:divBdr>
        </w:div>
        <w:div w:id="1203398973">
          <w:marLeft w:val="0"/>
          <w:marRight w:val="0"/>
          <w:marTop w:val="0"/>
          <w:marBottom w:val="0"/>
          <w:divBdr>
            <w:top w:val="none" w:sz="0" w:space="0" w:color="auto"/>
            <w:left w:val="none" w:sz="0" w:space="0" w:color="auto"/>
            <w:bottom w:val="none" w:sz="0" w:space="0" w:color="auto"/>
            <w:right w:val="none" w:sz="0" w:space="0" w:color="auto"/>
          </w:divBdr>
        </w:div>
        <w:div w:id="1221788123">
          <w:marLeft w:val="0"/>
          <w:marRight w:val="0"/>
          <w:marTop w:val="0"/>
          <w:marBottom w:val="0"/>
          <w:divBdr>
            <w:top w:val="none" w:sz="0" w:space="0" w:color="auto"/>
            <w:left w:val="none" w:sz="0" w:space="0" w:color="auto"/>
            <w:bottom w:val="none" w:sz="0" w:space="0" w:color="auto"/>
            <w:right w:val="none" w:sz="0" w:space="0" w:color="auto"/>
          </w:divBdr>
        </w:div>
        <w:div w:id="1712723594">
          <w:marLeft w:val="0"/>
          <w:marRight w:val="0"/>
          <w:marTop w:val="0"/>
          <w:marBottom w:val="0"/>
          <w:divBdr>
            <w:top w:val="none" w:sz="0" w:space="0" w:color="auto"/>
            <w:left w:val="none" w:sz="0" w:space="0" w:color="auto"/>
            <w:bottom w:val="none" w:sz="0" w:space="0" w:color="auto"/>
            <w:right w:val="none" w:sz="0" w:space="0" w:color="auto"/>
          </w:divBdr>
        </w:div>
        <w:div w:id="1719550785">
          <w:marLeft w:val="0"/>
          <w:marRight w:val="0"/>
          <w:marTop w:val="0"/>
          <w:marBottom w:val="0"/>
          <w:divBdr>
            <w:top w:val="none" w:sz="0" w:space="0" w:color="auto"/>
            <w:left w:val="none" w:sz="0" w:space="0" w:color="auto"/>
            <w:bottom w:val="none" w:sz="0" w:space="0" w:color="auto"/>
            <w:right w:val="none" w:sz="0" w:space="0" w:color="auto"/>
          </w:divBdr>
        </w:div>
        <w:div w:id="1726827684">
          <w:marLeft w:val="0"/>
          <w:marRight w:val="0"/>
          <w:marTop w:val="0"/>
          <w:marBottom w:val="0"/>
          <w:divBdr>
            <w:top w:val="none" w:sz="0" w:space="0" w:color="auto"/>
            <w:left w:val="none" w:sz="0" w:space="0" w:color="auto"/>
            <w:bottom w:val="none" w:sz="0" w:space="0" w:color="auto"/>
            <w:right w:val="none" w:sz="0" w:space="0" w:color="auto"/>
          </w:divBdr>
        </w:div>
        <w:div w:id="1833795422">
          <w:marLeft w:val="0"/>
          <w:marRight w:val="0"/>
          <w:marTop w:val="0"/>
          <w:marBottom w:val="0"/>
          <w:divBdr>
            <w:top w:val="none" w:sz="0" w:space="0" w:color="auto"/>
            <w:left w:val="none" w:sz="0" w:space="0" w:color="auto"/>
            <w:bottom w:val="none" w:sz="0" w:space="0" w:color="auto"/>
            <w:right w:val="none" w:sz="0" w:space="0" w:color="auto"/>
          </w:divBdr>
        </w:div>
        <w:div w:id="1860392871">
          <w:marLeft w:val="0"/>
          <w:marRight w:val="0"/>
          <w:marTop w:val="0"/>
          <w:marBottom w:val="0"/>
          <w:divBdr>
            <w:top w:val="none" w:sz="0" w:space="0" w:color="auto"/>
            <w:left w:val="none" w:sz="0" w:space="0" w:color="auto"/>
            <w:bottom w:val="none" w:sz="0" w:space="0" w:color="auto"/>
            <w:right w:val="none" w:sz="0" w:space="0" w:color="auto"/>
          </w:divBdr>
        </w:div>
        <w:div w:id="1957060526">
          <w:marLeft w:val="0"/>
          <w:marRight w:val="0"/>
          <w:marTop w:val="0"/>
          <w:marBottom w:val="0"/>
          <w:divBdr>
            <w:top w:val="none" w:sz="0" w:space="0" w:color="auto"/>
            <w:left w:val="none" w:sz="0" w:space="0" w:color="auto"/>
            <w:bottom w:val="none" w:sz="0" w:space="0" w:color="auto"/>
            <w:right w:val="none" w:sz="0" w:space="0" w:color="auto"/>
          </w:divBdr>
        </w:div>
        <w:div w:id="1984968267">
          <w:marLeft w:val="0"/>
          <w:marRight w:val="0"/>
          <w:marTop w:val="0"/>
          <w:marBottom w:val="0"/>
          <w:divBdr>
            <w:top w:val="none" w:sz="0" w:space="0" w:color="auto"/>
            <w:left w:val="none" w:sz="0" w:space="0" w:color="auto"/>
            <w:bottom w:val="none" w:sz="0" w:space="0" w:color="auto"/>
            <w:right w:val="none" w:sz="0" w:space="0" w:color="auto"/>
          </w:divBdr>
        </w:div>
      </w:divsChild>
    </w:div>
    <w:div w:id="1177577524">
      <w:bodyDiv w:val="1"/>
      <w:marLeft w:val="0"/>
      <w:marRight w:val="0"/>
      <w:marTop w:val="0"/>
      <w:marBottom w:val="0"/>
      <w:divBdr>
        <w:top w:val="none" w:sz="0" w:space="0" w:color="auto"/>
        <w:left w:val="none" w:sz="0" w:space="0" w:color="auto"/>
        <w:bottom w:val="none" w:sz="0" w:space="0" w:color="auto"/>
        <w:right w:val="none" w:sz="0" w:space="0" w:color="auto"/>
      </w:divBdr>
    </w:div>
    <w:div w:id="1210647397">
      <w:bodyDiv w:val="1"/>
      <w:marLeft w:val="0"/>
      <w:marRight w:val="0"/>
      <w:marTop w:val="0"/>
      <w:marBottom w:val="0"/>
      <w:divBdr>
        <w:top w:val="none" w:sz="0" w:space="0" w:color="auto"/>
        <w:left w:val="none" w:sz="0" w:space="0" w:color="auto"/>
        <w:bottom w:val="none" w:sz="0" w:space="0" w:color="auto"/>
        <w:right w:val="none" w:sz="0" w:space="0" w:color="auto"/>
      </w:divBdr>
    </w:div>
    <w:div w:id="1236011432">
      <w:bodyDiv w:val="1"/>
      <w:marLeft w:val="0"/>
      <w:marRight w:val="0"/>
      <w:marTop w:val="0"/>
      <w:marBottom w:val="0"/>
      <w:divBdr>
        <w:top w:val="none" w:sz="0" w:space="0" w:color="auto"/>
        <w:left w:val="none" w:sz="0" w:space="0" w:color="auto"/>
        <w:bottom w:val="none" w:sz="0" w:space="0" w:color="auto"/>
        <w:right w:val="none" w:sz="0" w:space="0" w:color="auto"/>
      </w:divBdr>
    </w:div>
    <w:div w:id="1287077354">
      <w:bodyDiv w:val="1"/>
      <w:marLeft w:val="0"/>
      <w:marRight w:val="0"/>
      <w:marTop w:val="0"/>
      <w:marBottom w:val="0"/>
      <w:divBdr>
        <w:top w:val="none" w:sz="0" w:space="0" w:color="auto"/>
        <w:left w:val="none" w:sz="0" w:space="0" w:color="auto"/>
        <w:bottom w:val="none" w:sz="0" w:space="0" w:color="auto"/>
        <w:right w:val="none" w:sz="0" w:space="0" w:color="auto"/>
      </w:divBdr>
    </w:div>
    <w:div w:id="1311515228">
      <w:bodyDiv w:val="1"/>
      <w:marLeft w:val="0"/>
      <w:marRight w:val="0"/>
      <w:marTop w:val="0"/>
      <w:marBottom w:val="0"/>
      <w:divBdr>
        <w:top w:val="none" w:sz="0" w:space="0" w:color="auto"/>
        <w:left w:val="none" w:sz="0" w:space="0" w:color="auto"/>
        <w:bottom w:val="none" w:sz="0" w:space="0" w:color="auto"/>
        <w:right w:val="none" w:sz="0" w:space="0" w:color="auto"/>
      </w:divBdr>
    </w:div>
    <w:div w:id="1322276255">
      <w:bodyDiv w:val="1"/>
      <w:marLeft w:val="0"/>
      <w:marRight w:val="0"/>
      <w:marTop w:val="0"/>
      <w:marBottom w:val="0"/>
      <w:divBdr>
        <w:top w:val="none" w:sz="0" w:space="0" w:color="auto"/>
        <w:left w:val="none" w:sz="0" w:space="0" w:color="auto"/>
        <w:bottom w:val="none" w:sz="0" w:space="0" w:color="auto"/>
        <w:right w:val="none" w:sz="0" w:space="0" w:color="auto"/>
      </w:divBdr>
    </w:div>
    <w:div w:id="1361470537">
      <w:bodyDiv w:val="1"/>
      <w:marLeft w:val="0"/>
      <w:marRight w:val="0"/>
      <w:marTop w:val="0"/>
      <w:marBottom w:val="0"/>
      <w:divBdr>
        <w:top w:val="none" w:sz="0" w:space="0" w:color="auto"/>
        <w:left w:val="none" w:sz="0" w:space="0" w:color="auto"/>
        <w:bottom w:val="none" w:sz="0" w:space="0" w:color="auto"/>
        <w:right w:val="none" w:sz="0" w:space="0" w:color="auto"/>
      </w:divBdr>
    </w:div>
    <w:div w:id="1367869110">
      <w:bodyDiv w:val="1"/>
      <w:marLeft w:val="0"/>
      <w:marRight w:val="0"/>
      <w:marTop w:val="0"/>
      <w:marBottom w:val="0"/>
      <w:divBdr>
        <w:top w:val="none" w:sz="0" w:space="0" w:color="auto"/>
        <w:left w:val="none" w:sz="0" w:space="0" w:color="auto"/>
        <w:bottom w:val="none" w:sz="0" w:space="0" w:color="auto"/>
        <w:right w:val="none" w:sz="0" w:space="0" w:color="auto"/>
      </w:divBdr>
    </w:div>
    <w:div w:id="1378626481">
      <w:bodyDiv w:val="1"/>
      <w:marLeft w:val="0"/>
      <w:marRight w:val="0"/>
      <w:marTop w:val="0"/>
      <w:marBottom w:val="0"/>
      <w:divBdr>
        <w:top w:val="none" w:sz="0" w:space="0" w:color="auto"/>
        <w:left w:val="none" w:sz="0" w:space="0" w:color="auto"/>
        <w:bottom w:val="none" w:sz="0" w:space="0" w:color="auto"/>
        <w:right w:val="none" w:sz="0" w:space="0" w:color="auto"/>
      </w:divBdr>
    </w:div>
    <w:div w:id="1391929272">
      <w:bodyDiv w:val="1"/>
      <w:marLeft w:val="0"/>
      <w:marRight w:val="0"/>
      <w:marTop w:val="0"/>
      <w:marBottom w:val="0"/>
      <w:divBdr>
        <w:top w:val="none" w:sz="0" w:space="0" w:color="auto"/>
        <w:left w:val="none" w:sz="0" w:space="0" w:color="auto"/>
        <w:bottom w:val="none" w:sz="0" w:space="0" w:color="auto"/>
        <w:right w:val="none" w:sz="0" w:space="0" w:color="auto"/>
      </w:divBdr>
    </w:div>
    <w:div w:id="1407722869">
      <w:bodyDiv w:val="1"/>
      <w:marLeft w:val="0"/>
      <w:marRight w:val="0"/>
      <w:marTop w:val="0"/>
      <w:marBottom w:val="0"/>
      <w:divBdr>
        <w:top w:val="none" w:sz="0" w:space="0" w:color="auto"/>
        <w:left w:val="none" w:sz="0" w:space="0" w:color="auto"/>
        <w:bottom w:val="none" w:sz="0" w:space="0" w:color="auto"/>
        <w:right w:val="none" w:sz="0" w:space="0" w:color="auto"/>
      </w:divBdr>
    </w:div>
    <w:div w:id="1439450240">
      <w:bodyDiv w:val="1"/>
      <w:marLeft w:val="0"/>
      <w:marRight w:val="0"/>
      <w:marTop w:val="0"/>
      <w:marBottom w:val="0"/>
      <w:divBdr>
        <w:top w:val="none" w:sz="0" w:space="0" w:color="auto"/>
        <w:left w:val="none" w:sz="0" w:space="0" w:color="auto"/>
        <w:bottom w:val="none" w:sz="0" w:space="0" w:color="auto"/>
        <w:right w:val="none" w:sz="0" w:space="0" w:color="auto"/>
      </w:divBdr>
    </w:div>
    <w:div w:id="1444228667">
      <w:bodyDiv w:val="1"/>
      <w:marLeft w:val="0"/>
      <w:marRight w:val="0"/>
      <w:marTop w:val="0"/>
      <w:marBottom w:val="0"/>
      <w:divBdr>
        <w:top w:val="none" w:sz="0" w:space="0" w:color="auto"/>
        <w:left w:val="none" w:sz="0" w:space="0" w:color="auto"/>
        <w:bottom w:val="none" w:sz="0" w:space="0" w:color="auto"/>
        <w:right w:val="none" w:sz="0" w:space="0" w:color="auto"/>
      </w:divBdr>
    </w:div>
    <w:div w:id="1485971635">
      <w:bodyDiv w:val="1"/>
      <w:marLeft w:val="0"/>
      <w:marRight w:val="0"/>
      <w:marTop w:val="0"/>
      <w:marBottom w:val="0"/>
      <w:divBdr>
        <w:top w:val="none" w:sz="0" w:space="0" w:color="auto"/>
        <w:left w:val="none" w:sz="0" w:space="0" w:color="auto"/>
        <w:bottom w:val="none" w:sz="0" w:space="0" w:color="auto"/>
        <w:right w:val="none" w:sz="0" w:space="0" w:color="auto"/>
      </w:divBdr>
    </w:div>
    <w:div w:id="1512795828">
      <w:bodyDiv w:val="1"/>
      <w:marLeft w:val="0"/>
      <w:marRight w:val="0"/>
      <w:marTop w:val="0"/>
      <w:marBottom w:val="0"/>
      <w:divBdr>
        <w:top w:val="none" w:sz="0" w:space="0" w:color="auto"/>
        <w:left w:val="none" w:sz="0" w:space="0" w:color="auto"/>
        <w:bottom w:val="none" w:sz="0" w:space="0" w:color="auto"/>
        <w:right w:val="none" w:sz="0" w:space="0" w:color="auto"/>
      </w:divBdr>
      <w:divsChild>
        <w:div w:id="5375894">
          <w:marLeft w:val="0"/>
          <w:marRight w:val="0"/>
          <w:marTop w:val="0"/>
          <w:marBottom w:val="0"/>
          <w:divBdr>
            <w:top w:val="none" w:sz="0" w:space="0" w:color="auto"/>
            <w:left w:val="none" w:sz="0" w:space="0" w:color="auto"/>
            <w:bottom w:val="none" w:sz="0" w:space="0" w:color="auto"/>
            <w:right w:val="none" w:sz="0" w:space="0" w:color="auto"/>
          </w:divBdr>
        </w:div>
        <w:div w:id="53967206">
          <w:marLeft w:val="0"/>
          <w:marRight w:val="0"/>
          <w:marTop w:val="0"/>
          <w:marBottom w:val="0"/>
          <w:divBdr>
            <w:top w:val="none" w:sz="0" w:space="0" w:color="auto"/>
            <w:left w:val="none" w:sz="0" w:space="0" w:color="auto"/>
            <w:bottom w:val="none" w:sz="0" w:space="0" w:color="auto"/>
            <w:right w:val="none" w:sz="0" w:space="0" w:color="auto"/>
          </w:divBdr>
        </w:div>
        <w:div w:id="59644276">
          <w:marLeft w:val="0"/>
          <w:marRight w:val="0"/>
          <w:marTop w:val="0"/>
          <w:marBottom w:val="0"/>
          <w:divBdr>
            <w:top w:val="none" w:sz="0" w:space="0" w:color="auto"/>
            <w:left w:val="none" w:sz="0" w:space="0" w:color="auto"/>
            <w:bottom w:val="none" w:sz="0" w:space="0" w:color="auto"/>
            <w:right w:val="none" w:sz="0" w:space="0" w:color="auto"/>
          </w:divBdr>
        </w:div>
        <w:div w:id="169567635">
          <w:marLeft w:val="0"/>
          <w:marRight w:val="0"/>
          <w:marTop w:val="0"/>
          <w:marBottom w:val="0"/>
          <w:divBdr>
            <w:top w:val="none" w:sz="0" w:space="0" w:color="auto"/>
            <w:left w:val="none" w:sz="0" w:space="0" w:color="auto"/>
            <w:bottom w:val="none" w:sz="0" w:space="0" w:color="auto"/>
            <w:right w:val="none" w:sz="0" w:space="0" w:color="auto"/>
          </w:divBdr>
        </w:div>
        <w:div w:id="269747805">
          <w:marLeft w:val="0"/>
          <w:marRight w:val="0"/>
          <w:marTop w:val="0"/>
          <w:marBottom w:val="0"/>
          <w:divBdr>
            <w:top w:val="none" w:sz="0" w:space="0" w:color="auto"/>
            <w:left w:val="none" w:sz="0" w:space="0" w:color="auto"/>
            <w:bottom w:val="none" w:sz="0" w:space="0" w:color="auto"/>
            <w:right w:val="none" w:sz="0" w:space="0" w:color="auto"/>
          </w:divBdr>
        </w:div>
        <w:div w:id="375397921">
          <w:marLeft w:val="0"/>
          <w:marRight w:val="0"/>
          <w:marTop w:val="0"/>
          <w:marBottom w:val="0"/>
          <w:divBdr>
            <w:top w:val="none" w:sz="0" w:space="0" w:color="auto"/>
            <w:left w:val="none" w:sz="0" w:space="0" w:color="auto"/>
            <w:bottom w:val="none" w:sz="0" w:space="0" w:color="auto"/>
            <w:right w:val="none" w:sz="0" w:space="0" w:color="auto"/>
          </w:divBdr>
        </w:div>
        <w:div w:id="419836405">
          <w:marLeft w:val="0"/>
          <w:marRight w:val="0"/>
          <w:marTop w:val="0"/>
          <w:marBottom w:val="0"/>
          <w:divBdr>
            <w:top w:val="none" w:sz="0" w:space="0" w:color="auto"/>
            <w:left w:val="none" w:sz="0" w:space="0" w:color="auto"/>
            <w:bottom w:val="none" w:sz="0" w:space="0" w:color="auto"/>
            <w:right w:val="none" w:sz="0" w:space="0" w:color="auto"/>
          </w:divBdr>
        </w:div>
        <w:div w:id="438573956">
          <w:marLeft w:val="0"/>
          <w:marRight w:val="0"/>
          <w:marTop w:val="0"/>
          <w:marBottom w:val="0"/>
          <w:divBdr>
            <w:top w:val="none" w:sz="0" w:space="0" w:color="auto"/>
            <w:left w:val="none" w:sz="0" w:space="0" w:color="auto"/>
            <w:bottom w:val="none" w:sz="0" w:space="0" w:color="auto"/>
            <w:right w:val="none" w:sz="0" w:space="0" w:color="auto"/>
          </w:divBdr>
        </w:div>
        <w:div w:id="499128131">
          <w:marLeft w:val="0"/>
          <w:marRight w:val="0"/>
          <w:marTop w:val="0"/>
          <w:marBottom w:val="0"/>
          <w:divBdr>
            <w:top w:val="none" w:sz="0" w:space="0" w:color="auto"/>
            <w:left w:val="none" w:sz="0" w:space="0" w:color="auto"/>
            <w:bottom w:val="none" w:sz="0" w:space="0" w:color="auto"/>
            <w:right w:val="none" w:sz="0" w:space="0" w:color="auto"/>
          </w:divBdr>
        </w:div>
        <w:div w:id="503739837">
          <w:marLeft w:val="0"/>
          <w:marRight w:val="0"/>
          <w:marTop w:val="0"/>
          <w:marBottom w:val="0"/>
          <w:divBdr>
            <w:top w:val="none" w:sz="0" w:space="0" w:color="auto"/>
            <w:left w:val="none" w:sz="0" w:space="0" w:color="auto"/>
            <w:bottom w:val="none" w:sz="0" w:space="0" w:color="auto"/>
            <w:right w:val="none" w:sz="0" w:space="0" w:color="auto"/>
          </w:divBdr>
        </w:div>
        <w:div w:id="577331372">
          <w:marLeft w:val="0"/>
          <w:marRight w:val="0"/>
          <w:marTop w:val="0"/>
          <w:marBottom w:val="0"/>
          <w:divBdr>
            <w:top w:val="none" w:sz="0" w:space="0" w:color="auto"/>
            <w:left w:val="none" w:sz="0" w:space="0" w:color="auto"/>
            <w:bottom w:val="none" w:sz="0" w:space="0" w:color="auto"/>
            <w:right w:val="none" w:sz="0" w:space="0" w:color="auto"/>
          </w:divBdr>
        </w:div>
        <w:div w:id="632713157">
          <w:marLeft w:val="0"/>
          <w:marRight w:val="0"/>
          <w:marTop w:val="0"/>
          <w:marBottom w:val="0"/>
          <w:divBdr>
            <w:top w:val="none" w:sz="0" w:space="0" w:color="auto"/>
            <w:left w:val="none" w:sz="0" w:space="0" w:color="auto"/>
            <w:bottom w:val="none" w:sz="0" w:space="0" w:color="auto"/>
            <w:right w:val="none" w:sz="0" w:space="0" w:color="auto"/>
          </w:divBdr>
        </w:div>
        <w:div w:id="694770272">
          <w:marLeft w:val="0"/>
          <w:marRight w:val="0"/>
          <w:marTop w:val="0"/>
          <w:marBottom w:val="0"/>
          <w:divBdr>
            <w:top w:val="none" w:sz="0" w:space="0" w:color="auto"/>
            <w:left w:val="none" w:sz="0" w:space="0" w:color="auto"/>
            <w:bottom w:val="none" w:sz="0" w:space="0" w:color="auto"/>
            <w:right w:val="none" w:sz="0" w:space="0" w:color="auto"/>
          </w:divBdr>
        </w:div>
        <w:div w:id="722487110">
          <w:marLeft w:val="0"/>
          <w:marRight w:val="0"/>
          <w:marTop w:val="0"/>
          <w:marBottom w:val="0"/>
          <w:divBdr>
            <w:top w:val="none" w:sz="0" w:space="0" w:color="auto"/>
            <w:left w:val="none" w:sz="0" w:space="0" w:color="auto"/>
            <w:bottom w:val="none" w:sz="0" w:space="0" w:color="auto"/>
            <w:right w:val="none" w:sz="0" w:space="0" w:color="auto"/>
          </w:divBdr>
        </w:div>
        <w:div w:id="741680626">
          <w:marLeft w:val="0"/>
          <w:marRight w:val="0"/>
          <w:marTop w:val="0"/>
          <w:marBottom w:val="0"/>
          <w:divBdr>
            <w:top w:val="none" w:sz="0" w:space="0" w:color="auto"/>
            <w:left w:val="none" w:sz="0" w:space="0" w:color="auto"/>
            <w:bottom w:val="none" w:sz="0" w:space="0" w:color="auto"/>
            <w:right w:val="none" w:sz="0" w:space="0" w:color="auto"/>
          </w:divBdr>
        </w:div>
        <w:div w:id="800802560">
          <w:marLeft w:val="0"/>
          <w:marRight w:val="0"/>
          <w:marTop w:val="0"/>
          <w:marBottom w:val="0"/>
          <w:divBdr>
            <w:top w:val="none" w:sz="0" w:space="0" w:color="auto"/>
            <w:left w:val="none" w:sz="0" w:space="0" w:color="auto"/>
            <w:bottom w:val="none" w:sz="0" w:space="0" w:color="auto"/>
            <w:right w:val="none" w:sz="0" w:space="0" w:color="auto"/>
          </w:divBdr>
        </w:div>
        <w:div w:id="813564402">
          <w:marLeft w:val="0"/>
          <w:marRight w:val="0"/>
          <w:marTop w:val="0"/>
          <w:marBottom w:val="0"/>
          <w:divBdr>
            <w:top w:val="none" w:sz="0" w:space="0" w:color="auto"/>
            <w:left w:val="none" w:sz="0" w:space="0" w:color="auto"/>
            <w:bottom w:val="none" w:sz="0" w:space="0" w:color="auto"/>
            <w:right w:val="none" w:sz="0" w:space="0" w:color="auto"/>
          </w:divBdr>
        </w:div>
        <w:div w:id="924458257">
          <w:marLeft w:val="0"/>
          <w:marRight w:val="0"/>
          <w:marTop w:val="0"/>
          <w:marBottom w:val="0"/>
          <w:divBdr>
            <w:top w:val="none" w:sz="0" w:space="0" w:color="auto"/>
            <w:left w:val="none" w:sz="0" w:space="0" w:color="auto"/>
            <w:bottom w:val="none" w:sz="0" w:space="0" w:color="auto"/>
            <w:right w:val="none" w:sz="0" w:space="0" w:color="auto"/>
          </w:divBdr>
        </w:div>
        <w:div w:id="937248060">
          <w:marLeft w:val="0"/>
          <w:marRight w:val="0"/>
          <w:marTop w:val="0"/>
          <w:marBottom w:val="0"/>
          <w:divBdr>
            <w:top w:val="none" w:sz="0" w:space="0" w:color="auto"/>
            <w:left w:val="none" w:sz="0" w:space="0" w:color="auto"/>
            <w:bottom w:val="none" w:sz="0" w:space="0" w:color="auto"/>
            <w:right w:val="none" w:sz="0" w:space="0" w:color="auto"/>
          </w:divBdr>
        </w:div>
        <w:div w:id="939262417">
          <w:marLeft w:val="0"/>
          <w:marRight w:val="0"/>
          <w:marTop w:val="0"/>
          <w:marBottom w:val="0"/>
          <w:divBdr>
            <w:top w:val="none" w:sz="0" w:space="0" w:color="auto"/>
            <w:left w:val="none" w:sz="0" w:space="0" w:color="auto"/>
            <w:bottom w:val="none" w:sz="0" w:space="0" w:color="auto"/>
            <w:right w:val="none" w:sz="0" w:space="0" w:color="auto"/>
          </w:divBdr>
        </w:div>
        <w:div w:id="1039207090">
          <w:marLeft w:val="0"/>
          <w:marRight w:val="0"/>
          <w:marTop w:val="0"/>
          <w:marBottom w:val="0"/>
          <w:divBdr>
            <w:top w:val="none" w:sz="0" w:space="0" w:color="auto"/>
            <w:left w:val="none" w:sz="0" w:space="0" w:color="auto"/>
            <w:bottom w:val="none" w:sz="0" w:space="0" w:color="auto"/>
            <w:right w:val="none" w:sz="0" w:space="0" w:color="auto"/>
          </w:divBdr>
        </w:div>
        <w:div w:id="1108084184">
          <w:marLeft w:val="0"/>
          <w:marRight w:val="0"/>
          <w:marTop w:val="0"/>
          <w:marBottom w:val="0"/>
          <w:divBdr>
            <w:top w:val="none" w:sz="0" w:space="0" w:color="auto"/>
            <w:left w:val="none" w:sz="0" w:space="0" w:color="auto"/>
            <w:bottom w:val="none" w:sz="0" w:space="0" w:color="auto"/>
            <w:right w:val="none" w:sz="0" w:space="0" w:color="auto"/>
          </w:divBdr>
        </w:div>
        <w:div w:id="1480221790">
          <w:marLeft w:val="0"/>
          <w:marRight w:val="0"/>
          <w:marTop w:val="0"/>
          <w:marBottom w:val="0"/>
          <w:divBdr>
            <w:top w:val="none" w:sz="0" w:space="0" w:color="auto"/>
            <w:left w:val="none" w:sz="0" w:space="0" w:color="auto"/>
            <w:bottom w:val="none" w:sz="0" w:space="0" w:color="auto"/>
            <w:right w:val="none" w:sz="0" w:space="0" w:color="auto"/>
          </w:divBdr>
        </w:div>
        <w:div w:id="1523781330">
          <w:marLeft w:val="0"/>
          <w:marRight w:val="0"/>
          <w:marTop w:val="0"/>
          <w:marBottom w:val="0"/>
          <w:divBdr>
            <w:top w:val="none" w:sz="0" w:space="0" w:color="auto"/>
            <w:left w:val="none" w:sz="0" w:space="0" w:color="auto"/>
            <w:bottom w:val="none" w:sz="0" w:space="0" w:color="auto"/>
            <w:right w:val="none" w:sz="0" w:space="0" w:color="auto"/>
          </w:divBdr>
        </w:div>
        <w:div w:id="1536383206">
          <w:marLeft w:val="0"/>
          <w:marRight w:val="0"/>
          <w:marTop w:val="0"/>
          <w:marBottom w:val="0"/>
          <w:divBdr>
            <w:top w:val="none" w:sz="0" w:space="0" w:color="auto"/>
            <w:left w:val="none" w:sz="0" w:space="0" w:color="auto"/>
            <w:bottom w:val="none" w:sz="0" w:space="0" w:color="auto"/>
            <w:right w:val="none" w:sz="0" w:space="0" w:color="auto"/>
          </w:divBdr>
        </w:div>
        <w:div w:id="1587223244">
          <w:marLeft w:val="0"/>
          <w:marRight w:val="0"/>
          <w:marTop w:val="0"/>
          <w:marBottom w:val="0"/>
          <w:divBdr>
            <w:top w:val="none" w:sz="0" w:space="0" w:color="auto"/>
            <w:left w:val="none" w:sz="0" w:space="0" w:color="auto"/>
            <w:bottom w:val="none" w:sz="0" w:space="0" w:color="auto"/>
            <w:right w:val="none" w:sz="0" w:space="0" w:color="auto"/>
          </w:divBdr>
        </w:div>
        <w:div w:id="1667516729">
          <w:marLeft w:val="0"/>
          <w:marRight w:val="0"/>
          <w:marTop w:val="0"/>
          <w:marBottom w:val="0"/>
          <w:divBdr>
            <w:top w:val="none" w:sz="0" w:space="0" w:color="auto"/>
            <w:left w:val="none" w:sz="0" w:space="0" w:color="auto"/>
            <w:bottom w:val="none" w:sz="0" w:space="0" w:color="auto"/>
            <w:right w:val="none" w:sz="0" w:space="0" w:color="auto"/>
          </w:divBdr>
        </w:div>
        <w:div w:id="1857424289">
          <w:marLeft w:val="0"/>
          <w:marRight w:val="0"/>
          <w:marTop w:val="0"/>
          <w:marBottom w:val="0"/>
          <w:divBdr>
            <w:top w:val="none" w:sz="0" w:space="0" w:color="auto"/>
            <w:left w:val="none" w:sz="0" w:space="0" w:color="auto"/>
            <w:bottom w:val="none" w:sz="0" w:space="0" w:color="auto"/>
            <w:right w:val="none" w:sz="0" w:space="0" w:color="auto"/>
          </w:divBdr>
        </w:div>
        <w:div w:id="1865363102">
          <w:marLeft w:val="0"/>
          <w:marRight w:val="0"/>
          <w:marTop w:val="0"/>
          <w:marBottom w:val="0"/>
          <w:divBdr>
            <w:top w:val="none" w:sz="0" w:space="0" w:color="auto"/>
            <w:left w:val="none" w:sz="0" w:space="0" w:color="auto"/>
            <w:bottom w:val="none" w:sz="0" w:space="0" w:color="auto"/>
            <w:right w:val="none" w:sz="0" w:space="0" w:color="auto"/>
          </w:divBdr>
        </w:div>
        <w:div w:id="1889221104">
          <w:marLeft w:val="0"/>
          <w:marRight w:val="0"/>
          <w:marTop w:val="0"/>
          <w:marBottom w:val="0"/>
          <w:divBdr>
            <w:top w:val="none" w:sz="0" w:space="0" w:color="auto"/>
            <w:left w:val="none" w:sz="0" w:space="0" w:color="auto"/>
            <w:bottom w:val="none" w:sz="0" w:space="0" w:color="auto"/>
            <w:right w:val="none" w:sz="0" w:space="0" w:color="auto"/>
          </w:divBdr>
        </w:div>
        <w:div w:id="1955823254">
          <w:marLeft w:val="0"/>
          <w:marRight w:val="0"/>
          <w:marTop w:val="0"/>
          <w:marBottom w:val="0"/>
          <w:divBdr>
            <w:top w:val="none" w:sz="0" w:space="0" w:color="auto"/>
            <w:left w:val="none" w:sz="0" w:space="0" w:color="auto"/>
            <w:bottom w:val="none" w:sz="0" w:space="0" w:color="auto"/>
            <w:right w:val="none" w:sz="0" w:space="0" w:color="auto"/>
          </w:divBdr>
        </w:div>
        <w:div w:id="2138716014">
          <w:marLeft w:val="0"/>
          <w:marRight w:val="0"/>
          <w:marTop w:val="0"/>
          <w:marBottom w:val="0"/>
          <w:divBdr>
            <w:top w:val="none" w:sz="0" w:space="0" w:color="auto"/>
            <w:left w:val="none" w:sz="0" w:space="0" w:color="auto"/>
            <w:bottom w:val="none" w:sz="0" w:space="0" w:color="auto"/>
            <w:right w:val="none" w:sz="0" w:space="0" w:color="auto"/>
          </w:divBdr>
        </w:div>
      </w:divsChild>
    </w:div>
    <w:div w:id="1547062969">
      <w:bodyDiv w:val="1"/>
      <w:marLeft w:val="0"/>
      <w:marRight w:val="0"/>
      <w:marTop w:val="0"/>
      <w:marBottom w:val="0"/>
      <w:divBdr>
        <w:top w:val="none" w:sz="0" w:space="0" w:color="auto"/>
        <w:left w:val="none" w:sz="0" w:space="0" w:color="auto"/>
        <w:bottom w:val="none" w:sz="0" w:space="0" w:color="auto"/>
        <w:right w:val="none" w:sz="0" w:space="0" w:color="auto"/>
      </w:divBdr>
    </w:div>
    <w:div w:id="1551458287">
      <w:bodyDiv w:val="1"/>
      <w:marLeft w:val="0"/>
      <w:marRight w:val="0"/>
      <w:marTop w:val="0"/>
      <w:marBottom w:val="0"/>
      <w:divBdr>
        <w:top w:val="none" w:sz="0" w:space="0" w:color="auto"/>
        <w:left w:val="none" w:sz="0" w:space="0" w:color="auto"/>
        <w:bottom w:val="none" w:sz="0" w:space="0" w:color="auto"/>
        <w:right w:val="none" w:sz="0" w:space="0" w:color="auto"/>
      </w:divBdr>
    </w:div>
    <w:div w:id="1581911498">
      <w:bodyDiv w:val="1"/>
      <w:marLeft w:val="0"/>
      <w:marRight w:val="0"/>
      <w:marTop w:val="0"/>
      <w:marBottom w:val="0"/>
      <w:divBdr>
        <w:top w:val="none" w:sz="0" w:space="0" w:color="auto"/>
        <w:left w:val="none" w:sz="0" w:space="0" w:color="auto"/>
        <w:bottom w:val="none" w:sz="0" w:space="0" w:color="auto"/>
        <w:right w:val="none" w:sz="0" w:space="0" w:color="auto"/>
      </w:divBdr>
    </w:div>
    <w:div w:id="1625114099">
      <w:bodyDiv w:val="1"/>
      <w:marLeft w:val="0"/>
      <w:marRight w:val="0"/>
      <w:marTop w:val="0"/>
      <w:marBottom w:val="0"/>
      <w:divBdr>
        <w:top w:val="none" w:sz="0" w:space="0" w:color="auto"/>
        <w:left w:val="none" w:sz="0" w:space="0" w:color="auto"/>
        <w:bottom w:val="none" w:sz="0" w:space="0" w:color="auto"/>
        <w:right w:val="none" w:sz="0" w:space="0" w:color="auto"/>
      </w:divBdr>
      <w:divsChild>
        <w:div w:id="209459233">
          <w:marLeft w:val="0"/>
          <w:marRight w:val="0"/>
          <w:marTop w:val="0"/>
          <w:marBottom w:val="0"/>
          <w:divBdr>
            <w:top w:val="none" w:sz="0" w:space="0" w:color="auto"/>
            <w:left w:val="none" w:sz="0" w:space="0" w:color="auto"/>
            <w:bottom w:val="none" w:sz="0" w:space="0" w:color="auto"/>
            <w:right w:val="none" w:sz="0" w:space="0" w:color="auto"/>
          </w:divBdr>
        </w:div>
        <w:div w:id="261107491">
          <w:marLeft w:val="0"/>
          <w:marRight w:val="0"/>
          <w:marTop w:val="0"/>
          <w:marBottom w:val="0"/>
          <w:divBdr>
            <w:top w:val="none" w:sz="0" w:space="0" w:color="auto"/>
            <w:left w:val="none" w:sz="0" w:space="0" w:color="auto"/>
            <w:bottom w:val="none" w:sz="0" w:space="0" w:color="auto"/>
            <w:right w:val="none" w:sz="0" w:space="0" w:color="auto"/>
          </w:divBdr>
        </w:div>
        <w:div w:id="343747368">
          <w:marLeft w:val="0"/>
          <w:marRight w:val="0"/>
          <w:marTop w:val="0"/>
          <w:marBottom w:val="0"/>
          <w:divBdr>
            <w:top w:val="none" w:sz="0" w:space="0" w:color="auto"/>
            <w:left w:val="none" w:sz="0" w:space="0" w:color="auto"/>
            <w:bottom w:val="none" w:sz="0" w:space="0" w:color="auto"/>
            <w:right w:val="none" w:sz="0" w:space="0" w:color="auto"/>
          </w:divBdr>
        </w:div>
        <w:div w:id="450977660">
          <w:marLeft w:val="0"/>
          <w:marRight w:val="0"/>
          <w:marTop w:val="0"/>
          <w:marBottom w:val="0"/>
          <w:divBdr>
            <w:top w:val="none" w:sz="0" w:space="0" w:color="auto"/>
            <w:left w:val="none" w:sz="0" w:space="0" w:color="auto"/>
            <w:bottom w:val="none" w:sz="0" w:space="0" w:color="auto"/>
            <w:right w:val="none" w:sz="0" w:space="0" w:color="auto"/>
          </w:divBdr>
        </w:div>
        <w:div w:id="535701476">
          <w:marLeft w:val="0"/>
          <w:marRight w:val="0"/>
          <w:marTop w:val="0"/>
          <w:marBottom w:val="0"/>
          <w:divBdr>
            <w:top w:val="none" w:sz="0" w:space="0" w:color="auto"/>
            <w:left w:val="none" w:sz="0" w:space="0" w:color="auto"/>
            <w:bottom w:val="none" w:sz="0" w:space="0" w:color="auto"/>
            <w:right w:val="none" w:sz="0" w:space="0" w:color="auto"/>
          </w:divBdr>
        </w:div>
        <w:div w:id="585185923">
          <w:marLeft w:val="0"/>
          <w:marRight w:val="0"/>
          <w:marTop w:val="0"/>
          <w:marBottom w:val="0"/>
          <w:divBdr>
            <w:top w:val="none" w:sz="0" w:space="0" w:color="auto"/>
            <w:left w:val="none" w:sz="0" w:space="0" w:color="auto"/>
            <w:bottom w:val="none" w:sz="0" w:space="0" w:color="auto"/>
            <w:right w:val="none" w:sz="0" w:space="0" w:color="auto"/>
          </w:divBdr>
        </w:div>
        <w:div w:id="627928460">
          <w:marLeft w:val="0"/>
          <w:marRight w:val="0"/>
          <w:marTop w:val="0"/>
          <w:marBottom w:val="0"/>
          <w:divBdr>
            <w:top w:val="none" w:sz="0" w:space="0" w:color="auto"/>
            <w:left w:val="none" w:sz="0" w:space="0" w:color="auto"/>
            <w:bottom w:val="none" w:sz="0" w:space="0" w:color="auto"/>
            <w:right w:val="none" w:sz="0" w:space="0" w:color="auto"/>
          </w:divBdr>
        </w:div>
        <w:div w:id="648361993">
          <w:marLeft w:val="0"/>
          <w:marRight w:val="0"/>
          <w:marTop w:val="0"/>
          <w:marBottom w:val="0"/>
          <w:divBdr>
            <w:top w:val="none" w:sz="0" w:space="0" w:color="auto"/>
            <w:left w:val="none" w:sz="0" w:space="0" w:color="auto"/>
            <w:bottom w:val="none" w:sz="0" w:space="0" w:color="auto"/>
            <w:right w:val="none" w:sz="0" w:space="0" w:color="auto"/>
          </w:divBdr>
        </w:div>
        <w:div w:id="778524721">
          <w:marLeft w:val="0"/>
          <w:marRight w:val="0"/>
          <w:marTop w:val="0"/>
          <w:marBottom w:val="0"/>
          <w:divBdr>
            <w:top w:val="none" w:sz="0" w:space="0" w:color="auto"/>
            <w:left w:val="none" w:sz="0" w:space="0" w:color="auto"/>
            <w:bottom w:val="none" w:sz="0" w:space="0" w:color="auto"/>
            <w:right w:val="none" w:sz="0" w:space="0" w:color="auto"/>
          </w:divBdr>
        </w:div>
        <w:div w:id="869492594">
          <w:marLeft w:val="0"/>
          <w:marRight w:val="0"/>
          <w:marTop w:val="0"/>
          <w:marBottom w:val="0"/>
          <w:divBdr>
            <w:top w:val="none" w:sz="0" w:space="0" w:color="auto"/>
            <w:left w:val="none" w:sz="0" w:space="0" w:color="auto"/>
            <w:bottom w:val="none" w:sz="0" w:space="0" w:color="auto"/>
            <w:right w:val="none" w:sz="0" w:space="0" w:color="auto"/>
          </w:divBdr>
        </w:div>
        <w:div w:id="900094139">
          <w:marLeft w:val="0"/>
          <w:marRight w:val="0"/>
          <w:marTop w:val="0"/>
          <w:marBottom w:val="0"/>
          <w:divBdr>
            <w:top w:val="none" w:sz="0" w:space="0" w:color="auto"/>
            <w:left w:val="none" w:sz="0" w:space="0" w:color="auto"/>
            <w:bottom w:val="none" w:sz="0" w:space="0" w:color="auto"/>
            <w:right w:val="none" w:sz="0" w:space="0" w:color="auto"/>
          </w:divBdr>
        </w:div>
        <w:div w:id="1286698815">
          <w:marLeft w:val="0"/>
          <w:marRight w:val="0"/>
          <w:marTop w:val="0"/>
          <w:marBottom w:val="0"/>
          <w:divBdr>
            <w:top w:val="none" w:sz="0" w:space="0" w:color="auto"/>
            <w:left w:val="none" w:sz="0" w:space="0" w:color="auto"/>
            <w:bottom w:val="none" w:sz="0" w:space="0" w:color="auto"/>
            <w:right w:val="none" w:sz="0" w:space="0" w:color="auto"/>
          </w:divBdr>
        </w:div>
        <w:div w:id="1436053134">
          <w:marLeft w:val="0"/>
          <w:marRight w:val="0"/>
          <w:marTop w:val="0"/>
          <w:marBottom w:val="0"/>
          <w:divBdr>
            <w:top w:val="none" w:sz="0" w:space="0" w:color="auto"/>
            <w:left w:val="none" w:sz="0" w:space="0" w:color="auto"/>
            <w:bottom w:val="none" w:sz="0" w:space="0" w:color="auto"/>
            <w:right w:val="none" w:sz="0" w:space="0" w:color="auto"/>
          </w:divBdr>
        </w:div>
        <w:div w:id="1455098902">
          <w:marLeft w:val="0"/>
          <w:marRight w:val="0"/>
          <w:marTop w:val="0"/>
          <w:marBottom w:val="0"/>
          <w:divBdr>
            <w:top w:val="none" w:sz="0" w:space="0" w:color="auto"/>
            <w:left w:val="none" w:sz="0" w:space="0" w:color="auto"/>
            <w:bottom w:val="none" w:sz="0" w:space="0" w:color="auto"/>
            <w:right w:val="none" w:sz="0" w:space="0" w:color="auto"/>
          </w:divBdr>
        </w:div>
        <w:div w:id="1458717013">
          <w:marLeft w:val="0"/>
          <w:marRight w:val="0"/>
          <w:marTop w:val="0"/>
          <w:marBottom w:val="0"/>
          <w:divBdr>
            <w:top w:val="none" w:sz="0" w:space="0" w:color="auto"/>
            <w:left w:val="none" w:sz="0" w:space="0" w:color="auto"/>
            <w:bottom w:val="none" w:sz="0" w:space="0" w:color="auto"/>
            <w:right w:val="none" w:sz="0" w:space="0" w:color="auto"/>
          </w:divBdr>
        </w:div>
        <w:div w:id="1659963422">
          <w:marLeft w:val="0"/>
          <w:marRight w:val="0"/>
          <w:marTop w:val="0"/>
          <w:marBottom w:val="0"/>
          <w:divBdr>
            <w:top w:val="none" w:sz="0" w:space="0" w:color="auto"/>
            <w:left w:val="none" w:sz="0" w:space="0" w:color="auto"/>
            <w:bottom w:val="none" w:sz="0" w:space="0" w:color="auto"/>
            <w:right w:val="none" w:sz="0" w:space="0" w:color="auto"/>
          </w:divBdr>
        </w:div>
        <w:div w:id="1732851757">
          <w:marLeft w:val="0"/>
          <w:marRight w:val="0"/>
          <w:marTop w:val="0"/>
          <w:marBottom w:val="0"/>
          <w:divBdr>
            <w:top w:val="none" w:sz="0" w:space="0" w:color="auto"/>
            <w:left w:val="none" w:sz="0" w:space="0" w:color="auto"/>
            <w:bottom w:val="none" w:sz="0" w:space="0" w:color="auto"/>
            <w:right w:val="none" w:sz="0" w:space="0" w:color="auto"/>
          </w:divBdr>
        </w:div>
        <w:div w:id="1869640859">
          <w:marLeft w:val="0"/>
          <w:marRight w:val="0"/>
          <w:marTop w:val="0"/>
          <w:marBottom w:val="0"/>
          <w:divBdr>
            <w:top w:val="none" w:sz="0" w:space="0" w:color="auto"/>
            <w:left w:val="none" w:sz="0" w:space="0" w:color="auto"/>
            <w:bottom w:val="none" w:sz="0" w:space="0" w:color="auto"/>
            <w:right w:val="none" w:sz="0" w:space="0" w:color="auto"/>
          </w:divBdr>
        </w:div>
        <w:div w:id="1958176728">
          <w:marLeft w:val="0"/>
          <w:marRight w:val="0"/>
          <w:marTop w:val="0"/>
          <w:marBottom w:val="0"/>
          <w:divBdr>
            <w:top w:val="none" w:sz="0" w:space="0" w:color="auto"/>
            <w:left w:val="none" w:sz="0" w:space="0" w:color="auto"/>
            <w:bottom w:val="none" w:sz="0" w:space="0" w:color="auto"/>
            <w:right w:val="none" w:sz="0" w:space="0" w:color="auto"/>
          </w:divBdr>
        </w:div>
        <w:div w:id="2107341259">
          <w:marLeft w:val="0"/>
          <w:marRight w:val="0"/>
          <w:marTop w:val="0"/>
          <w:marBottom w:val="0"/>
          <w:divBdr>
            <w:top w:val="none" w:sz="0" w:space="0" w:color="auto"/>
            <w:left w:val="none" w:sz="0" w:space="0" w:color="auto"/>
            <w:bottom w:val="none" w:sz="0" w:space="0" w:color="auto"/>
            <w:right w:val="none" w:sz="0" w:space="0" w:color="auto"/>
          </w:divBdr>
        </w:div>
        <w:div w:id="2134591260">
          <w:marLeft w:val="0"/>
          <w:marRight w:val="0"/>
          <w:marTop w:val="0"/>
          <w:marBottom w:val="0"/>
          <w:divBdr>
            <w:top w:val="none" w:sz="0" w:space="0" w:color="auto"/>
            <w:left w:val="none" w:sz="0" w:space="0" w:color="auto"/>
            <w:bottom w:val="none" w:sz="0" w:space="0" w:color="auto"/>
            <w:right w:val="none" w:sz="0" w:space="0" w:color="auto"/>
          </w:divBdr>
        </w:div>
      </w:divsChild>
    </w:div>
    <w:div w:id="1712073812">
      <w:bodyDiv w:val="1"/>
      <w:marLeft w:val="0"/>
      <w:marRight w:val="0"/>
      <w:marTop w:val="0"/>
      <w:marBottom w:val="0"/>
      <w:divBdr>
        <w:top w:val="none" w:sz="0" w:space="0" w:color="auto"/>
        <w:left w:val="none" w:sz="0" w:space="0" w:color="auto"/>
        <w:bottom w:val="none" w:sz="0" w:space="0" w:color="auto"/>
        <w:right w:val="none" w:sz="0" w:space="0" w:color="auto"/>
      </w:divBdr>
    </w:div>
    <w:div w:id="1733694415">
      <w:bodyDiv w:val="1"/>
      <w:marLeft w:val="0"/>
      <w:marRight w:val="0"/>
      <w:marTop w:val="0"/>
      <w:marBottom w:val="0"/>
      <w:divBdr>
        <w:top w:val="none" w:sz="0" w:space="0" w:color="auto"/>
        <w:left w:val="none" w:sz="0" w:space="0" w:color="auto"/>
        <w:bottom w:val="none" w:sz="0" w:space="0" w:color="auto"/>
        <w:right w:val="none" w:sz="0" w:space="0" w:color="auto"/>
      </w:divBdr>
    </w:div>
    <w:div w:id="1737389753">
      <w:bodyDiv w:val="1"/>
      <w:marLeft w:val="0"/>
      <w:marRight w:val="0"/>
      <w:marTop w:val="0"/>
      <w:marBottom w:val="0"/>
      <w:divBdr>
        <w:top w:val="none" w:sz="0" w:space="0" w:color="auto"/>
        <w:left w:val="none" w:sz="0" w:space="0" w:color="auto"/>
        <w:bottom w:val="none" w:sz="0" w:space="0" w:color="auto"/>
        <w:right w:val="none" w:sz="0" w:space="0" w:color="auto"/>
      </w:divBdr>
    </w:div>
    <w:div w:id="1824811201">
      <w:bodyDiv w:val="1"/>
      <w:marLeft w:val="0"/>
      <w:marRight w:val="0"/>
      <w:marTop w:val="0"/>
      <w:marBottom w:val="0"/>
      <w:divBdr>
        <w:top w:val="none" w:sz="0" w:space="0" w:color="auto"/>
        <w:left w:val="none" w:sz="0" w:space="0" w:color="auto"/>
        <w:bottom w:val="none" w:sz="0" w:space="0" w:color="auto"/>
        <w:right w:val="none" w:sz="0" w:space="0" w:color="auto"/>
      </w:divBdr>
    </w:div>
    <w:div w:id="1877696575">
      <w:bodyDiv w:val="1"/>
      <w:marLeft w:val="0"/>
      <w:marRight w:val="0"/>
      <w:marTop w:val="0"/>
      <w:marBottom w:val="0"/>
      <w:divBdr>
        <w:top w:val="none" w:sz="0" w:space="0" w:color="auto"/>
        <w:left w:val="none" w:sz="0" w:space="0" w:color="auto"/>
        <w:bottom w:val="none" w:sz="0" w:space="0" w:color="auto"/>
        <w:right w:val="none" w:sz="0" w:space="0" w:color="auto"/>
      </w:divBdr>
    </w:div>
    <w:div w:id="1921713117">
      <w:bodyDiv w:val="1"/>
      <w:marLeft w:val="0"/>
      <w:marRight w:val="0"/>
      <w:marTop w:val="0"/>
      <w:marBottom w:val="0"/>
      <w:divBdr>
        <w:top w:val="none" w:sz="0" w:space="0" w:color="auto"/>
        <w:left w:val="none" w:sz="0" w:space="0" w:color="auto"/>
        <w:bottom w:val="none" w:sz="0" w:space="0" w:color="auto"/>
        <w:right w:val="none" w:sz="0" w:space="0" w:color="auto"/>
      </w:divBdr>
    </w:div>
    <w:div w:id="1935505004">
      <w:bodyDiv w:val="1"/>
      <w:marLeft w:val="0"/>
      <w:marRight w:val="0"/>
      <w:marTop w:val="0"/>
      <w:marBottom w:val="0"/>
      <w:divBdr>
        <w:top w:val="none" w:sz="0" w:space="0" w:color="auto"/>
        <w:left w:val="none" w:sz="0" w:space="0" w:color="auto"/>
        <w:bottom w:val="none" w:sz="0" w:space="0" w:color="auto"/>
        <w:right w:val="none" w:sz="0" w:space="0" w:color="auto"/>
      </w:divBdr>
      <w:divsChild>
        <w:div w:id="4594622">
          <w:marLeft w:val="0"/>
          <w:marRight w:val="0"/>
          <w:marTop w:val="0"/>
          <w:marBottom w:val="0"/>
          <w:divBdr>
            <w:top w:val="none" w:sz="0" w:space="0" w:color="auto"/>
            <w:left w:val="none" w:sz="0" w:space="0" w:color="auto"/>
            <w:bottom w:val="none" w:sz="0" w:space="0" w:color="auto"/>
            <w:right w:val="none" w:sz="0" w:space="0" w:color="auto"/>
          </w:divBdr>
        </w:div>
        <w:div w:id="109519744">
          <w:marLeft w:val="0"/>
          <w:marRight w:val="0"/>
          <w:marTop w:val="0"/>
          <w:marBottom w:val="0"/>
          <w:divBdr>
            <w:top w:val="none" w:sz="0" w:space="0" w:color="auto"/>
            <w:left w:val="none" w:sz="0" w:space="0" w:color="auto"/>
            <w:bottom w:val="none" w:sz="0" w:space="0" w:color="auto"/>
            <w:right w:val="none" w:sz="0" w:space="0" w:color="auto"/>
          </w:divBdr>
        </w:div>
        <w:div w:id="126550506">
          <w:marLeft w:val="0"/>
          <w:marRight w:val="0"/>
          <w:marTop w:val="0"/>
          <w:marBottom w:val="0"/>
          <w:divBdr>
            <w:top w:val="none" w:sz="0" w:space="0" w:color="auto"/>
            <w:left w:val="none" w:sz="0" w:space="0" w:color="auto"/>
            <w:bottom w:val="none" w:sz="0" w:space="0" w:color="auto"/>
            <w:right w:val="none" w:sz="0" w:space="0" w:color="auto"/>
          </w:divBdr>
        </w:div>
        <w:div w:id="355541014">
          <w:marLeft w:val="0"/>
          <w:marRight w:val="0"/>
          <w:marTop w:val="0"/>
          <w:marBottom w:val="0"/>
          <w:divBdr>
            <w:top w:val="none" w:sz="0" w:space="0" w:color="auto"/>
            <w:left w:val="none" w:sz="0" w:space="0" w:color="auto"/>
            <w:bottom w:val="none" w:sz="0" w:space="0" w:color="auto"/>
            <w:right w:val="none" w:sz="0" w:space="0" w:color="auto"/>
          </w:divBdr>
        </w:div>
        <w:div w:id="421267435">
          <w:marLeft w:val="0"/>
          <w:marRight w:val="0"/>
          <w:marTop w:val="0"/>
          <w:marBottom w:val="0"/>
          <w:divBdr>
            <w:top w:val="none" w:sz="0" w:space="0" w:color="auto"/>
            <w:left w:val="none" w:sz="0" w:space="0" w:color="auto"/>
            <w:bottom w:val="none" w:sz="0" w:space="0" w:color="auto"/>
            <w:right w:val="none" w:sz="0" w:space="0" w:color="auto"/>
          </w:divBdr>
        </w:div>
        <w:div w:id="735052513">
          <w:marLeft w:val="0"/>
          <w:marRight w:val="0"/>
          <w:marTop w:val="0"/>
          <w:marBottom w:val="0"/>
          <w:divBdr>
            <w:top w:val="none" w:sz="0" w:space="0" w:color="auto"/>
            <w:left w:val="none" w:sz="0" w:space="0" w:color="auto"/>
            <w:bottom w:val="none" w:sz="0" w:space="0" w:color="auto"/>
            <w:right w:val="none" w:sz="0" w:space="0" w:color="auto"/>
          </w:divBdr>
        </w:div>
        <w:div w:id="820804358">
          <w:marLeft w:val="0"/>
          <w:marRight w:val="0"/>
          <w:marTop w:val="0"/>
          <w:marBottom w:val="0"/>
          <w:divBdr>
            <w:top w:val="none" w:sz="0" w:space="0" w:color="auto"/>
            <w:left w:val="none" w:sz="0" w:space="0" w:color="auto"/>
            <w:bottom w:val="none" w:sz="0" w:space="0" w:color="auto"/>
            <w:right w:val="none" w:sz="0" w:space="0" w:color="auto"/>
          </w:divBdr>
        </w:div>
        <w:div w:id="1004432662">
          <w:marLeft w:val="0"/>
          <w:marRight w:val="0"/>
          <w:marTop w:val="0"/>
          <w:marBottom w:val="0"/>
          <w:divBdr>
            <w:top w:val="none" w:sz="0" w:space="0" w:color="auto"/>
            <w:left w:val="none" w:sz="0" w:space="0" w:color="auto"/>
            <w:bottom w:val="none" w:sz="0" w:space="0" w:color="auto"/>
            <w:right w:val="none" w:sz="0" w:space="0" w:color="auto"/>
          </w:divBdr>
        </w:div>
        <w:div w:id="1005742544">
          <w:marLeft w:val="0"/>
          <w:marRight w:val="0"/>
          <w:marTop w:val="0"/>
          <w:marBottom w:val="0"/>
          <w:divBdr>
            <w:top w:val="none" w:sz="0" w:space="0" w:color="auto"/>
            <w:left w:val="none" w:sz="0" w:space="0" w:color="auto"/>
            <w:bottom w:val="none" w:sz="0" w:space="0" w:color="auto"/>
            <w:right w:val="none" w:sz="0" w:space="0" w:color="auto"/>
          </w:divBdr>
        </w:div>
        <w:div w:id="1077047089">
          <w:marLeft w:val="0"/>
          <w:marRight w:val="0"/>
          <w:marTop w:val="0"/>
          <w:marBottom w:val="0"/>
          <w:divBdr>
            <w:top w:val="none" w:sz="0" w:space="0" w:color="auto"/>
            <w:left w:val="none" w:sz="0" w:space="0" w:color="auto"/>
            <w:bottom w:val="none" w:sz="0" w:space="0" w:color="auto"/>
            <w:right w:val="none" w:sz="0" w:space="0" w:color="auto"/>
          </w:divBdr>
        </w:div>
        <w:div w:id="1184634693">
          <w:marLeft w:val="0"/>
          <w:marRight w:val="0"/>
          <w:marTop w:val="0"/>
          <w:marBottom w:val="0"/>
          <w:divBdr>
            <w:top w:val="none" w:sz="0" w:space="0" w:color="auto"/>
            <w:left w:val="none" w:sz="0" w:space="0" w:color="auto"/>
            <w:bottom w:val="none" w:sz="0" w:space="0" w:color="auto"/>
            <w:right w:val="none" w:sz="0" w:space="0" w:color="auto"/>
          </w:divBdr>
        </w:div>
        <w:div w:id="1340615315">
          <w:marLeft w:val="0"/>
          <w:marRight w:val="0"/>
          <w:marTop w:val="0"/>
          <w:marBottom w:val="0"/>
          <w:divBdr>
            <w:top w:val="none" w:sz="0" w:space="0" w:color="auto"/>
            <w:left w:val="none" w:sz="0" w:space="0" w:color="auto"/>
            <w:bottom w:val="none" w:sz="0" w:space="0" w:color="auto"/>
            <w:right w:val="none" w:sz="0" w:space="0" w:color="auto"/>
          </w:divBdr>
        </w:div>
        <w:div w:id="1425569724">
          <w:marLeft w:val="0"/>
          <w:marRight w:val="0"/>
          <w:marTop w:val="0"/>
          <w:marBottom w:val="0"/>
          <w:divBdr>
            <w:top w:val="none" w:sz="0" w:space="0" w:color="auto"/>
            <w:left w:val="none" w:sz="0" w:space="0" w:color="auto"/>
            <w:bottom w:val="none" w:sz="0" w:space="0" w:color="auto"/>
            <w:right w:val="none" w:sz="0" w:space="0" w:color="auto"/>
          </w:divBdr>
        </w:div>
        <w:div w:id="1587614553">
          <w:marLeft w:val="0"/>
          <w:marRight w:val="0"/>
          <w:marTop w:val="0"/>
          <w:marBottom w:val="0"/>
          <w:divBdr>
            <w:top w:val="none" w:sz="0" w:space="0" w:color="auto"/>
            <w:left w:val="none" w:sz="0" w:space="0" w:color="auto"/>
            <w:bottom w:val="none" w:sz="0" w:space="0" w:color="auto"/>
            <w:right w:val="none" w:sz="0" w:space="0" w:color="auto"/>
          </w:divBdr>
        </w:div>
        <w:div w:id="1708793469">
          <w:marLeft w:val="0"/>
          <w:marRight w:val="0"/>
          <w:marTop w:val="0"/>
          <w:marBottom w:val="0"/>
          <w:divBdr>
            <w:top w:val="none" w:sz="0" w:space="0" w:color="auto"/>
            <w:left w:val="none" w:sz="0" w:space="0" w:color="auto"/>
            <w:bottom w:val="none" w:sz="0" w:space="0" w:color="auto"/>
            <w:right w:val="none" w:sz="0" w:space="0" w:color="auto"/>
          </w:divBdr>
        </w:div>
        <w:div w:id="1728528360">
          <w:marLeft w:val="0"/>
          <w:marRight w:val="0"/>
          <w:marTop w:val="0"/>
          <w:marBottom w:val="0"/>
          <w:divBdr>
            <w:top w:val="none" w:sz="0" w:space="0" w:color="auto"/>
            <w:left w:val="none" w:sz="0" w:space="0" w:color="auto"/>
            <w:bottom w:val="none" w:sz="0" w:space="0" w:color="auto"/>
            <w:right w:val="none" w:sz="0" w:space="0" w:color="auto"/>
          </w:divBdr>
        </w:div>
        <w:div w:id="1924953011">
          <w:marLeft w:val="0"/>
          <w:marRight w:val="0"/>
          <w:marTop w:val="0"/>
          <w:marBottom w:val="0"/>
          <w:divBdr>
            <w:top w:val="none" w:sz="0" w:space="0" w:color="auto"/>
            <w:left w:val="none" w:sz="0" w:space="0" w:color="auto"/>
            <w:bottom w:val="none" w:sz="0" w:space="0" w:color="auto"/>
            <w:right w:val="none" w:sz="0" w:space="0" w:color="auto"/>
          </w:divBdr>
        </w:div>
        <w:div w:id="1953974230">
          <w:marLeft w:val="0"/>
          <w:marRight w:val="0"/>
          <w:marTop w:val="0"/>
          <w:marBottom w:val="0"/>
          <w:divBdr>
            <w:top w:val="none" w:sz="0" w:space="0" w:color="auto"/>
            <w:left w:val="none" w:sz="0" w:space="0" w:color="auto"/>
            <w:bottom w:val="none" w:sz="0" w:space="0" w:color="auto"/>
            <w:right w:val="none" w:sz="0" w:space="0" w:color="auto"/>
          </w:divBdr>
        </w:div>
      </w:divsChild>
    </w:div>
    <w:div w:id="1998076019">
      <w:bodyDiv w:val="1"/>
      <w:marLeft w:val="0"/>
      <w:marRight w:val="0"/>
      <w:marTop w:val="0"/>
      <w:marBottom w:val="0"/>
      <w:divBdr>
        <w:top w:val="none" w:sz="0" w:space="0" w:color="auto"/>
        <w:left w:val="none" w:sz="0" w:space="0" w:color="auto"/>
        <w:bottom w:val="none" w:sz="0" w:space="0" w:color="auto"/>
        <w:right w:val="none" w:sz="0" w:space="0" w:color="auto"/>
      </w:divBdr>
    </w:div>
    <w:div w:id="2009209351">
      <w:bodyDiv w:val="1"/>
      <w:marLeft w:val="0"/>
      <w:marRight w:val="0"/>
      <w:marTop w:val="0"/>
      <w:marBottom w:val="0"/>
      <w:divBdr>
        <w:top w:val="none" w:sz="0" w:space="0" w:color="auto"/>
        <w:left w:val="none" w:sz="0" w:space="0" w:color="auto"/>
        <w:bottom w:val="none" w:sz="0" w:space="0" w:color="auto"/>
        <w:right w:val="none" w:sz="0" w:space="0" w:color="auto"/>
      </w:divBdr>
    </w:div>
    <w:div w:id="2069188575">
      <w:bodyDiv w:val="1"/>
      <w:marLeft w:val="0"/>
      <w:marRight w:val="0"/>
      <w:marTop w:val="0"/>
      <w:marBottom w:val="0"/>
      <w:divBdr>
        <w:top w:val="none" w:sz="0" w:space="0" w:color="auto"/>
        <w:left w:val="none" w:sz="0" w:space="0" w:color="auto"/>
        <w:bottom w:val="none" w:sz="0" w:space="0" w:color="auto"/>
        <w:right w:val="none" w:sz="0" w:space="0" w:color="auto"/>
      </w:divBdr>
    </w:div>
    <w:div w:id="2083487099">
      <w:bodyDiv w:val="1"/>
      <w:marLeft w:val="0"/>
      <w:marRight w:val="0"/>
      <w:marTop w:val="0"/>
      <w:marBottom w:val="0"/>
      <w:divBdr>
        <w:top w:val="none" w:sz="0" w:space="0" w:color="auto"/>
        <w:left w:val="none" w:sz="0" w:space="0" w:color="auto"/>
        <w:bottom w:val="none" w:sz="0" w:space="0" w:color="auto"/>
        <w:right w:val="none" w:sz="0" w:space="0" w:color="auto"/>
      </w:divBdr>
      <w:divsChild>
        <w:div w:id="487939202">
          <w:marLeft w:val="0"/>
          <w:marRight w:val="0"/>
          <w:marTop w:val="0"/>
          <w:marBottom w:val="0"/>
          <w:divBdr>
            <w:top w:val="none" w:sz="0" w:space="0" w:color="auto"/>
            <w:left w:val="none" w:sz="0" w:space="0" w:color="auto"/>
            <w:bottom w:val="none" w:sz="0" w:space="0" w:color="auto"/>
            <w:right w:val="none" w:sz="0" w:space="0" w:color="auto"/>
          </w:divBdr>
        </w:div>
        <w:div w:id="1558321111">
          <w:marLeft w:val="0"/>
          <w:marRight w:val="0"/>
          <w:marTop w:val="0"/>
          <w:marBottom w:val="0"/>
          <w:divBdr>
            <w:top w:val="none" w:sz="0" w:space="0" w:color="auto"/>
            <w:left w:val="none" w:sz="0" w:space="0" w:color="auto"/>
            <w:bottom w:val="none" w:sz="0" w:space="0" w:color="auto"/>
            <w:right w:val="none" w:sz="0" w:space="0" w:color="auto"/>
          </w:divBdr>
        </w:div>
      </w:divsChild>
    </w:div>
    <w:div w:id="2094743115">
      <w:bodyDiv w:val="1"/>
      <w:marLeft w:val="0"/>
      <w:marRight w:val="0"/>
      <w:marTop w:val="0"/>
      <w:marBottom w:val="0"/>
      <w:divBdr>
        <w:top w:val="none" w:sz="0" w:space="0" w:color="auto"/>
        <w:left w:val="none" w:sz="0" w:space="0" w:color="auto"/>
        <w:bottom w:val="none" w:sz="0" w:space="0" w:color="auto"/>
        <w:right w:val="none" w:sz="0" w:space="0" w:color="auto"/>
      </w:divBdr>
    </w:div>
    <w:div w:id="2113822233">
      <w:bodyDiv w:val="1"/>
      <w:marLeft w:val="0"/>
      <w:marRight w:val="0"/>
      <w:marTop w:val="0"/>
      <w:marBottom w:val="0"/>
      <w:divBdr>
        <w:top w:val="none" w:sz="0" w:space="0" w:color="auto"/>
        <w:left w:val="none" w:sz="0" w:space="0" w:color="auto"/>
        <w:bottom w:val="none" w:sz="0" w:space="0" w:color="auto"/>
        <w:right w:val="none" w:sz="0" w:space="0" w:color="auto"/>
      </w:divBdr>
    </w:div>
    <w:div w:id="2143957632">
      <w:bodyDiv w:val="1"/>
      <w:marLeft w:val="0"/>
      <w:marRight w:val="0"/>
      <w:marTop w:val="0"/>
      <w:marBottom w:val="0"/>
      <w:divBdr>
        <w:top w:val="none" w:sz="0" w:space="0" w:color="auto"/>
        <w:left w:val="none" w:sz="0" w:space="0" w:color="auto"/>
        <w:bottom w:val="none" w:sz="0" w:space="0" w:color="auto"/>
        <w:right w:val="none" w:sz="0" w:space="0" w:color="auto"/>
      </w:divBdr>
      <w:divsChild>
        <w:div w:id="380712500">
          <w:marLeft w:val="0"/>
          <w:marRight w:val="0"/>
          <w:marTop w:val="0"/>
          <w:marBottom w:val="0"/>
          <w:divBdr>
            <w:top w:val="none" w:sz="0" w:space="0" w:color="auto"/>
            <w:left w:val="none" w:sz="0" w:space="0" w:color="auto"/>
            <w:bottom w:val="none" w:sz="0" w:space="0" w:color="auto"/>
            <w:right w:val="none" w:sz="0" w:space="0" w:color="auto"/>
          </w:divBdr>
        </w:div>
        <w:div w:id="114381375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compadre-db.or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BE912-D046-FA4A-BE05-C580C285E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10571</Words>
  <Characters>60258</Characters>
  <Application>Microsoft Office Word</Application>
  <DocSecurity>0</DocSecurity>
  <Lines>502</Lines>
  <Paragraphs>141</Paragraphs>
  <ScaleCrop>false</ScaleCrop>
  <Company/>
  <LinksUpToDate>false</LinksUpToDate>
  <CharactersWithSpaces>70688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cp:lastModifiedBy>Owen R. Jones</cp:lastModifiedBy>
  <cp:revision>1</cp:revision>
  <dcterms:created xsi:type="dcterms:W3CDTF">2026-02-28T08:16:00Z</dcterms:created>
  <dcterms:modified xsi:type="dcterms:W3CDTF">2026-02-28T09:39:00Z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