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32F046" w14:textId="306D170D" w:rsidR="001B6383" w:rsidRDefault="00D105E2" w:rsidP="00F41A64">
      <w:pPr>
        <w:spacing w:line="480" w:lineRule="auto"/>
        <w:rPr>
          <w:b/>
          <w:sz w:val="28"/>
          <w:szCs w:val="28"/>
        </w:rPr>
      </w:pPr>
      <w:r>
        <w:rPr>
          <w:b/>
          <w:sz w:val="28"/>
          <w:szCs w:val="28"/>
        </w:rPr>
        <w:t>Accounting for</w:t>
      </w:r>
      <w:r w:rsidR="004F667E" w:rsidRPr="004F667E">
        <w:rPr>
          <w:b/>
          <w:sz w:val="28"/>
          <w:szCs w:val="28"/>
        </w:rPr>
        <w:t xml:space="preserve"> sampling uncertainty in analyses of published projection matrices</w:t>
      </w:r>
    </w:p>
    <w:p w14:paraId="2FA669CC" w14:textId="77777777" w:rsidR="00E37E6B" w:rsidRDefault="00E37E6B" w:rsidP="00E37E6B">
      <w:pPr>
        <w:spacing w:line="480" w:lineRule="auto"/>
        <w:rPr>
          <w:rFonts w:cs="Lucida Grande"/>
          <w:color w:val="000000"/>
        </w:rPr>
      </w:pPr>
    </w:p>
    <w:p w14:paraId="73AA1306" w14:textId="77777777" w:rsidR="009619C0" w:rsidRDefault="009619C0" w:rsidP="00E37E6B">
      <w:pPr>
        <w:spacing w:line="480" w:lineRule="auto"/>
        <w:rPr>
          <w:rFonts w:cs="Lucida Grande"/>
          <w:color w:val="000000"/>
        </w:rPr>
      </w:pPr>
    </w:p>
    <w:p w14:paraId="1E35917A" w14:textId="77777777" w:rsidR="00E37E6B" w:rsidRPr="00C706BF" w:rsidRDefault="00E37E6B" w:rsidP="00E37E6B">
      <w:pPr>
        <w:spacing w:line="480" w:lineRule="auto"/>
        <w:rPr>
          <w:rFonts w:cs="Lucida Grande"/>
          <w:b/>
          <w:color w:val="000000"/>
        </w:rPr>
      </w:pPr>
      <w:r>
        <w:rPr>
          <w:rFonts w:cs="Lucida Grande"/>
          <w:b/>
          <w:color w:val="000000"/>
        </w:rPr>
        <w:t>Authors</w:t>
      </w:r>
      <w:r w:rsidRPr="00C706BF">
        <w:rPr>
          <w:rFonts w:cs="Lucida Grande"/>
          <w:b/>
          <w:color w:val="000000"/>
        </w:rPr>
        <w:t>:</w:t>
      </w:r>
    </w:p>
    <w:p w14:paraId="081AAB0C" w14:textId="3A89B6CD" w:rsidR="00E37E6B" w:rsidRPr="002104D1" w:rsidRDefault="00E37E6B" w:rsidP="00E37E6B">
      <w:pPr>
        <w:spacing w:line="480" w:lineRule="auto"/>
        <w:rPr>
          <w:rFonts w:cs="Lucida Grande"/>
          <w:color w:val="000000"/>
        </w:rPr>
      </w:pPr>
      <w:r>
        <w:rPr>
          <w:rFonts w:cs="Lucida Grande"/>
          <w:color w:val="000000"/>
        </w:rPr>
        <w:t>Patrick M. Barks*, Owen R. Jones</w:t>
      </w:r>
    </w:p>
    <w:p w14:paraId="0220A7E8" w14:textId="77777777" w:rsidR="00E37E6B" w:rsidRDefault="00E37E6B" w:rsidP="00E37E6B">
      <w:pPr>
        <w:spacing w:line="480" w:lineRule="auto"/>
        <w:rPr>
          <w:rFonts w:cs="Lucida Grande"/>
          <w:color w:val="000000"/>
        </w:rPr>
      </w:pPr>
    </w:p>
    <w:p w14:paraId="39D619C4" w14:textId="77777777" w:rsidR="00E37E6B" w:rsidRPr="00F1520D" w:rsidRDefault="00E37E6B" w:rsidP="00E37E6B">
      <w:pPr>
        <w:spacing w:line="480" w:lineRule="auto"/>
        <w:rPr>
          <w:rFonts w:cs="Lucida Grande"/>
          <w:b/>
          <w:color w:val="000000"/>
        </w:rPr>
      </w:pPr>
      <w:r w:rsidRPr="00F1520D">
        <w:rPr>
          <w:rFonts w:cs="Lucida Grande"/>
          <w:b/>
          <w:color w:val="000000"/>
        </w:rPr>
        <w:t>Affiliation:</w:t>
      </w:r>
    </w:p>
    <w:p w14:paraId="0C6EC53D" w14:textId="19864A33" w:rsidR="00E37E6B" w:rsidRPr="00F1520D" w:rsidRDefault="00B766E4" w:rsidP="00E37E6B">
      <w:pPr>
        <w:spacing w:line="480" w:lineRule="auto"/>
        <w:rPr>
          <w:rFonts w:cs="Lucida Grande"/>
          <w:color w:val="000000"/>
        </w:rPr>
      </w:pPr>
      <w:r w:rsidRPr="00F1520D">
        <w:rPr>
          <w:rFonts w:cs="Lucida Grande"/>
          <w:color w:val="000000"/>
        </w:rPr>
        <w:t>Interdisciplinary Centre on Population Dynamics</w:t>
      </w:r>
      <w:r w:rsidR="00C40731" w:rsidRPr="00F1520D">
        <w:rPr>
          <w:rFonts w:cs="Lucida Grande"/>
          <w:color w:val="000000"/>
        </w:rPr>
        <w:t xml:space="preserve"> (</w:t>
      </w:r>
      <w:proofErr w:type="spellStart"/>
      <w:r w:rsidR="00C40731" w:rsidRPr="00F1520D">
        <w:rPr>
          <w:rFonts w:cs="Lucida Grande"/>
          <w:color w:val="000000"/>
        </w:rPr>
        <w:t>CPop</w:t>
      </w:r>
      <w:proofErr w:type="spellEnd"/>
      <w:r w:rsidR="00C40731" w:rsidRPr="00F1520D">
        <w:rPr>
          <w:rFonts w:cs="Lucida Grande"/>
          <w:color w:val="000000"/>
        </w:rPr>
        <w:t>)</w:t>
      </w:r>
    </w:p>
    <w:p w14:paraId="1089EAB2" w14:textId="77777777" w:rsidR="00B766E4" w:rsidRPr="00E37E6B" w:rsidRDefault="00B766E4" w:rsidP="00B766E4">
      <w:pPr>
        <w:spacing w:line="480" w:lineRule="auto"/>
        <w:rPr>
          <w:rFonts w:cs="Lucida Grande"/>
          <w:color w:val="000000"/>
        </w:rPr>
      </w:pPr>
      <w:r w:rsidRPr="00E37E6B">
        <w:rPr>
          <w:rFonts w:cs="Lucida Grande"/>
          <w:color w:val="000000"/>
        </w:rPr>
        <w:t>Department of Biology</w:t>
      </w:r>
    </w:p>
    <w:p w14:paraId="15FD56C1" w14:textId="77777777" w:rsidR="00B766E4" w:rsidRPr="00E37E6B" w:rsidRDefault="00B766E4" w:rsidP="00B766E4">
      <w:pPr>
        <w:spacing w:line="480" w:lineRule="auto"/>
        <w:rPr>
          <w:rFonts w:cs="Lucida Grande"/>
          <w:color w:val="000000"/>
        </w:rPr>
      </w:pPr>
      <w:r w:rsidRPr="00E37E6B">
        <w:rPr>
          <w:rFonts w:cs="Lucida Grande"/>
          <w:color w:val="000000"/>
        </w:rPr>
        <w:t>University of Southern Denmark</w:t>
      </w:r>
    </w:p>
    <w:p w14:paraId="32F5E469" w14:textId="77777777" w:rsidR="00B766E4" w:rsidRPr="00E37E6B" w:rsidRDefault="00B766E4" w:rsidP="00B766E4">
      <w:pPr>
        <w:spacing w:line="480" w:lineRule="auto"/>
        <w:rPr>
          <w:rFonts w:cs="Lucida Grande"/>
          <w:color w:val="000000"/>
        </w:rPr>
      </w:pPr>
      <w:r w:rsidRPr="00E37E6B">
        <w:rPr>
          <w:rFonts w:cs="Lucida Grande"/>
          <w:color w:val="000000"/>
        </w:rPr>
        <w:t>5230 Odense M, Denmark</w:t>
      </w:r>
    </w:p>
    <w:p w14:paraId="36FD6046" w14:textId="77777777" w:rsidR="00B766E4" w:rsidRPr="002104D1" w:rsidRDefault="00B766E4" w:rsidP="00E37E6B">
      <w:pPr>
        <w:spacing w:line="480" w:lineRule="auto"/>
        <w:rPr>
          <w:rFonts w:cs="Lucida Grande"/>
          <w:color w:val="000000"/>
        </w:rPr>
      </w:pPr>
    </w:p>
    <w:p w14:paraId="10916C3C" w14:textId="77777777" w:rsidR="00E37E6B" w:rsidRPr="00C706BF" w:rsidRDefault="00E37E6B" w:rsidP="00E37E6B">
      <w:pPr>
        <w:spacing w:line="480" w:lineRule="auto"/>
        <w:rPr>
          <w:rFonts w:cs="Lucida Grande"/>
          <w:b/>
          <w:color w:val="000000"/>
        </w:rPr>
      </w:pPr>
      <w:r w:rsidRPr="00C706BF">
        <w:rPr>
          <w:rFonts w:cs="Lucida Grande"/>
          <w:b/>
          <w:color w:val="000000"/>
        </w:rPr>
        <w:t>*Corresponding author:</w:t>
      </w:r>
    </w:p>
    <w:p w14:paraId="35F200AE" w14:textId="77777777" w:rsidR="00E37E6B" w:rsidRPr="00C706BF" w:rsidRDefault="00E37E6B" w:rsidP="00E37E6B">
      <w:pPr>
        <w:spacing w:line="480" w:lineRule="auto"/>
        <w:rPr>
          <w:rFonts w:cs="Lucida Grande"/>
          <w:color w:val="000000"/>
        </w:rPr>
      </w:pPr>
      <w:r w:rsidRPr="00C706BF">
        <w:rPr>
          <w:rFonts w:cs="Lucida Grande"/>
          <w:color w:val="000000"/>
        </w:rPr>
        <w:t>Email: patrick.barks@gmail.com</w:t>
      </w:r>
    </w:p>
    <w:p w14:paraId="4A775DF3" w14:textId="77777777" w:rsidR="00E37E6B" w:rsidRDefault="00E37E6B" w:rsidP="00F41A64">
      <w:pPr>
        <w:spacing w:line="480" w:lineRule="auto"/>
        <w:rPr>
          <w:b/>
          <w:sz w:val="28"/>
          <w:szCs w:val="28"/>
        </w:rPr>
      </w:pPr>
    </w:p>
    <w:p w14:paraId="3D6DED7A" w14:textId="77777777" w:rsidR="00E37E6B" w:rsidRPr="002414AC" w:rsidRDefault="00E37E6B" w:rsidP="00E37E6B">
      <w:pPr>
        <w:spacing w:line="480" w:lineRule="auto"/>
        <w:rPr>
          <w:rFonts w:cs="Lucida Grande"/>
          <w:b/>
          <w:color w:val="000000"/>
        </w:rPr>
      </w:pPr>
      <w:r w:rsidRPr="002414AC">
        <w:rPr>
          <w:rFonts w:cs="Lucida Grande"/>
          <w:b/>
          <w:color w:val="000000"/>
        </w:rPr>
        <w:t>Running title</w:t>
      </w:r>
      <w:r>
        <w:rPr>
          <w:rFonts w:cs="Lucida Grande"/>
          <w:b/>
          <w:color w:val="000000"/>
        </w:rPr>
        <w:t>:</w:t>
      </w:r>
    </w:p>
    <w:p w14:paraId="3D3C420E" w14:textId="6FDBBEEA" w:rsidR="00E37E6B" w:rsidRPr="002414AC" w:rsidRDefault="00E37E6B" w:rsidP="00E37E6B">
      <w:pPr>
        <w:spacing w:line="480" w:lineRule="auto"/>
        <w:rPr>
          <w:rFonts w:cs="Lucida Grande"/>
          <w:color w:val="000000"/>
        </w:rPr>
      </w:pPr>
      <w:r>
        <w:rPr>
          <w:rFonts w:cs="Lucida Grande"/>
          <w:color w:val="000000"/>
        </w:rPr>
        <w:t xml:space="preserve">Sampling uncertainty in </w:t>
      </w:r>
      <w:r w:rsidR="000E3658">
        <w:rPr>
          <w:rFonts w:cs="Lucida Grande"/>
          <w:color w:val="000000"/>
        </w:rPr>
        <w:t>projection matrices</w:t>
      </w:r>
    </w:p>
    <w:p w14:paraId="36F9857B" w14:textId="77777777" w:rsidR="00E37E6B" w:rsidRDefault="00E37E6B" w:rsidP="00F41A64">
      <w:pPr>
        <w:spacing w:line="480" w:lineRule="auto"/>
        <w:rPr>
          <w:b/>
          <w:sz w:val="28"/>
          <w:szCs w:val="28"/>
        </w:rPr>
      </w:pPr>
    </w:p>
    <w:p w14:paraId="4571D2A2" w14:textId="77777777" w:rsidR="00E37E6B" w:rsidRDefault="00E37E6B" w:rsidP="00F41A64">
      <w:pPr>
        <w:spacing w:line="480" w:lineRule="auto"/>
        <w:rPr>
          <w:b/>
          <w:sz w:val="28"/>
          <w:szCs w:val="28"/>
        </w:rPr>
      </w:pPr>
    </w:p>
    <w:p w14:paraId="7BE782E1" w14:textId="77777777" w:rsidR="00E37E6B" w:rsidRDefault="00E37E6B" w:rsidP="00F41A64">
      <w:pPr>
        <w:spacing w:line="480" w:lineRule="auto"/>
        <w:rPr>
          <w:b/>
          <w:sz w:val="28"/>
          <w:szCs w:val="28"/>
        </w:rPr>
      </w:pPr>
    </w:p>
    <w:p w14:paraId="277D79AF" w14:textId="77777777" w:rsidR="00E37E6B" w:rsidRPr="004F667E" w:rsidRDefault="00E37E6B" w:rsidP="00F41A64">
      <w:pPr>
        <w:spacing w:line="480" w:lineRule="auto"/>
        <w:rPr>
          <w:b/>
          <w:sz w:val="28"/>
          <w:szCs w:val="28"/>
        </w:rPr>
      </w:pPr>
    </w:p>
    <w:p w14:paraId="1D38A6F7" w14:textId="2AD79AAC" w:rsidR="00F41A64" w:rsidRPr="004F667E" w:rsidRDefault="00E904A9" w:rsidP="00F41A64">
      <w:pPr>
        <w:spacing w:line="480" w:lineRule="auto"/>
        <w:rPr>
          <w:b/>
          <w:sz w:val="26"/>
          <w:szCs w:val="26"/>
        </w:rPr>
      </w:pPr>
      <w:r w:rsidRPr="004F667E">
        <w:rPr>
          <w:b/>
          <w:sz w:val="26"/>
          <w:szCs w:val="26"/>
        </w:rPr>
        <w:lastRenderedPageBreak/>
        <w:t>Abstract</w:t>
      </w:r>
    </w:p>
    <w:p w14:paraId="200A7578" w14:textId="5F431A2A" w:rsidR="003F6643" w:rsidRDefault="0061009E" w:rsidP="003F6643">
      <w:pPr>
        <w:pStyle w:val="Paragraphedeliste"/>
        <w:numPr>
          <w:ilvl w:val="0"/>
          <w:numId w:val="1"/>
        </w:numPr>
        <w:spacing w:line="480" w:lineRule="auto"/>
        <w:ind w:left="284" w:hanging="284"/>
      </w:pPr>
      <w:r w:rsidRPr="0061009E">
        <w:t xml:space="preserve">The collation of </w:t>
      </w:r>
      <w:r w:rsidR="006E6669" w:rsidRPr="0061009E">
        <w:t xml:space="preserve">thousands of population projection matrices in the COM(P)ADRE </w:t>
      </w:r>
      <w:r w:rsidR="006E6669">
        <w:t>M</w:t>
      </w:r>
      <w:r w:rsidR="006E6669" w:rsidRPr="0061009E">
        <w:t xml:space="preserve">atrix </w:t>
      </w:r>
      <w:r w:rsidR="006E6669">
        <w:t>D</w:t>
      </w:r>
      <w:r w:rsidR="006E6669" w:rsidRPr="0061009E">
        <w:t xml:space="preserve">atabases </w:t>
      </w:r>
      <w:r w:rsidR="006E6669">
        <w:t xml:space="preserve">has </w:t>
      </w:r>
      <w:r w:rsidRPr="0061009E">
        <w:t>facilitated large-scale comparative analyses in the fields of ecol</w:t>
      </w:r>
      <w:r w:rsidR="00A5434A">
        <w:t>ogy, evolution, and demography.</w:t>
      </w:r>
      <w:r w:rsidR="003F6643">
        <w:t xml:space="preserve"> </w:t>
      </w:r>
      <w:r w:rsidRPr="0061009E">
        <w:t xml:space="preserve">One potential </w:t>
      </w:r>
      <w:r w:rsidR="00A5434A">
        <w:t>limitation</w:t>
      </w:r>
      <w:r w:rsidRPr="0061009E">
        <w:t xml:space="preserve"> of most </w:t>
      </w:r>
      <w:r>
        <w:t>such analyses is that they don’</w:t>
      </w:r>
      <w:r w:rsidRPr="0061009E">
        <w:t>t account for uncertainty in the transition rates that populate projection matrices (i.e. rates of survival, growth, and reproduction). These transition rates are almost always estimated based on samples from a population, but the corresponding sampling uncertainty is rarely reported, and often difficult to derive without additional d</w:t>
      </w:r>
      <w:r w:rsidR="003F6643">
        <w:t xml:space="preserve">ata from </w:t>
      </w:r>
      <w:r w:rsidR="004828A2">
        <w:t>the original authors</w:t>
      </w:r>
      <w:r w:rsidR="003F6643">
        <w:t>.</w:t>
      </w:r>
    </w:p>
    <w:p w14:paraId="1B663291" w14:textId="74C59BE1" w:rsidR="004D7E3C" w:rsidRDefault="0061009E" w:rsidP="00312FE2">
      <w:pPr>
        <w:pStyle w:val="Paragraphedeliste"/>
        <w:numPr>
          <w:ilvl w:val="0"/>
          <w:numId w:val="1"/>
        </w:numPr>
        <w:spacing w:line="480" w:lineRule="auto"/>
        <w:ind w:left="284" w:hanging="284"/>
      </w:pPr>
      <w:r w:rsidRPr="0061009E">
        <w:t>To understand whether sampling uncertain</w:t>
      </w:r>
      <w:r w:rsidR="00F73ECE">
        <w:t>ty is relevant for analyses of published projection matrices</w:t>
      </w:r>
      <w:r w:rsidRPr="0061009E">
        <w:t xml:space="preserve">, we </w:t>
      </w:r>
      <w:r w:rsidR="00C63654">
        <w:t xml:space="preserve">identified </w:t>
      </w:r>
      <w:r w:rsidR="00B27D26">
        <w:t>a subset of</w:t>
      </w:r>
      <w:r w:rsidR="00682402">
        <w:t xml:space="preserve"> </w:t>
      </w:r>
      <w:r w:rsidR="00C63654">
        <w:t>studies</w:t>
      </w:r>
      <w:r w:rsidR="00682402">
        <w:t xml:space="preserve"> </w:t>
      </w:r>
      <w:r w:rsidR="00C069CC">
        <w:t>with</w:t>
      </w:r>
      <w:r w:rsidR="00C63654">
        <w:t xml:space="preserve"> projection matrices available in the COMPADRE</w:t>
      </w:r>
      <w:r w:rsidR="00E97D35">
        <w:t xml:space="preserve"> Plant Matrix</w:t>
      </w:r>
      <w:r w:rsidR="00C63654">
        <w:t xml:space="preserve"> database</w:t>
      </w:r>
      <w:r w:rsidR="00AF0A7F">
        <w:t xml:space="preserve"> and </w:t>
      </w:r>
      <w:r w:rsidRPr="0061009E">
        <w:t xml:space="preserve">examined </w:t>
      </w:r>
      <w:r w:rsidR="00AF0A7F">
        <w:t xml:space="preserve">the </w:t>
      </w:r>
      <w:r w:rsidRPr="0061009E">
        <w:t xml:space="preserve">papers </w:t>
      </w:r>
      <w:r w:rsidR="00DC30D9">
        <w:t>or</w:t>
      </w:r>
      <w:r w:rsidRPr="0061009E">
        <w:t xml:space="preserve"> contacted authors to obtain</w:t>
      </w:r>
      <w:r w:rsidR="00312FE2">
        <w:t xml:space="preserve"> estimates of sampling uncertainty for each transition rate</w:t>
      </w:r>
      <w:r w:rsidR="00043DB1">
        <w:t>,</w:t>
      </w:r>
      <w:r w:rsidR="00312FE2">
        <w:t xml:space="preserve"> or the data necessary to model it </w:t>
      </w:r>
      <w:r w:rsidRPr="0061009E">
        <w:t>(</w:t>
      </w:r>
      <w:r w:rsidR="00312FE2">
        <w:t xml:space="preserve">e.g. </w:t>
      </w:r>
      <w:r w:rsidR="00412156">
        <w:t>transition</w:t>
      </w:r>
      <w:r w:rsidRPr="0061009E">
        <w:t>-specific sample sizes). We then conducted parallel analyses that either incorporated or ignored sampling uncertainty and compared the results.</w:t>
      </w:r>
    </w:p>
    <w:p w14:paraId="15385C20" w14:textId="46C20C41" w:rsidR="006C289F" w:rsidRDefault="00543DC7" w:rsidP="00F754FA">
      <w:pPr>
        <w:pStyle w:val="Paragraphedeliste"/>
        <w:numPr>
          <w:ilvl w:val="0"/>
          <w:numId w:val="1"/>
        </w:numPr>
        <w:spacing w:line="480" w:lineRule="auto"/>
        <w:ind w:left="284" w:hanging="284"/>
      </w:pPr>
      <w:r>
        <w:t xml:space="preserve">Our results were mixed. A comparative analysis </w:t>
      </w:r>
      <w:r w:rsidR="0073096F">
        <w:t>relating to</w:t>
      </w:r>
      <w:r>
        <w:t xml:space="preserve"> demographic senescence was </w:t>
      </w:r>
      <w:r w:rsidR="005134B5">
        <w:t>moderately</w:t>
      </w:r>
      <w:r>
        <w:t xml:space="preserve"> impacted by sampling uncertainty, whereas </w:t>
      </w:r>
      <w:r w:rsidR="00FB5619">
        <w:t xml:space="preserve">a </w:t>
      </w:r>
      <w:r>
        <w:t>within-species analys</w:t>
      </w:r>
      <w:r w:rsidR="006324C7">
        <w:t>i</w:t>
      </w:r>
      <w:r>
        <w:t xml:space="preserve">s of the effect of weather on </w:t>
      </w:r>
      <w:r w:rsidR="00A27EF4">
        <w:t>reproductive rates</w:t>
      </w:r>
      <w:r>
        <w:t xml:space="preserve"> w</w:t>
      </w:r>
      <w:r w:rsidR="006F0547">
        <w:t>as</w:t>
      </w:r>
      <w:r>
        <w:t xml:space="preserve"> </w:t>
      </w:r>
      <w:r w:rsidR="009C0668">
        <w:t>unaffected</w:t>
      </w:r>
      <w:r w:rsidR="00F5064F">
        <w:t>.</w:t>
      </w:r>
      <w:r w:rsidR="004B0608">
        <w:t xml:space="preserve"> </w:t>
      </w:r>
      <w:r w:rsidR="00EC610B">
        <w:t>S</w:t>
      </w:r>
      <w:r w:rsidR="006710CE">
        <w:t xml:space="preserve">ampling uncertainty was </w:t>
      </w:r>
      <w:r w:rsidR="000021DB">
        <w:t>a small component of the total variation in some parameters</w:t>
      </w:r>
      <w:r w:rsidR="0049572D">
        <w:t xml:space="preserve"> we examined</w:t>
      </w:r>
      <w:r w:rsidR="000021DB">
        <w:t xml:space="preserve"> (e.g. population growth rate), but a substantial component of others</w:t>
      </w:r>
      <w:r w:rsidR="007A2EF7">
        <w:t xml:space="preserve"> (e.g. shape of the mortality distribution)</w:t>
      </w:r>
      <w:r w:rsidR="000021DB">
        <w:t>.</w:t>
      </w:r>
      <w:r w:rsidR="007A2EF7">
        <w:t xml:space="preserve"> </w:t>
      </w:r>
      <w:r w:rsidR="003B0D9E">
        <w:t>We also found that</w:t>
      </w:r>
      <w:del w:id="0" w:author="Patrick BARKS" w:date="2020-10-09T09:01:00Z">
        <w:r w:rsidR="00A20919" w:rsidDel="00150102">
          <w:delText>,</w:delText>
        </w:r>
      </w:del>
      <w:r w:rsidR="00A20919">
        <w:t xml:space="preserve"> if sampling uncertainty is ignored,</w:t>
      </w:r>
      <w:r w:rsidR="00DF5B26">
        <w:t xml:space="preserve"> some parameters de</w:t>
      </w:r>
      <w:r w:rsidR="00CF71D2">
        <w:t>rived from projection matrices</w:t>
      </w:r>
      <w:r w:rsidR="00DF5B26">
        <w:t xml:space="preserve"> </w:t>
      </w:r>
      <w:r w:rsidR="007B3D35">
        <w:t>can be biased due to</w:t>
      </w:r>
      <w:r w:rsidR="00DF5B26">
        <w:t xml:space="preserve"> </w:t>
      </w:r>
      <w:r w:rsidR="007A2EF7">
        <w:t>boundary</w:t>
      </w:r>
      <w:r w:rsidR="003A3D72">
        <w:t>-</w:t>
      </w:r>
      <w:r w:rsidR="007A2EF7">
        <w:t>estimates of stage-</w:t>
      </w:r>
      <w:r w:rsidR="007A2EF7">
        <w:lastRenderedPageBreak/>
        <w:t xml:space="preserve">specific survival </w:t>
      </w:r>
      <w:r w:rsidR="00200877">
        <w:t>(</w:t>
      </w:r>
      <w:r w:rsidR="001906F8">
        <w:t xml:space="preserve">i.e. </w:t>
      </w:r>
      <w:r w:rsidR="00295A05">
        <w:t xml:space="preserve">estimates </w:t>
      </w:r>
      <w:r w:rsidR="007A2EF7">
        <w:t xml:space="preserve">approaching </w:t>
      </w:r>
      <w:r w:rsidR="00C71CB6">
        <w:t xml:space="preserve">either </w:t>
      </w:r>
      <w:r w:rsidR="007A2EF7">
        <w:t>0% or 100%)</w:t>
      </w:r>
      <w:r w:rsidR="007B3D35">
        <w:t xml:space="preserve">, which are common </w:t>
      </w:r>
      <w:r w:rsidR="0045251F">
        <w:t>among</w:t>
      </w:r>
      <w:r w:rsidR="007B3D35">
        <w:t xml:space="preserve"> published projection matrices</w:t>
      </w:r>
      <w:r w:rsidR="000B28AD">
        <w:t>.</w:t>
      </w:r>
    </w:p>
    <w:p w14:paraId="63DE7737" w14:textId="73E4A7FD" w:rsidR="00571E7E" w:rsidRDefault="0061009E" w:rsidP="00BC0233">
      <w:pPr>
        <w:pStyle w:val="Paragraphedeliste"/>
        <w:numPr>
          <w:ilvl w:val="0"/>
          <w:numId w:val="1"/>
        </w:numPr>
        <w:spacing w:line="480" w:lineRule="auto"/>
        <w:ind w:left="284" w:hanging="284"/>
      </w:pPr>
      <w:r w:rsidRPr="0061009E">
        <w:t xml:space="preserve"> </w:t>
      </w:r>
      <w:r w:rsidR="00F63527">
        <w:t>Incorporating sampling uncertainty into analyses of published projection matrices can lead to better inference, and a m</w:t>
      </w:r>
      <w:r w:rsidR="00CC7949">
        <w:t xml:space="preserve">ore </w:t>
      </w:r>
      <w:r w:rsidR="00674D50">
        <w:t>rigorous</w:t>
      </w:r>
      <w:r w:rsidR="00E543A9">
        <w:t xml:space="preserve"> account</w:t>
      </w:r>
      <w:r w:rsidR="00571E7E">
        <w:t>ing</w:t>
      </w:r>
      <w:r w:rsidR="00256352">
        <w:t xml:space="preserve"> of uncertainty.</w:t>
      </w:r>
      <w:r w:rsidR="00A534DD">
        <w:t xml:space="preserve"> </w:t>
      </w:r>
      <w:r w:rsidR="00112BD2">
        <w:t>Further progress in this area is</w:t>
      </w:r>
      <w:r w:rsidR="001C4A3F">
        <w:t xml:space="preserve"> primarily</w:t>
      </w:r>
      <w:r w:rsidR="00112BD2">
        <w:t xml:space="preserve"> limited by data availability</w:t>
      </w:r>
      <w:r w:rsidR="00152CE8">
        <w:t>.</w:t>
      </w:r>
      <w:r w:rsidR="00BC0233">
        <w:t xml:space="preserve"> We outline </w:t>
      </w:r>
      <w:r w:rsidR="003E47B6">
        <w:t xml:space="preserve">reporting </w:t>
      </w:r>
      <w:r w:rsidR="00542FAD">
        <w:t>guidelines</w:t>
      </w:r>
      <w:r w:rsidR="003E47B6">
        <w:t xml:space="preserve"> for</w:t>
      </w:r>
      <w:r w:rsidR="00BA1546">
        <w:t xml:space="preserve"> authors of projection matrices</w:t>
      </w:r>
      <w:r w:rsidR="003E47B6">
        <w:t xml:space="preserve"> that will enable </w:t>
      </w:r>
      <w:r w:rsidR="00F053E6">
        <w:t>other researcher</w:t>
      </w:r>
      <w:r w:rsidR="00BF3F49">
        <w:t>s</w:t>
      </w:r>
      <w:r w:rsidR="00F25690">
        <w:t xml:space="preserve"> to </w:t>
      </w:r>
      <w:r w:rsidR="000C5006">
        <w:t xml:space="preserve">more readily </w:t>
      </w:r>
      <w:r w:rsidR="00F25690">
        <w:t>incorporate sampling uncertainty in</w:t>
      </w:r>
      <w:r w:rsidR="002A1B68">
        <w:t>to</w:t>
      </w:r>
      <w:r w:rsidR="00F25690">
        <w:t xml:space="preserve"> </w:t>
      </w:r>
      <w:r w:rsidR="00BC0233">
        <w:t>their analyses.</w:t>
      </w:r>
    </w:p>
    <w:p w14:paraId="67559C57" w14:textId="77777777" w:rsidR="007562D6" w:rsidRDefault="007562D6" w:rsidP="00F41A64">
      <w:pPr>
        <w:spacing w:line="480" w:lineRule="auto"/>
      </w:pPr>
    </w:p>
    <w:p w14:paraId="5A5BA971" w14:textId="77777777" w:rsidR="007562D6" w:rsidRDefault="007562D6" w:rsidP="00F41A64">
      <w:pPr>
        <w:spacing w:line="480" w:lineRule="auto"/>
      </w:pPr>
    </w:p>
    <w:p w14:paraId="1E367549" w14:textId="77777777" w:rsidR="00B1003F" w:rsidRDefault="00B1003F" w:rsidP="00F41A64">
      <w:pPr>
        <w:spacing w:line="480" w:lineRule="auto"/>
      </w:pPr>
    </w:p>
    <w:p w14:paraId="65A26867" w14:textId="77777777" w:rsidR="00A200F1" w:rsidRDefault="00A200F1" w:rsidP="00F41A64">
      <w:pPr>
        <w:spacing w:line="480" w:lineRule="auto"/>
      </w:pPr>
    </w:p>
    <w:p w14:paraId="17289443" w14:textId="77777777" w:rsidR="00A200F1" w:rsidRDefault="00A200F1" w:rsidP="00F41A64">
      <w:pPr>
        <w:spacing w:line="480" w:lineRule="auto"/>
      </w:pPr>
    </w:p>
    <w:p w14:paraId="6F83955A" w14:textId="77777777" w:rsidR="00A200F1" w:rsidRDefault="00A200F1" w:rsidP="00F41A64">
      <w:pPr>
        <w:spacing w:line="480" w:lineRule="auto"/>
      </w:pPr>
    </w:p>
    <w:p w14:paraId="1CF0CDCD" w14:textId="77777777" w:rsidR="00A200F1" w:rsidRDefault="00A200F1" w:rsidP="00F41A64">
      <w:pPr>
        <w:spacing w:line="480" w:lineRule="auto"/>
      </w:pPr>
    </w:p>
    <w:p w14:paraId="41AFF306" w14:textId="77777777" w:rsidR="00A200F1" w:rsidRDefault="00A200F1" w:rsidP="00F41A64">
      <w:pPr>
        <w:spacing w:line="480" w:lineRule="auto"/>
      </w:pPr>
    </w:p>
    <w:p w14:paraId="0EE8323D" w14:textId="77777777" w:rsidR="00A200F1" w:rsidRDefault="00A200F1" w:rsidP="00F41A64">
      <w:pPr>
        <w:spacing w:line="480" w:lineRule="auto"/>
      </w:pPr>
    </w:p>
    <w:p w14:paraId="7C420D4C" w14:textId="77777777" w:rsidR="00A200F1" w:rsidRDefault="00A200F1" w:rsidP="00F41A64">
      <w:pPr>
        <w:spacing w:line="480" w:lineRule="auto"/>
      </w:pPr>
    </w:p>
    <w:p w14:paraId="2D4AF307" w14:textId="77777777" w:rsidR="00A200F1" w:rsidRDefault="00A200F1" w:rsidP="00F41A64">
      <w:pPr>
        <w:spacing w:line="480" w:lineRule="auto"/>
      </w:pPr>
    </w:p>
    <w:p w14:paraId="31CD39C6" w14:textId="77777777" w:rsidR="009619C0" w:rsidRDefault="009619C0" w:rsidP="00F41A64">
      <w:pPr>
        <w:spacing w:line="480" w:lineRule="auto"/>
      </w:pPr>
    </w:p>
    <w:p w14:paraId="57D7FA8F" w14:textId="77777777" w:rsidR="009619C0" w:rsidRDefault="009619C0" w:rsidP="00F41A64">
      <w:pPr>
        <w:spacing w:line="480" w:lineRule="auto"/>
      </w:pPr>
    </w:p>
    <w:p w14:paraId="6A1EFC3B" w14:textId="77777777" w:rsidR="009619C0" w:rsidRDefault="009619C0" w:rsidP="00F41A64">
      <w:pPr>
        <w:spacing w:line="480" w:lineRule="auto"/>
      </w:pPr>
    </w:p>
    <w:p w14:paraId="6477FE22" w14:textId="77777777" w:rsidR="00837D8E" w:rsidRDefault="00837D8E" w:rsidP="00F41A64">
      <w:pPr>
        <w:spacing w:line="480" w:lineRule="auto"/>
      </w:pPr>
    </w:p>
    <w:p w14:paraId="1BD2E1AE" w14:textId="77777777" w:rsidR="009619C0" w:rsidRDefault="009619C0" w:rsidP="00F41A64">
      <w:pPr>
        <w:spacing w:line="480" w:lineRule="auto"/>
      </w:pPr>
    </w:p>
    <w:p w14:paraId="56B2CDBE" w14:textId="0B80BD0D" w:rsidR="00E904A9" w:rsidRPr="00B1003F" w:rsidRDefault="008A1552" w:rsidP="00F41A64">
      <w:pPr>
        <w:spacing w:line="480" w:lineRule="auto"/>
        <w:rPr>
          <w:sz w:val="26"/>
          <w:szCs w:val="26"/>
        </w:rPr>
      </w:pPr>
      <w:r>
        <w:rPr>
          <w:b/>
          <w:sz w:val="26"/>
          <w:szCs w:val="26"/>
        </w:rPr>
        <w:lastRenderedPageBreak/>
        <w:t xml:space="preserve">1. </w:t>
      </w:r>
      <w:r w:rsidR="00E904A9" w:rsidRPr="004F667E">
        <w:rPr>
          <w:b/>
          <w:sz w:val="26"/>
          <w:szCs w:val="26"/>
        </w:rPr>
        <w:t>Introduction</w:t>
      </w:r>
    </w:p>
    <w:p w14:paraId="20D77550" w14:textId="1E2068F5" w:rsidR="009225D1" w:rsidRDefault="005B5C8B" w:rsidP="00D20FAD">
      <w:pPr>
        <w:spacing w:line="480" w:lineRule="auto"/>
        <w:ind w:firstLine="720"/>
      </w:pPr>
      <w:r>
        <w:t xml:space="preserve">The collation of </w:t>
      </w:r>
      <w:r w:rsidR="00333B9A">
        <w:t xml:space="preserve">published </w:t>
      </w:r>
      <w:r>
        <w:t>demographic data in databases such as</w:t>
      </w:r>
      <w:r w:rsidR="00D9707D">
        <w:t xml:space="preserve"> </w:t>
      </w:r>
      <w:proofErr w:type="spellStart"/>
      <w:r w:rsidR="00D9707D" w:rsidRPr="007E74DF">
        <w:rPr>
          <w:smallCaps/>
        </w:rPr>
        <w:t>PanTHERIA</w:t>
      </w:r>
      <w:proofErr w:type="spellEnd"/>
      <w:r w:rsidR="00D9707D">
        <w:t xml:space="preserve"> (Jones et al. 2009),</w:t>
      </w:r>
      <w:r w:rsidR="00BD2538">
        <w:t xml:space="preserve"> </w:t>
      </w:r>
      <w:proofErr w:type="spellStart"/>
      <w:r w:rsidR="00BD2538" w:rsidRPr="007E74DF">
        <w:rPr>
          <w:smallCaps/>
        </w:rPr>
        <w:t>AnAge</w:t>
      </w:r>
      <w:proofErr w:type="spellEnd"/>
      <w:r w:rsidR="00BD2538">
        <w:t xml:space="preserve"> (</w:t>
      </w:r>
      <w:r w:rsidR="00BD2538" w:rsidRPr="00BD2538">
        <w:t xml:space="preserve">de </w:t>
      </w:r>
      <w:proofErr w:type="spellStart"/>
      <w:r w:rsidR="00BD2538" w:rsidRPr="00BD2538">
        <w:t>Magalhães</w:t>
      </w:r>
      <w:proofErr w:type="spellEnd"/>
      <w:r w:rsidR="00BD2538">
        <w:t xml:space="preserve"> and </w:t>
      </w:r>
      <w:r w:rsidR="00BD2538" w:rsidRPr="00BD2538">
        <w:t>C</w:t>
      </w:r>
      <w:r w:rsidR="00BD2538">
        <w:t>osta 2009)</w:t>
      </w:r>
      <w:r w:rsidR="00A33BFB">
        <w:t>,</w:t>
      </w:r>
      <w:r w:rsidR="006A386B">
        <w:t xml:space="preserve"> </w:t>
      </w:r>
      <w:proofErr w:type="spellStart"/>
      <w:r w:rsidR="006A386B" w:rsidRPr="006A386B">
        <w:t>Myhrvold</w:t>
      </w:r>
      <w:proofErr w:type="spellEnd"/>
      <w:r w:rsidR="006A386B">
        <w:t xml:space="preserve"> et al.</w:t>
      </w:r>
      <w:r w:rsidR="00D105EB">
        <w:t>’s</w:t>
      </w:r>
      <w:r w:rsidR="006A386B">
        <w:t xml:space="preserve"> </w:t>
      </w:r>
      <w:r w:rsidR="00D105EB">
        <w:t>(</w:t>
      </w:r>
      <w:r w:rsidR="006A386B">
        <w:t>2015)</w:t>
      </w:r>
      <w:r w:rsidR="00D105EB">
        <w:t xml:space="preserve"> amniote life history database</w:t>
      </w:r>
      <w:r w:rsidR="002A0DEA">
        <w:t>,</w:t>
      </w:r>
      <w:r w:rsidR="00D9707D">
        <w:t xml:space="preserve"> and </w:t>
      </w:r>
      <w:r w:rsidRPr="007E74DF">
        <w:rPr>
          <w:smallCaps/>
        </w:rPr>
        <w:t>COM(P)ADRE</w:t>
      </w:r>
      <w:r>
        <w:t xml:space="preserve"> (</w:t>
      </w:r>
      <w:r w:rsidR="00D9707D" w:rsidRPr="00D9707D">
        <w:t xml:space="preserve">Salguero-Gómez </w:t>
      </w:r>
      <w:r w:rsidR="008D4B1A">
        <w:t>et al. 2015</w:t>
      </w:r>
      <w:r w:rsidR="00276225">
        <w:t xml:space="preserve">, </w:t>
      </w:r>
      <w:r w:rsidR="00276225" w:rsidRPr="00CC627A">
        <w:t>Salguero</w:t>
      </w:r>
      <w:r w:rsidR="00276225">
        <w:t>-</w:t>
      </w:r>
      <w:r w:rsidR="00276225" w:rsidRPr="00CC627A">
        <w:t>Gómez</w:t>
      </w:r>
      <w:r w:rsidR="00276225">
        <w:t xml:space="preserve"> et al. 2016a</w:t>
      </w:r>
      <w:r>
        <w:t xml:space="preserve">), has </w:t>
      </w:r>
      <w:r w:rsidR="003B72EA">
        <w:t>facilitated</w:t>
      </w:r>
      <w:r>
        <w:t xml:space="preserve"> fascinating </w:t>
      </w:r>
      <w:r w:rsidR="004F7B70">
        <w:t>comparative analyses</w:t>
      </w:r>
      <w:r w:rsidR="005F772D">
        <w:t xml:space="preserve"> in </w:t>
      </w:r>
      <w:r w:rsidR="00A33BFB">
        <w:t xml:space="preserve">the fields of </w:t>
      </w:r>
      <w:r w:rsidR="00E22163">
        <w:t xml:space="preserve">ecology, </w:t>
      </w:r>
      <w:r w:rsidR="005F772D">
        <w:t>evolution</w:t>
      </w:r>
      <w:r w:rsidR="00E22163">
        <w:t>, and demography</w:t>
      </w:r>
      <w:r w:rsidR="00F01FE6">
        <w:t xml:space="preserve"> (e.g. Garratt et al. 2013, Adler et al. 2014, Healy et al. 2014, </w:t>
      </w:r>
      <w:r w:rsidR="00F01FE6" w:rsidRPr="004B1BB2">
        <w:t>Fristoe</w:t>
      </w:r>
      <w:r w:rsidR="00F01FE6">
        <w:t xml:space="preserve"> et al. 2017)</w:t>
      </w:r>
      <w:r w:rsidR="007144B4">
        <w:t xml:space="preserve">. </w:t>
      </w:r>
      <w:r w:rsidR="00F01FE6">
        <w:t>By l</w:t>
      </w:r>
      <w:r w:rsidR="003D1D1E">
        <w:t>everaging</w:t>
      </w:r>
      <w:r w:rsidR="008554DE">
        <w:t xml:space="preserve"> </w:t>
      </w:r>
      <w:r w:rsidR="005E51D3">
        <w:t>open-source</w:t>
      </w:r>
      <w:r w:rsidR="00533383">
        <w:t xml:space="preserve"> databases</w:t>
      </w:r>
      <w:r w:rsidR="00E22163">
        <w:t xml:space="preserve"> </w:t>
      </w:r>
      <w:r w:rsidR="003D1D1E">
        <w:t>that combine data from hundreds of individual studies</w:t>
      </w:r>
      <w:r w:rsidR="00E22163">
        <w:t xml:space="preserve">, researchers </w:t>
      </w:r>
      <w:r w:rsidR="00D35676">
        <w:t>are</w:t>
      </w:r>
      <w:r w:rsidR="00336CB2">
        <w:t xml:space="preserve"> </w:t>
      </w:r>
      <w:r w:rsidR="00956D7E">
        <w:t>able to test</w:t>
      </w:r>
      <w:r w:rsidR="00E578B2">
        <w:t xml:space="preserve"> hypotheses</w:t>
      </w:r>
      <w:r w:rsidR="00AC785C">
        <w:t xml:space="preserve"> of interest</w:t>
      </w:r>
      <w:r>
        <w:t xml:space="preserve"> </w:t>
      </w:r>
      <w:r w:rsidR="004F7B70">
        <w:t>at taxonomic, spatial, and temporal scales that would not otherwise be possible.</w:t>
      </w:r>
      <w:r w:rsidR="00E26456">
        <w:t xml:space="preserve"> </w:t>
      </w:r>
      <w:r w:rsidR="0060695C">
        <w:t>However,</w:t>
      </w:r>
      <w:r w:rsidR="005B49D4">
        <w:t xml:space="preserve"> </w:t>
      </w:r>
      <w:r w:rsidR="00F70766">
        <w:t>analyzing</w:t>
      </w:r>
      <w:r w:rsidR="002F2A8A">
        <w:t xml:space="preserve"> “other people’s data”</w:t>
      </w:r>
      <w:r w:rsidR="00574D90">
        <w:t xml:space="preserve"> also has its challenges</w:t>
      </w:r>
      <w:r w:rsidR="002F2A8A">
        <w:t>.</w:t>
      </w:r>
    </w:p>
    <w:p w14:paraId="67037493" w14:textId="6A9C5399" w:rsidR="00BC1E5E" w:rsidRDefault="005F772D" w:rsidP="00AA2548">
      <w:pPr>
        <w:spacing w:line="480" w:lineRule="auto"/>
        <w:ind w:firstLine="720"/>
      </w:pPr>
      <w:r>
        <w:t>One challenge in working with</w:t>
      </w:r>
      <w:r w:rsidR="00EA046C">
        <w:t xml:space="preserve"> </w:t>
      </w:r>
      <w:r w:rsidR="006B7C64">
        <w:t xml:space="preserve">large collections of published </w:t>
      </w:r>
      <w:r w:rsidR="00E317C0">
        <w:t>data</w:t>
      </w:r>
      <w:r w:rsidR="00844768">
        <w:t xml:space="preserve"> </w:t>
      </w:r>
      <w:r>
        <w:t>is that i</w:t>
      </w:r>
      <w:r w:rsidR="00E317C0">
        <w:t xml:space="preserve">t can be difficult to understand and model sources of </w:t>
      </w:r>
      <w:r w:rsidR="005C2D1E">
        <w:t xml:space="preserve">underlying </w:t>
      </w:r>
      <w:r w:rsidR="00E317C0">
        <w:t>uncertainty.</w:t>
      </w:r>
      <w:r w:rsidR="001A2A4C">
        <w:t xml:space="preserve"> </w:t>
      </w:r>
      <w:r w:rsidR="0018022C">
        <w:t xml:space="preserve">For instance, the demographic parameters reported in the databases noted above have almost always been </w:t>
      </w:r>
      <w:r w:rsidR="006C3EFB">
        <w:t xml:space="preserve">estimated </w:t>
      </w:r>
      <w:r w:rsidR="00632FDF">
        <w:t>from</w:t>
      </w:r>
      <w:r w:rsidR="00D835DA">
        <w:t xml:space="preserve"> </w:t>
      </w:r>
      <w:r w:rsidR="006C3EFB">
        <w:t xml:space="preserve">a </w:t>
      </w:r>
      <w:r w:rsidR="006C3EFB" w:rsidRPr="00A631D6">
        <w:t>sample</w:t>
      </w:r>
      <w:r w:rsidR="006C3EFB">
        <w:t xml:space="preserve"> of individuals</w:t>
      </w:r>
      <w:r w:rsidR="00EE22F5">
        <w:t xml:space="preserve"> from some larger population</w:t>
      </w:r>
      <w:r w:rsidR="00BC79C8">
        <w:t xml:space="preserve"> of interest</w:t>
      </w:r>
      <w:r w:rsidR="006C3EFB">
        <w:t xml:space="preserve">, and therefore have inherent sampling uncertainty. </w:t>
      </w:r>
      <w:r w:rsidR="00632FDF">
        <w:t>However,</w:t>
      </w:r>
      <w:r w:rsidR="006C3EFB">
        <w:t xml:space="preserve"> </w:t>
      </w:r>
      <w:r w:rsidR="0057678F">
        <w:t xml:space="preserve">parameter-specific </w:t>
      </w:r>
      <w:r w:rsidR="006C3EFB">
        <w:t xml:space="preserve">sample sizes </w:t>
      </w:r>
      <w:r w:rsidR="001A2A4C">
        <w:t>and</w:t>
      </w:r>
      <w:r w:rsidR="006C3EFB">
        <w:t xml:space="preserve"> standard errors </w:t>
      </w:r>
      <w:r w:rsidR="00632FDF">
        <w:t>are</w:t>
      </w:r>
      <w:r w:rsidR="006C3EFB">
        <w:t xml:space="preserve"> </w:t>
      </w:r>
      <w:r w:rsidR="005B488E">
        <w:t>rarely</w:t>
      </w:r>
      <w:r w:rsidR="00632FDF">
        <w:t xml:space="preserve"> </w:t>
      </w:r>
      <w:proofErr w:type="gramStart"/>
      <w:r w:rsidR="00632FDF">
        <w:t>available</w:t>
      </w:r>
      <w:r w:rsidR="003B72EA">
        <w:t>, and</w:t>
      </w:r>
      <w:proofErr w:type="gramEnd"/>
      <w:r w:rsidR="003B72EA">
        <w:t xml:space="preserve"> are </w:t>
      </w:r>
      <w:r w:rsidR="00A577E1">
        <w:t>often</w:t>
      </w:r>
      <w:r w:rsidR="003B72EA">
        <w:t xml:space="preserve"> difficult to obtain even</w:t>
      </w:r>
      <w:r w:rsidR="004C6AF1">
        <w:t xml:space="preserve"> from the original </w:t>
      </w:r>
      <w:r w:rsidR="00F45B53">
        <w:t>data sources</w:t>
      </w:r>
      <w:r w:rsidR="004C6AF1">
        <w:t>.</w:t>
      </w:r>
      <w:r w:rsidR="00CE0BE8">
        <w:t xml:space="preserve"> </w:t>
      </w:r>
      <w:r w:rsidR="00405414">
        <w:t>Th</w:t>
      </w:r>
      <w:r w:rsidR="0094255C">
        <w:t>e</w:t>
      </w:r>
      <w:r w:rsidR="00405414">
        <w:t xml:space="preserve">se </w:t>
      </w:r>
      <w:r w:rsidR="0094255C">
        <w:t>original</w:t>
      </w:r>
      <w:r w:rsidR="00405414">
        <w:t xml:space="preserve"> </w:t>
      </w:r>
      <w:r w:rsidR="003E10EB">
        <w:t>studies</w:t>
      </w:r>
      <w:r w:rsidR="0094255C">
        <w:t>,</w:t>
      </w:r>
      <w:r w:rsidR="00405414">
        <w:t xml:space="preserve"> </w:t>
      </w:r>
      <w:r w:rsidR="00387053">
        <w:t>which produce</w:t>
      </w:r>
      <w:r w:rsidR="0094255C">
        <w:t xml:space="preserve"> the parameter estimates that are later compiled in demographic databases, almost always account for </w:t>
      </w:r>
      <w:r w:rsidR="005E49D0">
        <w:t>sampling uncertainty</w:t>
      </w:r>
      <w:r w:rsidR="003740D6">
        <w:t xml:space="preserve"> in their own </w:t>
      </w:r>
      <w:r w:rsidR="0094255C">
        <w:t>analyses</w:t>
      </w:r>
      <w:r w:rsidR="00BC1E5E">
        <w:t>. However, studies that subsequently analyze parameter estimates</w:t>
      </w:r>
      <w:r w:rsidR="009966D4">
        <w:t xml:space="preserve"> </w:t>
      </w:r>
      <w:r w:rsidR="00BC1E5E">
        <w:t xml:space="preserve">compiled in demographic databases </w:t>
      </w:r>
      <w:r w:rsidR="00C971D6">
        <w:t>rarely</w:t>
      </w:r>
      <w:r w:rsidR="00BC1E5E">
        <w:t xml:space="preserve"> account for uncertainty</w:t>
      </w:r>
      <w:r w:rsidR="00E5676D">
        <w:t xml:space="preserve"> in those estimates</w:t>
      </w:r>
      <w:r w:rsidR="0028661D">
        <w:t xml:space="preserve"> — an</w:t>
      </w:r>
      <w:r w:rsidR="00BC1E5E">
        <w:t xml:space="preserve"> omission </w:t>
      </w:r>
      <w:r w:rsidR="0028661D">
        <w:t xml:space="preserve">that </w:t>
      </w:r>
      <w:r w:rsidR="00BC1E5E">
        <w:t>may lead to bias or</w:t>
      </w:r>
      <w:r w:rsidR="00E5676D">
        <w:t xml:space="preserve"> overconfidence </w:t>
      </w:r>
      <w:r w:rsidR="00BC1E5E">
        <w:t>(Biggs et al. 2009)</w:t>
      </w:r>
      <w:r w:rsidR="00357A83">
        <w:t>.</w:t>
      </w:r>
    </w:p>
    <w:p w14:paraId="6418264C" w14:textId="0BBC0D82" w:rsidR="00C33289" w:rsidRDefault="00844768" w:rsidP="005B40AD">
      <w:pPr>
        <w:spacing w:line="480" w:lineRule="auto"/>
        <w:ind w:firstLine="720"/>
      </w:pPr>
      <w:r>
        <w:t>Here we investigate</w:t>
      </w:r>
      <w:r w:rsidR="00ED0F05">
        <w:t xml:space="preserve"> </w:t>
      </w:r>
      <w:r w:rsidR="000B7D29">
        <w:t xml:space="preserve">sampling uncertainty in the </w:t>
      </w:r>
      <w:r>
        <w:t>COMPADRE Plant Matrix Database</w:t>
      </w:r>
      <w:r w:rsidR="00093461">
        <w:t xml:space="preserve"> </w:t>
      </w:r>
      <w:r w:rsidR="0035031E">
        <w:t>(</w:t>
      </w:r>
      <w:r w:rsidR="00093461">
        <w:t>Salguero-Gómez et al. 2015; www.compadre-db.org</w:t>
      </w:r>
      <w:r w:rsidR="0035031E">
        <w:t>)</w:t>
      </w:r>
      <w:r w:rsidR="00551F10">
        <w:t xml:space="preserve">, </w:t>
      </w:r>
      <w:commentRangeStart w:id="1"/>
      <w:commentRangeStart w:id="2"/>
      <w:r w:rsidR="00551F10">
        <w:t xml:space="preserve">which </w:t>
      </w:r>
      <w:r w:rsidR="00304808">
        <w:t xml:space="preserve">currently contains over </w:t>
      </w:r>
      <w:r w:rsidR="00943550">
        <w:t>9</w:t>
      </w:r>
      <w:r w:rsidR="00392309">
        <w:t>,</w:t>
      </w:r>
      <w:r w:rsidR="00304808">
        <w:t xml:space="preserve">000 </w:t>
      </w:r>
      <w:commentRangeEnd w:id="1"/>
      <w:r w:rsidR="00B64678">
        <w:rPr>
          <w:rStyle w:val="Marquedecommentaire"/>
        </w:rPr>
        <w:lastRenderedPageBreak/>
        <w:commentReference w:id="1"/>
      </w:r>
      <w:r w:rsidR="003B72EA">
        <w:t>matrix population models</w:t>
      </w:r>
      <w:r w:rsidR="009D6835">
        <w:t xml:space="preserve"> (i.e. projection matrices, hereafter MPMs)</w:t>
      </w:r>
      <w:r w:rsidR="00C270BC">
        <w:t xml:space="preserve"> </w:t>
      </w:r>
      <w:r w:rsidR="00D970FE">
        <w:t xml:space="preserve">collected </w:t>
      </w:r>
      <w:r w:rsidR="00A734F2">
        <w:t xml:space="preserve">from </w:t>
      </w:r>
      <w:r w:rsidR="00AE7619">
        <w:t>more than</w:t>
      </w:r>
      <w:r w:rsidR="00A734F2">
        <w:t xml:space="preserve"> </w:t>
      </w:r>
      <w:r w:rsidR="00943550">
        <w:t xml:space="preserve">650 </w:t>
      </w:r>
      <w:r w:rsidR="00551F10">
        <w:t xml:space="preserve">studies. </w:t>
      </w:r>
      <w:commentRangeEnd w:id="2"/>
      <w:r w:rsidR="004E1C27">
        <w:rPr>
          <w:rStyle w:val="Marquedecommentaire"/>
        </w:rPr>
        <w:commentReference w:id="2"/>
      </w:r>
      <w:r w:rsidR="00E056B1">
        <w:t>Over the course of its 20</w:t>
      </w:r>
      <w:r w:rsidR="0038183F">
        <w:t>-</w:t>
      </w:r>
      <w:r w:rsidR="00E056B1">
        <w:t>year development, r</w:t>
      </w:r>
      <w:r w:rsidR="00BC79C8">
        <w:t>esearchers have used COMPADRE</w:t>
      </w:r>
      <w:r w:rsidR="00C33289">
        <w:t xml:space="preserve"> (and </w:t>
      </w:r>
      <w:r w:rsidR="0084106F">
        <w:t>the</w:t>
      </w:r>
      <w:r w:rsidR="00C33289">
        <w:t xml:space="preserve"> sister animal </w:t>
      </w:r>
      <w:r w:rsidR="004E1C27">
        <w:t xml:space="preserve">matrix </w:t>
      </w:r>
      <w:r w:rsidR="00C33289">
        <w:t>database COMADRE</w:t>
      </w:r>
      <w:r w:rsidR="006B3308">
        <w:t xml:space="preserve">; </w:t>
      </w:r>
      <w:r w:rsidR="00A908DD" w:rsidRPr="00CC627A">
        <w:t>Salguero</w:t>
      </w:r>
      <w:r w:rsidR="00A908DD">
        <w:t>-</w:t>
      </w:r>
      <w:r w:rsidR="00A908DD" w:rsidRPr="00CC627A">
        <w:t>Gómez</w:t>
      </w:r>
      <w:r w:rsidR="00A908DD">
        <w:t xml:space="preserve"> et al. 2016a</w:t>
      </w:r>
      <w:r w:rsidR="00C33289">
        <w:t>)</w:t>
      </w:r>
      <w:r w:rsidR="00E056B1">
        <w:t xml:space="preserve"> to tackle diverse </w:t>
      </w:r>
      <w:r w:rsidR="00DA085B">
        <w:t>topics</w:t>
      </w:r>
      <w:r w:rsidR="00E056B1">
        <w:t xml:space="preserve"> in ecology, evolution, and demography</w:t>
      </w:r>
      <w:r w:rsidR="0038183F">
        <w:t>, including</w:t>
      </w:r>
      <w:r w:rsidR="00DA085B">
        <w:t>, for example, studies on</w:t>
      </w:r>
      <w:r w:rsidR="005A72EB">
        <w:t xml:space="preserve"> the structuring of</w:t>
      </w:r>
      <w:r w:rsidR="00DA085B">
        <w:t xml:space="preserve"> life history variation (</w:t>
      </w:r>
      <w:r w:rsidR="00E62232" w:rsidRPr="00E62232">
        <w:t xml:space="preserve">Franco &amp; Silvertown </w:t>
      </w:r>
      <w:r w:rsidR="00E62232">
        <w:t xml:space="preserve">1996, </w:t>
      </w:r>
      <w:r w:rsidR="0038183F">
        <w:t>Salguero-Gómez</w:t>
      </w:r>
      <w:r w:rsidR="00E62232">
        <w:t xml:space="preserve"> et al. 2016</w:t>
      </w:r>
      <w:r w:rsidR="006614CB">
        <w:t>b</w:t>
      </w:r>
      <w:r w:rsidR="00DA085B">
        <w:t xml:space="preserve">), </w:t>
      </w:r>
      <w:r w:rsidR="00E62232">
        <w:t>compar</w:t>
      </w:r>
      <w:r w:rsidR="001B7EED">
        <w:t>ative analys</w:t>
      </w:r>
      <w:r w:rsidR="002966D3">
        <w:t>e</w:t>
      </w:r>
      <w:r w:rsidR="001B7EED">
        <w:t>s of</w:t>
      </w:r>
      <w:r w:rsidR="00E62232">
        <w:t xml:space="preserve"> ageing</w:t>
      </w:r>
      <w:r w:rsidR="001B7EED">
        <w:t xml:space="preserve"> </w:t>
      </w:r>
      <w:r w:rsidR="00E056B1">
        <w:t>(</w:t>
      </w:r>
      <w:proofErr w:type="spellStart"/>
      <w:r w:rsidR="0038183F">
        <w:t>Baudisch</w:t>
      </w:r>
      <w:proofErr w:type="spellEnd"/>
      <w:r w:rsidR="0038183F">
        <w:t xml:space="preserve"> et al. 2013, </w:t>
      </w:r>
      <w:r w:rsidR="00E056B1">
        <w:t>Jones et al</w:t>
      </w:r>
      <w:r w:rsidR="00622B2E">
        <w:t>.</w:t>
      </w:r>
      <w:r w:rsidR="00E056B1">
        <w:t xml:space="preserve"> 2014), </w:t>
      </w:r>
      <w:r w:rsidR="00A577E1">
        <w:t xml:space="preserve">tests of </w:t>
      </w:r>
      <w:r w:rsidR="00E51712">
        <w:t xml:space="preserve">the </w:t>
      </w:r>
      <w:r w:rsidR="00E056B1">
        <w:t>demographic buffering</w:t>
      </w:r>
      <w:r w:rsidR="00E51712">
        <w:t xml:space="preserve"> hypothesis</w:t>
      </w:r>
      <w:r w:rsidR="00A577E1">
        <w:t xml:space="preserve"> </w:t>
      </w:r>
      <w:r w:rsidR="00E056B1">
        <w:t>(</w:t>
      </w:r>
      <w:r w:rsidR="00DA085B" w:rsidRPr="00DA085B">
        <w:t>McDonald</w:t>
      </w:r>
      <w:r w:rsidR="00DA085B">
        <w:t xml:space="preserve"> et al. 2017</w:t>
      </w:r>
      <w:r w:rsidR="00E056B1">
        <w:t xml:space="preserve">), </w:t>
      </w:r>
      <w:r w:rsidR="001B7EED">
        <w:t xml:space="preserve">and analyses of </w:t>
      </w:r>
      <w:r w:rsidR="00EB7377">
        <w:t xml:space="preserve">the impact of </w:t>
      </w:r>
      <w:r w:rsidR="001B7EED">
        <w:t>climate</w:t>
      </w:r>
      <w:r w:rsidR="005F466E">
        <w:t xml:space="preserve"> </w:t>
      </w:r>
      <w:r w:rsidR="001B7EED">
        <w:t xml:space="preserve">on </w:t>
      </w:r>
      <w:r w:rsidR="00620E1E">
        <w:t>population dynamics</w:t>
      </w:r>
      <w:r w:rsidR="001B7EED">
        <w:t xml:space="preserve"> (</w:t>
      </w:r>
      <w:r w:rsidR="00A246E1">
        <w:t xml:space="preserve">Coutts et al. 2016, </w:t>
      </w:r>
      <w:proofErr w:type="spellStart"/>
      <w:r w:rsidR="00A246E1" w:rsidRPr="00A246E1">
        <w:t>Csergő</w:t>
      </w:r>
      <w:proofErr w:type="spellEnd"/>
      <w:r w:rsidR="00A246E1">
        <w:t xml:space="preserve"> et al. 2017</w:t>
      </w:r>
      <w:r w:rsidR="001B7EED">
        <w:t>)</w:t>
      </w:r>
      <w:r w:rsidR="00A246E1">
        <w:t>.</w:t>
      </w:r>
      <w:r w:rsidR="00CE32F4">
        <w:t xml:space="preserve"> In practice, all</w:t>
      </w:r>
      <w:r w:rsidR="00737DA9">
        <w:t xml:space="preserve"> of</w:t>
      </w:r>
      <w:r w:rsidR="00CE32F4">
        <w:t xml:space="preserve"> </w:t>
      </w:r>
      <w:r w:rsidR="009D6835">
        <w:t>these analyses involve deriving</w:t>
      </w:r>
      <w:r w:rsidR="00A324AC">
        <w:t xml:space="preserve"> parameters </w:t>
      </w:r>
      <w:r w:rsidR="009D6835">
        <w:t>from a set of MPMs</w:t>
      </w:r>
      <w:r w:rsidR="006B5EC7">
        <w:t xml:space="preserve"> in COMPADRE</w:t>
      </w:r>
      <w:r w:rsidR="009D6835">
        <w:t xml:space="preserve"> (e.g. the </w:t>
      </w:r>
      <w:r w:rsidR="00E14EBD">
        <w:t xml:space="preserve">equilibrium </w:t>
      </w:r>
      <w:r w:rsidR="009D6835">
        <w:t xml:space="preserve">population growth rate </w:t>
      </w:r>
      <w:r w:rsidR="009D6835" w:rsidRPr="00337EE9">
        <w:rPr>
          <w:rFonts w:cs="Lucida Grande"/>
          <w:i/>
          <w:color w:val="000000"/>
        </w:rPr>
        <w:t>λ</w:t>
      </w:r>
      <w:r w:rsidR="00963440">
        <w:t>, elast</w:t>
      </w:r>
      <w:r w:rsidR="009D6835">
        <w:t xml:space="preserve">icities of </w:t>
      </w:r>
      <w:r w:rsidR="009D6835" w:rsidRPr="00337EE9">
        <w:rPr>
          <w:rFonts w:cs="Lucida Grande"/>
          <w:i/>
          <w:color w:val="000000"/>
        </w:rPr>
        <w:t>λ</w:t>
      </w:r>
      <w:r w:rsidR="009D6835">
        <w:t xml:space="preserve">, </w:t>
      </w:r>
      <w:r w:rsidR="00A324AC">
        <w:t xml:space="preserve">reproductive values, </w:t>
      </w:r>
      <w:r w:rsidR="0025669A">
        <w:t>mean vital rates</w:t>
      </w:r>
      <w:r w:rsidR="00B2524D">
        <w:t xml:space="preserve">, </w:t>
      </w:r>
      <w:r w:rsidR="00A324AC">
        <w:t>generation time</w:t>
      </w:r>
      <w:r w:rsidR="00B42A31">
        <w:t>,</w:t>
      </w:r>
      <w:r w:rsidR="009D6835">
        <w:t xml:space="preserve"> life expectancy</w:t>
      </w:r>
      <w:r w:rsidR="00A324AC">
        <w:t>, etc.</w:t>
      </w:r>
      <w:r w:rsidR="009D6835">
        <w:t>), and then incorporating th</w:t>
      </w:r>
      <w:r w:rsidR="002371F3">
        <w:t>e</w:t>
      </w:r>
      <w:r w:rsidR="009D6835">
        <w:t xml:space="preserve">se </w:t>
      </w:r>
      <w:r w:rsidR="00C33289">
        <w:t xml:space="preserve">parameter </w:t>
      </w:r>
      <w:r w:rsidR="009401E9">
        <w:t>estimates</w:t>
      </w:r>
      <w:r w:rsidR="00386AAE">
        <w:t>, or further derivations,</w:t>
      </w:r>
      <w:r w:rsidR="009D6835">
        <w:t xml:space="preserve"> into a statistical model.</w:t>
      </w:r>
      <w:r w:rsidR="009449A4">
        <w:t xml:space="preserve"> </w:t>
      </w:r>
      <w:r w:rsidR="009B46A2">
        <w:t xml:space="preserve">Our focus here is on the </w:t>
      </w:r>
      <w:r w:rsidR="0013476A">
        <w:t xml:space="preserve">uncertainty in </w:t>
      </w:r>
      <w:r w:rsidR="003B5CDD">
        <w:t>such</w:t>
      </w:r>
      <w:r w:rsidR="0013476A">
        <w:t xml:space="preserve"> parameter</w:t>
      </w:r>
      <w:r w:rsidR="009B46A2">
        <w:t xml:space="preserve"> </w:t>
      </w:r>
      <w:r w:rsidR="0013476A">
        <w:t>estimates</w:t>
      </w:r>
      <w:r w:rsidR="009B46A2">
        <w:t xml:space="preserve"> due to sampling uncertainty </w:t>
      </w:r>
      <w:r w:rsidR="000A6CBA">
        <w:t xml:space="preserve">in the transition rates </w:t>
      </w:r>
      <w:r w:rsidR="0054356D">
        <w:t>that populate</w:t>
      </w:r>
      <w:r w:rsidR="009B46A2">
        <w:t xml:space="preserve"> each MPM</w:t>
      </w:r>
      <w:r w:rsidR="000A6CBA">
        <w:t xml:space="preserve"> — estimated rates of survival, growth, and reproduction</w:t>
      </w:r>
      <w:r w:rsidR="0078260A">
        <w:t>.</w:t>
      </w:r>
      <w:r w:rsidR="00DF3D70">
        <w:t xml:space="preserve"> </w:t>
      </w:r>
      <w:r w:rsidR="00C33289">
        <w:t xml:space="preserve">Though sample sizes are not reported in COMPADRE, anecdotally we know that some </w:t>
      </w:r>
      <w:r w:rsidR="009B46A2">
        <w:t>transition rates</w:t>
      </w:r>
      <w:r w:rsidR="00C33289">
        <w:t xml:space="preserve"> wit</w:t>
      </w:r>
      <w:r w:rsidR="00DB494E">
        <w:t>hin some of the MPMs</w:t>
      </w:r>
      <w:r w:rsidR="00C33289">
        <w:t xml:space="preserve"> have been estimated from small samples</w:t>
      </w:r>
      <w:r w:rsidR="006C1DBD">
        <w:t xml:space="preserve"> </w:t>
      </w:r>
      <w:r w:rsidR="00C33289">
        <w:t xml:space="preserve">— as </w:t>
      </w:r>
      <w:r w:rsidR="006C1DBD">
        <w:t>small</w:t>
      </w:r>
      <w:r w:rsidR="00C33289">
        <w:t xml:space="preserve"> as a single individual in a few cases.</w:t>
      </w:r>
      <w:r w:rsidR="003D683A">
        <w:t xml:space="preserve"> Our goals here are to illustrate how sampling uncertainty in transition rates propagates to the parameters that researchers are ultimately interested in, and to probe the extent to which sampling</w:t>
      </w:r>
      <w:r w:rsidR="00BA78BB">
        <w:t xml:space="preserve"> uncertainty in MPMs may be</w:t>
      </w:r>
      <w:r w:rsidR="003D683A">
        <w:t xml:space="preserve"> relevant for </w:t>
      </w:r>
      <w:r w:rsidR="006C05EE">
        <w:t>analyses with COMPADRE.</w:t>
      </w:r>
    </w:p>
    <w:p w14:paraId="7BE7BCE1" w14:textId="77777777" w:rsidR="009B46A2" w:rsidRDefault="009B46A2" w:rsidP="00260BB8">
      <w:pPr>
        <w:spacing w:line="480" w:lineRule="auto"/>
      </w:pPr>
    </w:p>
    <w:p w14:paraId="25198E77" w14:textId="7C5C2845" w:rsidR="00257F58" w:rsidRPr="00EE6A66" w:rsidRDefault="008A1552" w:rsidP="00D970FE">
      <w:pPr>
        <w:spacing w:line="480" w:lineRule="auto"/>
        <w:rPr>
          <w:b/>
          <w:sz w:val="26"/>
          <w:szCs w:val="26"/>
        </w:rPr>
      </w:pPr>
      <w:r>
        <w:rPr>
          <w:b/>
          <w:sz w:val="26"/>
          <w:szCs w:val="26"/>
        </w:rPr>
        <w:t xml:space="preserve">2. </w:t>
      </w:r>
      <w:r w:rsidR="00AF5121" w:rsidRPr="00423D3B">
        <w:rPr>
          <w:b/>
          <w:sz w:val="26"/>
          <w:szCs w:val="26"/>
        </w:rPr>
        <w:t>Methods</w:t>
      </w:r>
    </w:p>
    <w:p w14:paraId="1EA867AA" w14:textId="1A462346" w:rsidR="00987D2E" w:rsidRPr="009B7096" w:rsidRDefault="00987D2E" w:rsidP="00987D2E">
      <w:pPr>
        <w:spacing w:line="480" w:lineRule="auto"/>
        <w:rPr>
          <w:i/>
        </w:rPr>
      </w:pPr>
      <w:r>
        <w:rPr>
          <w:i/>
        </w:rPr>
        <w:t>2.1 Background on</w:t>
      </w:r>
      <w:r w:rsidRPr="009B7096">
        <w:rPr>
          <w:i/>
        </w:rPr>
        <w:t xml:space="preserve"> </w:t>
      </w:r>
      <w:r>
        <w:rPr>
          <w:i/>
        </w:rPr>
        <w:t>the COMPADRE Plant Matrix Database</w:t>
      </w:r>
    </w:p>
    <w:p w14:paraId="428F4703" w14:textId="10369701" w:rsidR="004A7D74" w:rsidRDefault="00987D2E" w:rsidP="008671A0">
      <w:pPr>
        <w:spacing w:line="480" w:lineRule="auto"/>
        <w:ind w:firstLine="720"/>
      </w:pPr>
      <w:r>
        <w:lastRenderedPageBreak/>
        <w:t xml:space="preserve">The COMPADRE database includes MPMs and associated metadata from published studies dating as far back as 1966 (Salguero-Gómez et al. 2015). Where possible, MPMs are split into component processes of survival, growth, and retrogression (the </w:t>
      </w:r>
      <w:r w:rsidRPr="00CF5CA1">
        <w:rPr>
          <w:b/>
        </w:rPr>
        <w:t>U</w:t>
      </w:r>
      <w:r>
        <w:t xml:space="preserve"> matrix), sexual reproduction (</w:t>
      </w:r>
      <w:r w:rsidRPr="00CF5CA1">
        <w:rPr>
          <w:b/>
        </w:rPr>
        <w:t>F</w:t>
      </w:r>
      <w:r>
        <w:t>), and clonal reproduction (</w:t>
      </w:r>
      <w:r w:rsidRPr="00CF5CA1">
        <w:rPr>
          <w:b/>
        </w:rPr>
        <w:t>C</w:t>
      </w:r>
      <w:r>
        <w:t xml:space="preserve">). The database includes </w:t>
      </w:r>
      <w:r w:rsidR="000522BB">
        <w:t xml:space="preserve">a variety of </w:t>
      </w:r>
      <w:r>
        <w:t xml:space="preserve">metadata associated with each MPM, including the </w:t>
      </w:r>
      <w:r w:rsidR="00E34781">
        <w:t xml:space="preserve">relevant </w:t>
      </w:r>
      <w:r w:rsidR="00120401">
        <w:t>time period</w:t>
      </w:r>
      <w:r>
        <w:t>, geographic coordinates of the study site, population or site identifiers, and treatment conditions. From a given source study, COMPADRE often contains multiple MPMs reflecting different sites, time periods, and/or treatment conditions, a</w:t>
      </w:r>
      <w:r w:rsidR="0047112B">
        <w:t>s well as one or more “mean MPM</w:t>
      </w:r>
      <w:r>
        <w:t xml:space="preserve">” </w:t>
      </w:r>
      <w:r w:rsidR="008671A0">
        <w:t>calculated as an element-by-element arithmetic mean over multiple years and/or sites.</w:t>
      </w:r>
    </w:p>
    <w:p w14:paraId="02B3E2A7" w14:textId="77777777" w:rsidR="008671A0" w:rsidRDefault="008671A0" w:rsidP="00FE0E9A">
      <w:pPr>
        <w:spacing w:line="480" w:lineRule="auto"/>
      </w:pPr>
    </w:p>
    <w:p w14:paraId="46F8B173" w14:textId="174D4D16" w:rsidR="00987D2E" w:rsidRPr="00177C71" w:rsidRDefault="00191C01" w:rsidP="00987D2E">
      <w:pPr>
        <w:spacing w:line="480" w:lineRule="auto"/>
        <w:rPr>
          <w:i/>
        </w:rPr>
      </w:pPr>
      <w:r>
        <w:rPr>
          <w:i/>
        </w:rPr>
        <w:t xml:space="preserve">2.2 </w:t>
      </w:r>
      <w:r w:rsidR="00987D2E" w:rsidRPr="00177C71">
        <w:rPr>
          <w:i/>
        </w:rPr>
        <w:t>Target studies</w:t>
      </w:r>
    </w:p>
    <w:p w14:paraId="5053AB3B" w14:textId="7E92230A" w:rsidR="00987D2E" w:rsidRDefault="00987D2E" w:rsidP="00A87884">
      <w:pPr>
        <w:spacing w:line="480" w:lineRule="auto"/>
      </w:pPr>
      <w:r>
        <w:tab/>
        <w:t xml:space="preserve">We used a pre-release version of the COMPADRE database (compiled </w:t>
      </w:r>
      <w:r w:rsidRPr="00177C71">
        <w:t>2017</w:t>
      </w:r>
      <w:r>
        <w:t xml:space="preserve">-11-22) to identify an initial group of 91 studies that we sought to obtain data for. The initial search criteria </w:t>
      </w:r>
      <w:proofErr w:type="gramStart"/>
      <w:r>
        <w:t>were:</w:t>
      </w:r>
      <w:proofErr w:type="gramEnd"/>
      <w:r>
        <w:t xml:space="preserve"> studies published </w:t>
      </w:r>
      <w:r w:rsidR="00EA6EEA">
        <w:t>between</w:t>
      </w:r>
      <w:r>
        <w:t xml:space="preserve"> 2010</w:t>
      </w:r>
      <w:r w:rsidR="00472AF9">
        <w:t>–</w:t>
      </w:r>
      <w:r>
        <w:t>2017, species of common perennial growth types (herbaceous, shrub, tree, palm, and succulent), wild populations not subject to any experimental treatment, and MPMs with three or more stage classes and a projection interval of one year.</w:t>
      </w:r>
      <w:r w:rsidR="00A87884">
        <w:t xml:space="preserve"> </w:t>
      </w:r>
      <w:r>
        <w:t xml:space="preserve">Of the 91 studies that met our initial criteria, </w:t>
      </w:r>
      <w:r w:rsidR="00A87884">
        <w:t xml:space="preserve">we </w:t>
      </w:r>
      <w:r>
        <w:t xml:space="preserve">were able to obtain data necessary to model sampling uncertainty for 28, representing a total of 298 MPMs for 73 populations of 27 species. We supplemented this set with 5 additional studies published prior to 2010, that we had previously obtained data for (these had previously been targeted based on a </w:t>
      </w:r>
      <w:r w:rsidR="007031DB">
        <w:t xml:space="preserve">criterion </w:t>
      </w:r>
      <w:r>
        <w:t xml:space="preserve">of </w:t>
      </w:r>
      <w:r w:rsidRPr="006F78BE">
        <w:rPr>
          <w:rFonts w:eastAsia="MS Gothic"/>
          <w:color w:val="000000"/>
        </w:rPr>
        <w:t>≥</w:t>
      </w:r>
      <w:r>
        <w:t>4 years of temporal replication). Our final set therefore included 33 studies, representing 325 MPMs for 82 populations of 32 species.</w:t>
      </w:r>
    </w:p>
    <w:p w14:paraId="1A01F939" w14:textId="77777777" w:rsidR="00987D2E" w:rsidRPr="00987D2E" w:rsidRDefault="00987D2E" w:rsidP="002642AB">
      <w:pPr>
        <w:spacing w:line="480" w:lineRule="auto"/>
      </w:pPr>
    </w:p>
    <w:p w14:paraId="72B79545" w14:textId="4D274C6E" w:rsidR="002642AB" w:rsidRPr="002642AB" w:rsidRDefault="00144DF6" w:rsidP="002642AB">
      <w:pPr>
        <w:spacing w:line="480" w:lineRule="auto"/>
        <w:rPr>
          <w:i/>
        </w:rPr>
      </w:pPr>
      <w:r>
        <w:rPr>
          <w:i/>
        </w:rPr>
        <w:lastRenderedPageBreak/>
        <w:t>2.</w:t>
      </w:r>
      <w:r w:rsidR="006F47AB">
        <w:rPr>
          <w:i/>
        </w:rPr>
        <w:t>3</w:t>
      </w:r>
      <w:r>
        <w:rPr>
          <w:i/>
        </w:rPr>
        <w:t xml:space="preserve"> </w:t>
      </w:r>
      <w:r w:rsidR="004A6D4B">
        <w:rPr>
          <w:i/>
        </w:rPr>
        <w:t>Typical c</w:t>
      </w:r>
      <w:r w:rsidR="00B250E9">
        <w:rPr>
          <w:i/>
        </w:rPr>
        <w:t>onstruction of</w:t>
      </w:r>
      <w:r w:rsidR="009B514C">
        <w:rPr>
          <w:i/>
        </w:rPr>
        <w:t xml:space="preserve"> </w:t>
      </w:r>
      <w:r w:rsidR="002642AB">
        <w:rPr>
          <w:i/>
        </w:rPr>
        <w:t>matrix population models</w:t>
      </w:r>
    </w:p>
    <w:p w14:paraId="0D124BC1" w14:textId="3139D57F" w:rsidR="006934B3" w:rsidRDefault="00686F0C" w:rsidP="008D0A30">
      <w:pPr>
        <w:spacing w:line="480" w:lineRule="auto"/>
        <w:ind w:firstLine="720"/>
      </w:pPr>
      <w:r>
        <w:t>A matrix population model</w:t>
      </w:r>
      <w:r w:rsidR="00E36D6E">
        <w:t xml:space="preserve"> </w:t>
      </w:r>
      <m:oMath>
        <m:r>
          <m:rPr>
            <m:sty m:val="b"/>
          </m:rPr>
          <w:rPr>
            <w:rFonts w:ascii="Cambria Math" w:hAnsi="Cambria Math"/>
          </w:rPr>
          <m:t>A</m:t>
        </m:r>
      </m:oMath>
      <w:r w:rsidR="00E36D6E">
        <w:t xml:space="preserve"> </w:t>
      </w:r>
      <w:r>
        <w:t xml:space="preserve">is a square projection matrix whose elements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t xml:space="preserve"> represent estimated </w:t>
      </w:r>
      <w:r w:rsidR="00E36D6E">
        <w:t>transition rate</w:t>
      </w:r>
      <w:r>
        <w:t>s</w:t>
      </w:r>
      <w:r w:rsidR="00E36D6E">
        <w:t xml:space="preserve"> from stage</w:t>
      </w:r>
      <w:r>
        <w:t xml:space="preserve"> class</w:t>
      </w:r>
      <w:r w:rsidR="00E36D6E">
        <w:t xml:space="preserve"> </w:t>
      </w:r>
      <w:r w:rsidR="00E36D6E" w:rsidRPr="00E36D6E">
        <w:rPr>
          <w:i/>
        </w:rPr>
        <w:t>j</w:t>
      </w:r>
      <w:r w:rsidR="00E36D6E">
        <w:t xml:space="preserve"> to stage</w:t>
      </w:r>
      <w:r>
        <w:t xml:space="preserve"> class</w:t>
      </w:r>
      <w:r w:rsidR="00E36D6E">
        <w:t xml:space="preserve"> </w:t>
      </w:r>
      <w:proofErr w:type="spellStart"/>
      <w:r w:rsidR="00E36D6E" w:rsidRPr="00E36D6E">
        <w:rPr>
          <w:i/>
        </w:rPr>
        <w:t>i</w:t>
      </w:r>
      <w:proofErr w:type="spellEnd"/>
      <w:r w:rsidR="00E36D6E">
        <w:t xml:space="preserve"> over one projection interval</w:t>
      </w:r>
      <w:r w:rsidR="00005D43">
        <w:t xml:space="preserve"> (typically </w:t>
      </w:r>
      <w:r w:rsidR="00477193">
        <w:t>one</w:t>
      </w:r>
      <w:r w:rsidR="00005D43">
        <w:t xml:space="preserve"> year)</w:t>
      </w:r>
      <w:r>
        <w:t>.</w:t>
      </w:r>
      <w:r w:rsidR="00116389">
        <w:t xml:space="preserve"> </w:t>
      </w:r>
      <w:r w:rsidR="002D4976">
        <w:t xml:space="preserve">Transitions may reflect </w:t>
      </w:r>
      <w:r w:rsidR="001C5402">
        <w:t>the passage of</w:t>
      </w:r>
      <w:r w:rsidR="005B7989">
        <w:t xml:space="preserve"> </w:t>
      </w:r>
      <w:r w:rsidR="002D4976">
        <w:t>individuals</w:t>
      </w:r>
      <w:r w:rsidR="001C5402">
        <w:t xml:space="preserve"> from one stage to another based on</w:t>
      </w:r>
      <w:r w:rsidR="005B7989">
        <w:t xml:space="preserve"> </w:t>
      </w:r>
      <w:r w:rsidR="001C5402">
        <w:t>survival,</w:t>
      </w:r>
      <w:r w:rsidR="002D4976">
        <w:t xml:space="preserve"> growth</w:t>
      </w:r>
      <w:r w:rsidR="001C5402">
        <w:t xml:space="preserve">, or </w:t>
      </w:r>
      <w:r w:rsidR="00244130">
        <w:t>retrogression</w:t>
      </w:r>
      <w:r w:rsidR="00116389">
        <w:t xml:space="preserve"> (the </w:t>
      </w:r>
      <w:r w:rsidR="00116389" w:rsidRPr="00116389">
        <w:rPr>
          <w:b/>
        </w:rPr>
        <w:t>U</w:t>
      </w:r>
      <w:r w:rsidR="008D0A30">
        <w:t xml:space="preserve"> component), or</w:t>
      </w:r>
      <w:r w:rsidR="00090460">
        <w:t xml:space="preserve"> the production of new individuals via</w:t>
      </w:r>
      <w:r w:rsidR="008D0A30">
        <w:t xml:space="preserve"> reproducti</w:t>
      </w:r>
      <w:r w:rsidR="00090460">
        <w:t xml:space="preserve">on </w:t>
      </w:r>
      <w:r w:rsidR="00116389">
        <w:t xml:space="preserve">(the </w:t>
      </w:r>
      <w:r w:rsidR="00116389" w:rsidRPr="00116389">
        <w:rPr>
          <w:b/>
        </w:rPr>
        <w:t>F</w:t>
      </w:r>
      <w:r w:rsidR="008D0A30">
        <w:t xml:space="preserve"> component</w:t>
      </w:r>
      <w:r w:rsidR="00116389">
        <w:t>)</w:t>
      </w:r>
      <w:r w:rsidR="00395335">
        <w:t xml:space="preserve">; </w:t>
      </w:r>
      <m:oMath>
        <m:r>
          <m:rPr>
            <m:sty m:val="b"/>
          </m:rPr>
          <w:rPr>
            <w:rFonts w:ascii="Cambria Math" w:hAnsi="Cambria Math"/>
          </w:rPr>
          <m:t>A</m:t>
        </m:r>
        <m:r>
          <m:rPr>
            <m:sty m:val="bi"/>
          </m:rPr>
          <w:rPr>
            <w:rFonts w:ascii="Cambria Math" w:hAnsi="Cambria Math"/>
          </w:rPr>
          <m:t>=</m:t>
        </m:r>
        <m:r>
          <m:rPr>
            <m:sty m:val="b"/>
          </m:rPr>
          <w:rPr>
            <w:rFonts w:ascii="Cambria Math" w:hAnsi="Cambria Math"/>
          </w:rPr>
          <m:t>U</m:t>
        </m:r>
        <m:r>
          <m:rPr>
            <m:sty m:val="bi"/>
          </m:rPr>
          <w:rPr>
            <w:rFonts w:ascii="Cambria Math" w:hAnsi="Cambria Math"/>
          </w:rPr>
          <m:t>+</m:t>
        </m:r>
        <m:r>
          <m:rPr>
            <m:sty m:val="b"/>
          </m:rPr>
          <w:rPr>
            <w:rFonts w:ascii="Cambria Math" w:hAnsi="Cambria Math"/>
          </w:rPr>
          <m:t>F</m:t>
        </m:r>
      </m:oMath>
      <w:r w:rsidR="005B7989" w:rsidRPr="005B7989">
        <w:t>.</w:t>
      </w:r>
      <w:r w:rsidR="00720298">
        <w:t xml:space="preserve"> </w:t>
      </w:r>
      <w:r w:rsidR="00D80B5F">
        <w:t xml:space="preserve">Sometimes the reproductive transitions are </w:t>
      </w:r>
      <w:r w:rsidR="00ED15C3">
        <w:t xml:space="preserve">further </w:t>
      </w:r>
      <w:r w:rsidR="00D80B5F">
        <w:t>split into sexual and clonal contributions</w:t>
      </w:r>
      <w:r w:rsidR="00720298">
        <w:t>.</w:t>
      </w:r>
    </w:p>
    <w:p w14:paraId="123E562C" w14:textId="5B81C61D" w:rsidR="00682F01" w:rsidRDefault="00164150" w:rsidP="008D0A30">
      <w:pPr>
        <w:spacing w:line="480" w:lineRule="auto"/>
        <w:ind w:firstLine="720"/>
      </w:pPr>
      <w:r>
        <w:t>The m</w:t>
      </w:r>
      <w:r w:rsidR="00560F21">
        <w:t>ethodology</w:t>
      </w:r>
      <w:r>
        <w:t xml:space="preserve"> used to estimate transition rates</w:t>
      </w:r>
      <w:r w:rsidR="00560F21">
        <w:t xml:space="preserve"> </w:t>
      </w:r>
      <w:r>
        <w:t>varies among studies</w:t>
      </w:r>
      <w:r w:rsidR="00DD7812">
        <w:t xml:space="preserve">, but </w:t>
      </w:r>
      <w:r w:rsidR="007003B7">
        <w:t>in general</w:t>
      </w:r>
      <w:r w:rsidR="004950F3">
        <w:t>,</w:t>
      </w:r>
      <w:r w:rsidR="008D6B48">
        <w:t xml:space="preserve"> s</w:t>
      </w:r>
      <w:r w:rsidR="004950F3">
        <w:t xml:space="preserve">urvival-related transitions are </w:t>
      </w:r>
      <w:del w:id="3" w:author="Patrick BARKS" w:date="2020-10-09T09:06:00Z">
        <w:r w:rsidR="00BC4E6A" w:rsidDel="00150102">
          <w:delText>usually</w:delText>
        </w:r>
        <w:r w:rsidR="004950F3" w:rsidDel="00150102">
          <w:delText xml:space="preserve"> </w:delText>
        </w:r>
      </w:del>
      <w:r w:rsidR="004950F3">
        <w:t xml:space="preserve">estimated </w:t>
      </w:r>
      <w:r w:rsidR="00836C68">
        <w:t xml:space="preserve">directly </w:t>
      </w:r>
      <w:r w:rsidR="00D41083">
        <w:t>from</w:t>
      </w:r>
      <w:r w:rsidR="004950F3">
        <w:t xml:space="preserve"> </w:t>
      </w:r>
      <w:r w:rsidR="00C276DF">
        <w:t>observed</w:t>
      </w:r>
      <w:r w:rsidR="004950F3">
        <w:t xml:space="preserve"> transition frequencies </w:t>
      </w:r>
      <w:r w:rsidR="00387B10">
        <w:t>within a sample of tagged individuals</w:t>
      </w:r>
      <w:r w:rsidR="004950F3">
        <w:t>, as in</w:t>
      </w:r>
    </w:p>
    <w:p w14:paraId="4FD8C925" w14:textId="1B525A86" w:rsidR="004950F3" w:rsidRPr="00D41083" w:rsidRDefault="007810CF" w:rsidP="008D0A30">
      <w:pPr>
        <w:spacing w:line="480" w:lineRule="auto"/>
        <w:ind w:firstLine="720"/>
      </w:pPr>
      <m:oMathPara>
        <m:oMath>
          <m:sSub>
            <m:sSubPr>
              <m:ctrlPr>
                <w:rPr>
                  <w:rFonts w:ascii="Cambria Math" w:hAnsi="Cambria Math"/>
                  <w:i/>
                </w:rPr>
              </m:ctrlPr>
            </m:sSubPr>
            <m:e>
              <m:r>
                <w:rPr>
                  <w:rFonts w:ascii="Cambria Math" w:hAnsi="Cambria Math"/>
                </w:rPr>
                <m:t>U</m:t>
              </m:r>
            </m:e>
            <m:sub>
              <m:r>
                <w:rPr>
                  <w:rFonts w:ascii="Cambria Math" w:hAnsi="Cambria Math"/>
                </w:rPr>
                <m:t>ij</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m:rPr>
                  <m:sty m:val="p"/>
                </m:rPr>
                <w:rPr>
                  <w:rFonts w:ascii="Cambria Math" w:hAnsi="Cambria Math"/>
                </w:rPr>
                <m:t xml:space="preserve">number transitioned from stage </m:t>
              </m:r>
              <m:r>
                <w:rPr>
                  <w:rFonts w:ascii="Cambria Math" w:hAnsi="Cambria Math"/>
                </w:rPr>
                <m:t>j</m:t>
              </m:r>
              <m:r>
                <m:rPr>
                  <m:sty m:val="p"/>
                </m:rPr>
                <w:rPr>
                  <w:rFonts w:ascii="Cambria Math" w:hAnsi="Cambria Math"/>
                </w:rPr>
                <m:t xml:space="preserve"> in year </m:t>
              </m:r>
              <m:r>
                <w:rPr>
                  <w:rFonts w:ascii="Cambria Math" w:hAnsi="Cambria Math"/>
                </w:rPr>
                <m:t>t-1</m:t>
              </m:r>
              <m:r>
                <m:rPr>
                  <m:sty m:val="p"/>
                </m:rPr>
                <w:rPr>
                  <w:rFonts w:ascii="Cambria Math" w:hAnsi="Cambria Math"/>
                </w:rPr>
                <m:t xml:space="preserve"> to stage </m:t>
              </m:r>
              <m:r>
                <w:rPr>
                  <w:rFonts w:ascii="Cambria Math" w:hAnsi="Cambria Math"/>
                </w:rPr>
                <m:t>i</m:t>
              </m:r>
              <m:r>
                <m:rPr>
                  <m:sty m:val="p"/>
                </m:rPr>
                <w:rPr>
                  <w:rFonts w:ascii="Cambria Math" w:hAnsi="Cambria Math"/>
                </w:rPr>
                <m:t xml:space="preserve"> in year </m:t>
              </m:r>
              <m:r>
                <w:rPr>
                  <w:rFonts w:ascii="Cambria Math" w:hAnsi="Cambria Math"/>
                </w:rPr>
                <m:t>t</m:t>
              </m:r>
            </m:num>
            <m:den>
              <m:r>
                <m:rPr>
                  <m:sty m:val="p"/>
                </m:rPr>
                <w:rPr>
                  <w:rFonts w:ascii="Cambria Math" w:hAnsi="Cambria Math"/>
                </w:rPr>
                <m:t xml:space="preserve">number in stage </m:t>
              </m:r>
              <m:r>
                <w:rPr>
                  <w:rFonts w:ascii="Cambria Math" w:hAnsi="Cambria Math"/>
                </w:rPr>
                <m:t>j</m:t>
              </m:r>
              <m:r>
                <m:rPr>
                  <m:sty m:val="p"/>
                </m:rPr>
                <w:rPr>
                  <w:rFonts w:ascii="Cambria Math" w:hAnsi="Cambria Math"/>
                </w:rPr>
                <m:t xml:space="preserve"> in year </m:t>
              </m:r>
              <m:r>
                <w:rPr>
                  <w:rFonts w:ascii="Cambria Math" w:hAnsi="Cambria Math"/>
                </w:rPr>
                <m:t>t-1</m:t>
              </m:r>
            </m:den>
          </m:f>
          <m:r>
            <w:rPr>
              <w:rFonts w:ascii="Cambria Math" w:hAnsi="Cambria Math"/>
            </w:rPr>
            <m:t>.</m:t>
          </m:r>
        </m:oMath>
      </m:oMathPara>
    </w:p>
    <w:p w14:paraId="30E3862D" w14:textId="0908AD74" w:rsidR="00DD262C" w:rsidRDefault="000D3DB9" w:rsidP="00D41083">
      <w:pPr>
        <w:spacing w:line="480" w:lineRule="auto"/>
      </w:pPr>
      <w:r>
        <w:t>Reproductive transitions are sometimes</w:t>
      </w:r>
      <w:r w:rsidR="00DD262C">
        <w:t xml:space="preserve"> estimated directly from counts of new </w:t>
      </w:r>
      <w:r w:rsidR="0063646B">
        <w:t>recruits</w:t>
      </w:r>
      <w:r w:rsidR="00DD262C">
        <w:t xml:space="preserve"> at time </w:t>
      </w:r>
      <w:r w:rsidR="00DD262C" w:rsidRPr="00DD262C">
        <w:rPr>
          <w:i/>
        </w:rPr>
        <w:t>t</w:t>
      </w:r>
      <w:r w:rsidR="00DD262C">
        <w:t xml:space="preserve"> per reproductive individual at time </w:t>
      </w:r>
      <w:r w:rsidR="00DD262C" w:rsidRPr="00DD262C">
        <w:rPr>
          <w:i/>
        </w:rPr>
        <w:t>t</w:t>
      </w:r>
      <w:r w:rsidR="00DD262C">
        <w:t>-1,</w:t>
      </w:r>
      <w:r w:rsidR="001D110A">
        <w:t xml:space="preserve"> as in</w:t>
      </w:r>
    </w:p>
    <w:p w14:paraId="3A8CF9F7" w14:textId="4F2DB03B" w:rsidR="00DD262C" w:rsidRDefault="007810CF" w:rsidP="00DD262C">
      <w:pPr>
        <w:spacing w:line="480" w:lineRule="auto"/>
      </w:pPr>
      <m:oMathPara>
        <m:oMath>
          <m:sSub>
            <m:sSubPr>
              <m:ctrlPr>
                <w:rPr>
                  <w:rFonts w:ascii="Cambria Math" w:hAnsi="Cambria Math"/>
                  <w:i/>
                </w:rPr>
              </m:ctrlPr>
            </m:sSubPr>
            <m:e>
              <m:r>
                <w:rPr>
                  <w:rFonts w:ascii="Cambria Math" w:hAnsi="Cambria Math"/>
                </w:rPr>
                <m:t>F</m:t>
              </m:r>
            </m:e>
            <m:sub>
              <m:r>
                <w:rPr>
                  <w:rFonts w:ascii="Cambria Math" w:hAnsi="Cambria Math"/>
                </w:rPr>
                <m:t>sr</m:t>
              </m:r>
            </m:sub>
          </m:sSub>
          <m:r>
            <w:rPr>
              <w:rFonts w:ascii="Cambria Math" w:hAnsi="Cambria Math"/>
            </w:rPr>
            <m:t>(t)=</m:t>
          </m:r>
          <m:f>
            <m:fPr>
              <m:ctrlPr>
                <w:rPr>
                  <w:rFonts w:ascii="Cambria Math" w:hAnsi="Cambria Math"/>
                  <w:i/>
                </w:rPr>
              </m:ctrlPr>
            </m:fPr>
            <m:num>
              <m:r>
                <m:rPr>
                  <m:sty m:val="p"/>
                </m:rPr>
                <w:rPr>
                  <w:rFonts w:ascii="Cambria Math" w:hAnsi="Cambria Math"/>
                </w:rPr>
                <m:t xml:space="preserve">number in recruit stage </m:t>
              </m:r>
              <m:r>
                <w:rPr>
                  <w:rFonts w:ascii="Cambria Math" w:hAnsi="Cambria Math"/>
                </w:rPr>
                <m:t>s</m:t>
              </m:r>
              <m:r>
                <m:rPr>
                  <m:sty m:val="p"/>
                </m:rPr>
                <w:rPr>
                  <w:rFonts w:ascii="Cambria Math" w:hAnsi="Cambria Math"/>
                </w:rPr>
                <m:t xml:space="preserve"> in year </m:t>
              </m:r>
              <m:r>
                <w:rPr>
                  <w:rFonts w:ascii="Cambria Math" w:hAnsi="Cambria Math"/>
                </w:rPr>
                <m:t>t</m:t>
              </m:r>
              <m:r>
                <m:rPr>
                  <m:sty m:val="p"/>
                </m:rPr>
                <w:rPr>
                  <w:rFonts w:ascii="Cambria Math" w:hAnsi="Cambria Math"/>
                </w:rPr>
                <m:t xml:space="preserve"> </m:t>
              </m:r>
            </m:num>
            <m:den>
              <m:r>
                <m:rPr>
                  <m:sty m:val="p"/>
                </m:rPr>
                <w:rPr>
                  <w:rFonts w:ascii="Cambria Math" w:hAnsi="Cambria Math"/>
                </w:rPr>
                <m:t xml:space="preserve">number in reproductive stage </m:t>
              </m:r>
              <m:r>
                <w:rPr>
                  <w:rFonts w:ascii="Cambria Math" w:hAnsi="Cambria Math"/>
                </w:rPr>
                <m:t>r</m:t>
              </m:r>
              <m:r>
                <m:rPr>
                  <m:sty m:val="p"/>
                </m:rPr>
                <w:rPr>
                  <w:rFonts w:ascii="Cambria Math" w:hAnsi="Cambria Math"/>
                </w:rPr>
                <m:t xml:space="preserve"> in year </m:t>
              </m:r>
              <m:r>
                <w:rPr>
                  <w:rFonts w:ascii="Cambria Math" w:hAnsi="Cambria Math"/>
                </w:rPr>
                <m:t>t-1</m:t>
              </m:r>
            </m:den>
          </m:f>
          <m:r>
            <w:rPr>
              <w:rFonts w:ascii="Cambria Math" w:hAnsi="Cambria Math"/>
            </w:rPr>
            <m:t>.</m:t>
          </m:r>
        </m:oMath>
      </m:oMathPara>
    </w:p>
    <w:p w14:paraId="54194CF2" w14:textId="47573782" w:rsidR="00DD262C" w:rsidRDefault="009E001D" w:rsidP="00D41083">
      <w:pPr>
        <w:spacing w:line="480" w:lineRule="auto"/>
      </w:pPr>
      <w:r>
        <w:t>Alternatively,</w:t>
      </w:r>
      <w:r w:rsidR="0068303D">
        <w:t xml:space="preserve"> reproductive transitions </w:t>
      </w:r>
      <w:r w:rsidR="00807161">
        <w:t>may</w:t>
      </w:r>
      <w:r w:rsidR="0068303D">
        <w:t xml:space="preserve"> be split into multiple lower-level vital rates (e.g. numbers of flowers per plant, fruits per flower, and seeds per fruit, seed survival probability,</w:t>
      </w:r>
      <w:r w:rsidR="00AE2C16">
        <w:t xml:space="preserve"> and</w:t>
      </w:r>
      <w:r w:rsidR="0068303D">
        <w:t xml:space="preserve"> seed germination probability), which </w:t>
      </w:r>
      <w:r w:rsidR="001D62AC">
        <w:t>are typically</w:t>
      </w:r>
      <w:r w:rsidR="0068303D">
        <w:t xml:space="preserve"> estimated </w:t>
      </w:r>
      <w:r w:rsidR="00947D4E">
        <w:t>from separate samples, and then multiplied to derive the overall transition rate.</w:t>
      </w:r>
      <w:r w:rsidR="004846F5">
        <w:t xml:space="preserve"> In some studies, transition rates are estimated using more nuanced statistical models, that partially-pool estimates across </w:t>
      </w:r>
      <w:r w:rsidR="00081D0E">
        <w:t xml:space="preserve">stage classes, </w:t>
      </w:r>
      <w:r w:rsidR="004846F5">
        <w:t>sites</w:t>
      </w:r>
      <w:r w:rsidR="00E66D0C">
        <w:t>, and/</w:t>
      </w:r>
      <w:r w:rsidR="004846F5">
        <w:t>or years</w:t>
      </w:r>
      <w:r w:rsidR="00081D0E">
        <w:t xml:space="preserve">, or incorporate additional variables </w:t>
      </w:r>
      <w:r w:rsidR="00033797">
        <w:t>external to the MPM.</w:t>
      </w:r>
    </w:p>
    <w:p w14:paraId="5791AB92" w14:textId="77777777" w:rsidR="002642AB" w:rsidRDefault="002642AB" w:rsidP="00D41083">
      <w:pPr>
        <w:spacing w:line="480" w:lineRule="auto"/>
      </w:pPr>
    </w:p>
    <w:p w14:paraId="3A47D1CF" w14:textId="3B772DC4" w:rsidR="002642AB" w:rsidRPr="002642AB" w:rsidRDefault="002642AB" w:rsidP="00D41083">
      <w:pPr>
        <w:spacing w:line="480" w:lineRule="auto"/>
        <w:rPr>
          <w:i/>
        </w:rPr>
      </w:pPr>
      <w:r>
        <w:rPr>
          <w:i/>
        </w:rPr>
        <w:lastRenderedPageBreak/>
        <w:t>2.</w:t>
      </w:r>
      <w:r w:rsidR="002E7158">
        <w:rPr>
          <w:i/>
        </w:rPr>
        <w:t>4</w:t>
      </w:r>
      <w:r>
        <w:rPr>
          <w:i/>
        </w:rPr>
        <w:t xml:space="preserve"> </w:t>
      </w:r>
      <w:r w:rsidRPr="003530FF">
        <w:rPr>
          <w:i/>
        </w:rPr>
        <w:t>Sampling distribution for a single MPM</w:t>
      </w:r>
    </w:p>
    <w:p w14:paraId="6FA39D8D" w14:textId="5D8DDFBF" w:rsidR="00F63F16" w:rsidRDefault="00682F01" w:rsidP="00D822A9">
      <w:pPr>
        <w:spacing w:line="480" w:lineRule="auto"/>
        <w:ind w:firstLine="720"/>
      </w:pPr>
      <w:r>
        <w:t>Techniques for estimating sampling uncertainty in</w:t>
      </w:r>
      <w:r w:rsidR="00E7635C">
        <w:t xml:space="preserve"> transition</w:t>
      </w:r>
      <w:r w:rsidR="00A94D08">
        <w:t xml:space="preserve"> rates</w:t>
      </w:r>
      <w:r>
        <w:t xml:space="preserve"> and </w:t>
      </w:r>
      <w:r w:rsidR="008A7E9D">
        <w:t xml:space="preserve">derived </w:t>
      </w:r>
      <w:r w:rsidR="002512F5">
        <w:t xml:space="preserve">parameters </w:t>
      </w:r>
      <w:r>
        <w:t xml:space="preserve">are reviewed </w:t>
      </w:r>
      <w:r w:rsidR="00E431FA">
        <w:t xml:space="preserve">in </w:t>
      </w:r>
      <w:r>
        <w:t>Caswell (200</w:t>
      </w:r>
      <w:r w:rsidR="00983713">
        <w:t>1</w:t>
      </w:r>
      <w:r>
        <w:t>, Ch. 12).</w:t>
      </w:r>
      <w:r w:rsidR="005D540E">
        <w:t xml:space="preserve"> The method we use here is paramet</w:t>
      </w:r>
      <w:r w:rsidR="002F2507">
        <w:t>ric bootstrapping</w:t>
      </w:r>
      <w:r w:rsidR="002512F5">
        <w:t>, in which we generate a sampling distribution for each MPM by taking 2,000 independent random draws from the sampling distribution of each underlying transition rate.</w:t>
      </w:r>
      <w:r w:rsidR="00144DF6">
        <w:t xml:space="preserve"> For example, if </w:t>
      </w:r>
      <m:oMath>
        <m:sSub>
          <m:sSubPr>
            <m:ctrlPr>
              <w:rPr>
                <w:rFonts w:ascii="Cambria Math" w:hAnsi="Cambria Math"/>
                <w:i/>
              </w:rPr>
            </m:ctrlPr>
          </m:sSubPr>
          <m:e>
            <m:r>
              <w:rPr>
                <w:rFonts w:ascii="Cambria Math" w:hAnsi="Cambria Math"/>
              </w:rPr>
              <m:t>U</m:t>
            </m:r>
          </m:e>
          <m:sub>
            <m:r>
              <w:rPr>
                <w:rFonts w:ascii="Cambria Math" w:hAnsi="Cambria Math"/>
              </w:rPr>
              <m:t>ij</m:t>
            </m:r>
          </m:sub>
        </m:sSub>
      </m:oMath>
      <w:r w:rsidR="00144DF6">
        <w:t xml:space="preserve"> is a survival-related transition from stage </w:t>
      </w:r>
      <w:r w:rsidR="00144DF6" w:rsidRPr="0064388C">
        <w:rPr>
          <w:i/>
        </w:rPr>
        <w:t>j</w:t>
      </w:r>
      <w:r w:rsidR="00144DF6">
        <w:t xml:space="preserve"> to </w:t>
      </w:r>
      <w:proofErr w:type="spellStart"/>
      <w:r w:rsidR="00144DF6" w:rsidRPr="0064388C">
        <w:rPr>
          <w:i/>
        </w:rPr>
        <w:t>i</w:t>
      </w:r>
      <w:proofErr w:type="spellEnd"/>
      <w:r w:rsidR="00144DF6">
        <w:t xml:space="preserve">, estimated based on the observation that </w:t>
      </w:r>
      <m:oMath>
        <m:r>
          <w:rPr>
            <w:rFonts w:ascii="Cambria Math" w:hAnsi="Cambria Math"/>
          </w:rPr>
          <m:t>k</m:t>
        </m:r>
      </m:oMath>
      <w:r w:rsidR="00144DF6">
        <w:t xml:space="preserve"> out of the </w:t>
      </w:r>
      <m:oMath>
        <m:r>
          <w:rPr>
            <w:rFonts w:ascii="Cambria Math" w:hAnsi="Cambria Math"/>
          </w:rPr>
          <m:t>n</m:t>
        </m:r>
      </m:oMath>
      <w:r w:rsidR="00144DF6">
        <w:t xml:space="preserve"> individuals in stage </w:t>
      </w:r>
      <w:r w:rsidR="00144DF6" w:rsidRPr="0064388C">
        <w:rPr>
          <w:i/>
        </w:rPr>
        <w:t>j</w:t>
      </w:r>
      <w:r w:rsidR="00144DF6">
        <w:t xml:space="preserve"> survived and transitioned to stage </w:t>
      </w:r>
      <w:proofErr w:type="spellStart"/>
      <w:r w:rsidR="00144DF6" w:rsidRPr="0064388C">
        <w:rPr>
          <w:i/>
        </w:rPr>
        <w:t>i</w:t>
      </w:r>
      <w:proofErr w:type="spellEnd"/>
      <w:r w:rsidR="00144DF6">
        <w:t xml:space="preserve"> (and the remaining </w:t>
      </w:r>
      <m:oMath>
        <m:r>
          <w:rPr>
            <w:rFonts w:ascii="Cambria Math" w:hAnsi="Cambria Math"/>
          </w:rPr>
          <m:t>n-k</m:t>
        </m:r>
      </m:oMath>
      <w:r w:rsidR="00144DF6">
        <w:t xml:space="preserve"> died), we can model the </w:t>
      </w:r>
      <m:oMath>
        <m:sSub>
          <m:sSubPr>
            <m:ctrlPr>
              <w:rPr>
                <w:rFonts w:ascii="Cambria Math" w:hAnsi="Cambria Math"/>
                <w:i/>
              </w:rPr>
            </m:ctrlPr>
          </m:sSubPr>
          <m:e>
            <m:r>
              <w:rPr>
                <w:rFonts w:ascii="Cambria Math" w:hAnsi="Cambria Math"/>
              </w:rPr>
              <m:t>U</m:t>
            </m:r>
          </m:e>
          <m:sub>
            <m:r>
              <w:rPr>
                <w:rFonts w:ascii="Cambria Math" w:hAnsi="Cambria Math"/>
              </w:rPr>
              <m:t>ij</m:t>
            </m:r>
          </m:sub>
        </m:sSub>
      </m:oMath>
      <w:r w:rsidR="00144DF6">
        <w:t xml:space="preserve"> transition as a binomial sample with </w:t>
      </w:r>
      <w:r w:rsidR="00144DF6" w:rsidRPr="00022E37">
        <w:rPr>
          <w:i/>
        </w:rPr>
        <w:t>k</w:t>
      </w:r>
      <w:r w:rsidR="00144DF6">
        <w:t xml:space="preserve"> successes in </w:t>
      </w:r>
      <w:r w:rsidR="00144DF6" w:rsidRPr="00022E37">
        <w:rPr>
          <w:i/>
        </w:rPr>
        <w:t>n</w:t>
      </w:r>
      <w:r w:rsidR="00144DF6">
        <w:t xml:space="preserve"> trials. We could equivalently use a multinomial likelihood here</w:t>
      </w:r>
      <w:r w:rsidR="00625E35">
        <w:t xml:space="preserve"> (</w:t>
      </w:r>
      <w:r w:rsidR="009C2475">
        <w:t xml:space="preserve">given </w:t>
      </w:r>
      <w:r w:rsidR="009D4035">
        <w:t xml:space="preserve">observed </w:t>
      </w:r>
      <w:r w:rsidR="00625E35">
        <w:t xml:space="preserve">counts </w:t>
      </w:r>
      <m:oMath>
        <m:sSub>
          <m:sSubPr>
            <m:ctrlPr>
              <w:rPr>
                <w:rFonts w:ascii="Cambria Math" w:hAnsi="Cambria Math"/>
                <w:i/>
              </w:rPr>
            </m:ctrlPr>
          </m:sSubPr>
          <m:e>
            <m:r>
              <w:rPr>
                <w:rFonts w:ascii="Cambria Math" w:hAnsi="Cambria Math"/>
              </w:rPr>
              <m:t>x</m:t>
            </m:r>
          </m:e>
          <m:sub>
            <m:r>
              <w:rPr>
                <w:rFonts w:ascii="Cambria Math" w:hAnsi="Cambria Math"/>
              </w:rPr>
              <m:t>m</m:t>
            </m:r>
          </m:sub>
        </m:sSub>
      </m:oMath>
      <w:r w:rsidR="00625E35">
        <w:t xml:space="preserve"> of each </w:t>
      </w:r>
      <w:r w:rsidR="009C2475">
        <w:t xml:space="preserve">possible </w:t>
      </w:r>
      <w:r w:rsidR="00625E35">
        <w:t xml:space="preserve">outcome </w:t>
      </w:r>
      <m:oMath>
        <m:r>
          <w:rPr>
            <w:rFonts w:ascii="Cambria Math" w:hAnsi="Cambria Math"/>
          </w:rPr>
          <m:t>m</m:t>
        </m:r>
      </m:oMath>
      <w:r w:rsidR="00625E35">
        <w:t>)</w:t>
      </w:r>
      <w:r w:rsidR="00144DF6">
        <w:t xml:space="preserve">, which has the advantage of flexibly scaling to instances with </w:t>
      </w:r>
      <w:r w:rsidR="005831E2">
        <w:t>more than two</w:t>
      </w:r>
      <w:r w:rsidR="00144DF6">
        <w:t xml:space="preserve"> possible outcomes (e.g. an individual from stage </w:t>
      </w:r>
      <w:r w:rsidR="00144DF6">
        <w:rPr>
          <w:i/>
        </w:rPr>
        <w:t>j</w:t>
      </w:r>
      <w:r w:rsidR="00144DF6">
        <w:t xml:space="preserve"> might die, survive and remain in stage </w:t>
      </w:r>
      <w:r w:rsidR="00144DF6">
        <w:rPr>
          <w:i/>
        </w:rPr>
        <w:t>j</w:t>
      </w:r>
      <w:r w:rsidR="00144DF6">
        <w:t xml:space="preserve">, or survive and grow to stage </w:t>
      </w:r>
      <w:r w:rsidR="00144DF6">
        <w:rPr>
          <w:i/>
        </w:rPr>
        <w:t>j</w:t>
      </w:r>
      <w:r w:rsidR="00740BDD">
        <w:t>+1).</w:t>
      </w:r>
      <w:r w:rsidR="00740BDD" w:rsidRPr="00740BDD">
        <w:t xml:space="preserve"> </w:t>
      </w:r>
      <w:r w:rsidR="00144DF6">
        <w:t xml:space="preserve">For </w:t>
      </w:r>
      <w:r w:rsidR="00183427">
        <w:t xml:space="preserve">reproductive </w:t>
      </w:r>
      <w:r w:rsidR="00144DF6">
        <w:t>transition</w:t>
      </w:r>
      <w:r w:rsidR="00704CDD">
        <w:t>s, we use a Poisson likelihood</w:t>
      </w:r>
      <w:r w:rsidR="00144DF6">
        <w:t xml:space="preserve"> to model the</w:t>
      </w:r>
      <w:r w:rsidR="00740BDD">
        <w:t xml:space="preserve"> number of recruits </w:t>
      </w:r>
      <w:r w:rsidR="00740BDD" w:rsidRPr="00740BDD">
        <w:rPr>
          <w:i/>
        </w:rPr>
        <w:t>k</w:t>
      </w:r>
      <w:r w:rsidR="00740BDD">
        <w:t xml:space="preserve"> produced by a given number of reproductive individuals </w:t>
      </w:r>
      <w:r w:rsidR="00740BDD" w:rsidRPr="00740BDD">
        <w:rPr>
          <w:i/>
        </w:rPr>
        <w:t>n</w:t>
      </w:r>
      <w:r w:rsidR="00D822A9">
        <w:t>.</w:t>
      </w:r>
    </w:p>
    <w:p w14:paraId="203D442A" w14:textId="2FD3738E" w:rsidR="006E0B70" w:rsidRDefault="00043333" w:rsidP="00A43588">
      <w:pPr>
        <w:spacing w:line="480" w:lineRule="auto"/>
        <w:ind w:firstLine="720"/>
      </w:pPr>
      <w:r>
        <w:t xml:space="preserve">We illustrate </w:t>
      </w:r>
      <w:r w:rsidR="00BD7323">
        <w:t>with</w:t>
      </w:r>
      <w:r w:rsidR="00F63F16">
        <w:t xml:space="preserve"> an MPM for the </w:t>
      </w:r>
      <w:r w:rsidR="00F63F16" w:rsidRPr="008A540C">
        <w:t xml:space="preserve">perennial forb </w:t>
      </w:r>
      <w:r w:rsidR="00F63F16" w:rsidRPr="008A540C">
        <w:rPr>
          <w:i/>
        </w:rPr>
        <w:t xml:space="preserve">Agrimonia </w:t>
      </w:r>
      <w:proofErr w:type="spellStart"/>
      <w:r w:rsidR="00F63F16" w:rsidRPr="008A540C">
        <w:rPr>
          <w:i/>
        </w:rPr>
        <w:t>eupatoria</w:t>
      </w:r>
      <w:proofErr w:type="spellEnd"/>
      <w:r w:rsidR="00F63F16" w:rsidRPr="008A540C">
        <w:rPr>
          <w:i/>
        </w:rPr>
        <w:t xml:space="preserve"> </w:t>
      </w:r>
      <w:r w:rsidR="00F63F16" w:rsidRPr="008A540C">
        <w:t>(Rosaceae)</w:t>
      </w:r>
      <w:r w:rsidR="00F63F16">
        <w:t xml:space="preserve"> from a study</w:t>
      </w:r>
      <w:r w:rsidR="00523CA4">
        <w:t xml:space="preserve"> carried out</w:t>
      </w:r>
      <w:r w:rsidR="00F63F16" w:rsidRPr="008A540C">
        <w:t xml:space="preserve"> in southern Sweden</w:t>
      </w:r>
      <w:r w:rsidR="00F63F16">
        <w:t xml:space="preserve"> (</w:t>
      </w:r>
      <w:proofErr w:type="spellStart"/>
      <w:r w:rsidR="00F63F16">
        <w:t>Kiviniemi</w:t>
      </w:r>
      <w:proofErr w:type="spellEnd"/>
      <w:r w:rsidR="00F63F16">
        <w:t xml:space="preserve"> 200</w:t>
      </w:r>
      <w:r w:rsidR="004B6BC5">
        <w:t>2</w:t>
      </w:r>
      <w:r w:rsidR="00F63F16">
        <w:t>) (Population ‘B’;</w:t>
      </w:r>
      <w:r w:rsidR="00EE6220">
        <w:t xml:space="preserve"> projection interval 1997-1998),</w:t>
      </w:r>
    </w:p>
    <w:p w14:paraId="180AAB90" w14:textId="48E4F9E4" w:rsidR="006E0B70" w:rsidRDefault="006E0B70" w:rsidP="006E0B70">
      <w:pPr>
        <w:spacing w:line="480" w:lineRule="auto"/>
        <w:ind w:firstLine="720"/>
        <w:jc w:val="center"/>
      </w:pPr>
      <m:oMathPara>
        <m:oMath>
          <m:r>
            <m:rPr>
              <m:sty m:val="b"/>
            </m:rPr>
            <w:rPr>
              <w:rFonts w:ascii="Cambria Math" w:hAnsi="Cambria Math"/>
            </w:rPr>
            <m:t>A</m:t>
          </m:r>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w:rPr>
                            <w:rFonts w:ascii="Cambria Math" w:hAnsi="Cambria Math"/>
                          </w:rPr>
                          <m:t>14</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U</m:t>
                        </m:r>
                      </m:e>
                      <m:sub>
                        <m:r>
                          <w:rPr>
                            <w:rFonts w:ascii="Cambria Math" w:hAnsi="Cambria Math"/>
                          </w:rPr>
                          <m:t>21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U</m:t>
                        </m:r>
                      </m:e>
                      <m:sub>
                        <m:r>
                          <w:rPr>
                            <w:rFonts w:ascii="Cambria Math" w:hAnsi="Cambria Math"/>
                          </w:rPr>
                          <m:t>22</m:t>
                        </m:r>
                      </m:sub>
                    </m:sSub>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mr>
                <m:mr>
                  <m:e>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U</m:t>
                        </m:r>
                      </m:e>
                      <m:sub>
                        <m:r>
                          <w:rPr>
                            <w:rFonts w:ascii="Cambria Math" w:hAnsi="Cambria Math"/>
                          </w:rPr>
                          <m:t>32</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U</m:t>
                        </m:r>
                      </m:e>
                      <m:sub>
                        <m:r>
                          <w:rPr>
                            <w:rFonts w:ascii="Cambria Math" w:hAnsi="Cambria Math"/>
                          </w:rPr>
                          <m:t>33</m:t>
                        </m:r>
                      </m:sub>
                    </m:sSub>
                  </m:e>
                  <m:e>
                    <m:sSub>
                      <m:sSubPr>
                        <m:ctrlPr>
                          <w:rPr>
                            <w:rFonts w:ascii="Cambria Math" w:hAnsi="Cambria Math"/>
                            <w:i/>
                          </w:rPr>
                        </m:ctrlPr>
                      </m:sSubPr>
                      <m:e>
                        <m:r>
                          <w:rPr>
                            <w:rFonts w:ascii="Cambria Math" w:hAnsi="Cambria Math"/>
                          </w:rPr>
                          <m:t>U</m:t>
                        </m:r>
                      </m:e>
                      <m:sub>
                        <m:r>
                          <w:rPr>
                            <w:rFonts w:ascii="Cambria Math" w:hAnsi="Cambria Math"/>
                          </w:rPr>
                          <m:t>34</m:t>
                        </m:r>
                      </m:sub>
                    </m:sSub>
                  </m:e>
                </m:mr>
                <m:mr>
                  <m:e>
                    <m:ctrlPr>
                      <w:rPr>
                        <w:rFonts w:ascii="Cambria Math" w:eastAsia="Cambria Math" w:hAnsi="Cambria Math" w:cs="Cambria Math"/>
                        <w:i/>
                      </w:rPr>
                    </m:ctrlPr>
                  </m:e>
                  <m:e>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U</m:t>
                        </m:r>
                      </m:e>
                      <m:sub>
                        <m:r>
                          <w:rPr>
                            <w:rFonts w:ascii="Cambria Math" w:hAnsi="Cambria Math"/>
                          </w:rPr>
                          <m:t>43</m:t>
                        </m:r>
                      </m:sub>
                    </m:sSub>
                  </m:e>
                  <m:e>
                    <m:sSub>
                      <m:sSubPr>
                        <m:ctrlPr>
                          <w:rPr>
                            <w:rFonts w:ascii="Cambria Math" w:hAnsi="Cambria Math"/>
                            <w:i/>
                          </w:rPr>
                        </m:ctrlPr>
                      </m:sSubPr>
                      <m:e>
                        <m:r>
                          <w:rPr>
                            <w:rFonts w:ascii="Cambria Math" w:hAnsi="Cambria Math"/>
                          </w:rPr>
                          <m:t>U</m:t>
                        </m:r>
                      </m:e>
                      <m:sub>
                        <m:r>
                          <w:rPr>
                            <w:rFonts w:ascii="Cambria Math" w:hAnsi="Cambria Math"/>
                          </w:rPr>
                          <m:t>44</m:t>
                        </m:r>
                      </m:sub>
                    </m:sSub>
                  </m:e>
                </m:mr>
              </m:m>
            </m:e>
          </m:d>
          <m:r>
            <m:rPr>
              <m:sty m:val="b"/>
            </m:rPr>
            <w:rPr>
              <w:rFonts w:ascii="Cambria Math" w:hAnsi="Cambria Math"/>
            </w:rPr>
            <m:t>=</m:t>
          </m:r>
          <m:d>
            <m:dPr>
              <m:ctrlPr>
                <w:rPr>
                  <w:rFonts w:ascii="Cambria Math" w:hAnsi="Cambria Math"/>
                  <w:i/>
                </w:rPr>
              </m:ctrlPr>
            </m:dPr>
            <m:e>
              <m:m>
                <m:mPr>
                  <m:rSpRule m:val="4"/>
                  <m:rSp m:val="2"/>
                  <m:mcs>
                    <m:mc>
                      <m:mcPr>
                        <m:count m:val="4"/>
                        <m:mcJc m:val="center"/>
                      </m:mcPr>
                    </m:mc>
                  </m:mcs>
                  <m:ctrlPr>
                    <w:rPr>
                      <w:rFonts w:ascii="Cambria Math" w:hAnsi="Cambria Math"/>
                      <w:i/>
                    </w:rPr>
                  </m:ctrlPr>
                </m:mPr>
                <m:mr>
                  <m:e>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e>
                    <m:r>
                      <w:rPr>
                        <w:rFonts w:ascii="Cambria Math" w:eastAsia="Cambria Math" w:hAnsi="Cambria Math" w:cs="Cambria Math"/>
                      </w:rPr>
                      <m:t>0.19</m:t>
                    </m:r>
                    <m:ctrlPr>
                      <w:rPr>
                        <w:rFonts w:ascii="Cambria Math" w:eastAsia="Cambria Math" w:hAnsi="Cambria Math" w:cs="Cambria Math"/>
                        <w:i/>
                      </w:rPr>
                    </m:ctrlPr>
                  </m:e>
                </m:mr>
                <m:mr>
                  <m:e>
                    <m:r>
                      <w:rPr>
                        <w:rFonts w:ascii="Cambria Math" w:eastAsia="Cambria Math" w:hAnsi="Cambria Math" w:cs="Cambria Math"/>
                      </w:rPr>
                      <m:t>0.86</m:t>
                    </m:r>
                    <m:ctrlPr>
                      <w:rPr>
                        <w:rFonts w:ascii="Cambria Math" w:eastAsia="Cambria Math" w:hAnsi="Cambria Math" w:cs="Cambria Math"/>
                        <w:i/>
                      </w:rPr>
                    </m:ctrlPr>
                  </m:e>
                  <m:e>
                    <m:r>
                      <w:rPr>
                        <w:rFonts w:ascii="Cambria Math" w:eastAsia="Cambria Math" w:hAnsi="Cambria Math" w:cs="Cambria Math"/>
                      </w:rPr>
                      <m:t>0.78</m:t>
                    </m:r>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mr>
                <m:mr>
                  <m:e>
                    <m:ctrlPr>
                      <w:rPr>
                        <w:rFonts w:ascii="Cambria Math" w:eastAsia="Cambria Math" w:hAnsi="Cambria Math" w:cs="Cambria Math"/>
                        <w:i/>
                      </w:rPr>
                    </m:ctrlPr>
                  </m:e>
                  <m:e>
                    <m:r>
                      <w:rPr>
                        <w:rFonts w:ascii="Cambria Math" w:eastAsia="Cambria Math" w:hAnsi="Cambria Math" w:cs="Cambria Math"/>
                      </w:rPr>
                      <m:t>0.06</m:t>
                    </m:r>
                    <m:ctrlPr>
                      <w:rPr>
                        <w:rFonts w:ascii="Cambria Math" w:eastAsia="Cambria Math" w:hAnsi="Cambria Math" w:cs="Cambria Math"/>
                        <w:i/>
                      </w:rPr>
                    </m:ctrlPr>
                  </m:e>
                  <m:e>
                    <m:r>
                      <w:rPr>
                        <w:rFonts w:ascii="Cambria Math" w:eastAsia="Cambria Math" w:hAnsi="Cambria Math" w:cs="Cambria Math"/>
                      </w:rPr>
                      <m:t>0.67</m:t>
                    </m:r>
                  </m:e>
                  <m:e>
                    <m:r>
                      <w:rPr>
                        <w:rFonts w:ascii="Cambria Math" w:hAnsi="Cambria Math"/>
                      </w:rPr>
                      <m:t>0.28</m:t>
                    </m:r>
                  </m:e>
                </m:mr>
                <m:mr>
                  <m:e>
                    <m:ctrlPr>
                      <w:rPr>
                        <w:rFonts w:ascii="Cambria Math" w:eastAsia="Cambria Math" w:hAnsi="Cambria Math" w:cs="Cambria Math"/>
                        <w:i/>
                      </w:rPr>
                    </m:ctrlPr>
                  </m:e>
                  <m:e>
                    <m:ctrlPr>
                      <w:rPr>
                        <w:rFonts w:ascii="Cambria Math" w:eastAsia="Cambria Math" w:hAnsi="Cambria Math" w:cs="Cambria Math"/>
                        <w:i/>
                      </w:rPr>
                    </m:ctrlPr>
                  </m:e>
                  <m:e>
                    <m:r>
                      <w:rPr>
                        <w:rFonts w:ascii="Cambria Math" w:eastAsia="Cambria Math" w:hAnsi="Cambria Math" w:cs="Cambria Math"/>
                      </w:rPr>
                      <m:t>0.22</m:t>
                    </m:r>
                  </m:e>
                  <m:e>
                    <m:r>
                      <w:rPr>
                        <w:rFonts w:ascii="Cambria Math" w:hAnsi="Cambria Math"/>
                      </w:rPr>
                      <m:t>0.70</m:t>
                    </m:r>
                  </m:e>
                </m:mr>
              </m:m>
            </m:e>
          </m:d>
          <m:r>
            <w:rPr>
              <w:rFonts w:ascii="Cambria Math" w:hAnsi="Cambria Math"/>
            </w:rPr>
            <m:t>.</m:t>
          </m:r>
        </m:oMath>
      </m:oMathPara>
    </w:p>
    <w:p w14:paraId="03F9B1DD" w14:textId="128A757B" w:rsidR="00F63F16" w:rsidRDefault="00F63F16" w:rsidP="00B1633B">
      <w:pPr>
        <w:spacing w:line="480" w:lineRule="auto"/>
      </w:pPr>
      <w:r>
        <w:t>In that study, ~80 plants were monitored each year in a population estimated to contain ~1000 individuals</w:t>
      </w:r>
      <w:r w:rsidR="003B7232">
        <w:t xml:space="preserve">. </w:t>
      </w:r>
      <w:r w:rsidR="00D228B2">
        <w:t xml:space="preserve">The </w:t>
      </w:r>
      <w:r w:rsidR="00525628">
        <w:t xml:space="preserve">raw </w:t>
      </w:r>
      <w:r w:rsidR="00D228B2">
        <w:t>transition</w:t>
      </w:r>
      <w:r w:rsidR="00A43588">
        <w:t xml:space="preserve"> frequencies </w:t>
      </w:r>
      <w:r w:rsidR="00413125">
        <w:t>used to derive</w:t>
      </w:r>
      <w:r w:rsidR="00A43588">
        <w:t xml:space="preserve"> </w:t>
      </w:r>
      <w:r w:rsidR="00FC6700">
        <w:t>the focal MPM</w:t>
      </w:r>
      <w:r w:rsidR="00A43588">
        <w:t xml:space="preserve"> (including death transitions </w:t>
      </w:r>
      <m:oMath>
        <m:sSub>
          <m:sSubPr>
            <m:ctrlPr>
              <w:rPr>
                <w:rFonts w:ascii="Cambria Math" w:eastAsia="Cambria Math" w:hAnsi="Cambria Math" w:cs="Cambria Math"/>
                <w:i/>
              </w:rPr>
            </m:ctrlPr>
          </m:sSubPr>
          <m:e>
            <m:r>
              <w:rPr>
                <w:rFonts w:ascii="Cambria Math" w:hAnsi="Cambria Math"/>
              </w:rPr>
              <m:t>U</m:t>
            </m:r>
          </m:e>
          <m:sub>
            <m:r>
              <m:rPr>
                <m:sty m:val="p"/>
              </m:rPr>
              <w:rPr>
                <w:rFonts w:ascii="Cambria Math" w:eastAsia="Cambria Math" w:hAnsi="Cambria Math" w:cs="Cambria Math"/>
              </w:rPr>
              <m:t>d</m:t>
            </m:r>
            <m:r>
              <w:rPr>
                <w:rFonts w:ascii="Cambria Math" w:eastAsia="Cambria Math" w:hAnsi="Cambria Math" w:cs="Cambria Math"/>
              </w:rPr>
              <m:t>j</m:t>
            </m:r>
          </m:sub>
        </m:sSub>
      </m:oMath>
      <w:r w:rsidR="00A43588">
        <w:t xml:space="preserve"> appended as an extra row) were</w:t>
      </w:r>
    </w:p>
    <w:p w14:paraId="4951275A" w14:textId="7FF91FA4" w:rsidR="00043333" w:rsidRPr="00A60720" w:rsidRDefault="007810CF" w:rsidP="00043333">
      <w:pPr>
        <w:spacing w:line="480" w:lineRule="auto"/>
      </w:pPr>
      <m:oMathPara>
        <m:oMath>
          <m:d>
            <m:dPr>
              <m:ctrlPr>
                <w:rPr>
                  <w:rFonts w:ascii="Cambria Math" w:hAnsi="Cambria Math"/>
                  <w:i/>
                </w:rPr>
              </m:ctrlPr>
            </m:dPr>
            <m:e>
              <m:m>
                <m:mPr>
                  <m:mcs>
                    <m:mc>
                      <m:mcPr>
                        <m:count m:val="4"/>
                        <m:mcJc m:val="center"/>
                      </m:mcPr>
                    </m:mc>
                  </m:mcs>
                  <m:ctrlPr>
                    <w:rPr>
                      <w:rFonts w:ascii="Cambria Math" w:hAnsi="Cambria Math"/>
                      <w:i/>
                    </w:rPr>
                  </m:ctrlPr>
                </m:mPr>
                <m:mr>
                  <m:e>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w:rPr>
                            <w:rFonts w:ascii="Cambria Math" w:hAnsi="Cambria Math"/>
                          </w:rPr>
                          <m:t>14</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U</m:t>
                        </m:r>
                      </m:e>
                      <m:sub>
                        <m:r>
                          <w:rPr>
                            <w:rFonts w:ascii="Cambria Math" w:hAnsi="Cambria Math"/>
                          </w:rPr>
                          <m:t>21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U</m:t>
                        </m:r>
                      </m:e>
                      <m:sub>
                        <m:r>
                          <w:rPr>
                            <w:rFonts w:ascii="Cambria Math" w:hAnsi="Cambria Math"/>
                          </w:rPr>
                          <m:t>22</m:t>
                        </m:r>
                      </m:sub>
                    </m:sSub>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mr>
                <m:mr>
                  <m:e>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U</m:t>
                        </m:r>
                      </m:e>
                      <m:sub>
                        <m:r>
                          <w:rPr>
                            <w:rFonts w:ascii="Cambria Math" w:hAnsi="Cambria Math"/>
                          </w:rPr>
                          <m:t>32</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U</m:t>
                        </m:r>
                      </m:e>
                      <m:sub>
                        <m:r>
                          <w:rPr>
                            <w:rFonts w:ascii="Cambria Math" w:hAnsi="Cambria Math"/>
                          </w:rPr>
                          <m:t>33</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U</m:t>
                        </m:r>
                      </m:e>
                      <m:sub>
                        <m:r>
                          <w:rPr>
                            <w:rFonts w:ascii="Cambria Math" w:hAnsi="Cambria Math"/>
                          </w:rPr>
                          <m:t>34</m:t>
                        </m:r>
                      </m:sub>
                    </m:sSub>
                    <m:ctrlPr>
                      <w:rPr>
                        <w:rFonts w:ascii="Cambria Math" w:eastAsia="Cambria Math" w:hAnsi="Cambria Math" w:cs="Cambria Math"/>
                        <w:i/>
                      </w:rPr>
                    </m:ctrlPr>
                  </m:e>
                </m:mr>
                <m:mr>
                  <m:e>
                    <m:ctrlPr>
                      <w:rPr>
                        <w:rFonts w:ascii="Cambria Math" w:eastAsia="Cambria Math" w:hAnsi="Cambria Math" w:cs="Cambria Math"/>
                        <w:i/>
                      </w:rPr>
                    </m:ctrlPr>
                  </m:e>
                  <m:e>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U</m:t>
                        </m:r>
                      </m:e>
                      <m:sub>
                        <m:r>
                          <w:rPr>
                            <w:rFonts w:ascii="Cambria Math" w:hAnsi="Cambria Math"/>
                          </w:rPr>
                          <m:t>43</m:t>
                        </m:r>
                      </m:sub>
                    </m:sSub>
                  </m:e>
                  <m:e>
                    <m:sSub>
                      <m:sSubPr>
                        <m:ctrlPr>
                          <w:rPr>
                            <w:rFonts w:ascii="Cambria Math" w:hAnsi="Cambria Math"/>
                            <w:i/>
                          </w:rPr>
                        </m:ctrlPr>
                      </m:sSubPr>
                      <m:e>
                        <m:r>
                          <w:rPr>
                            <w:rFonts w:ascii="Cambria Math" w:hAnsi="Cambria Math"/>
                          </w:rPr>
                          <m:t>U</m:t>
                        </m:r>
                      </m:e>
                      <m:sub>
                        <m:r>
                          <w:rPr>
                            <w:rFonts w:ascii="Cambria Math" w:hAnsi="Cambria Math"/>
                          </w:rPr>
                          <m:t>44</m:t>
                        </m:r>
                      </m:sub>
                    </m:sSub>
                  </m:e>
                </m:mr>
                <m:mr>
                  <m:e>
                    <m:sSub>
                      <m:sSubPr>
                        <m:ctrlPr>
                          <w:rPr>
                            <w:rFonts w:ascii="Cambria Math" w:hAnsi="Cambria Math"/>
                            <w:i/>
                          </w:rPr>
                        </m:ctrlPr>
                      </m:sSubPr>
                      <m:e>
                        <m:r>
                          <w:rPr>
                            <w:rFonts w:ascii="Cambria Math" w:hAnsi="Cambria Math"/>
                          </w:rPr>
                          <m:t>U</m:t>
                        </m:r>
                      </m:e>
                      <m:sub>
                        <m:r>
                          <m:rPr>
                            <m:sty m:val="p"/>
                          </m:rPr>
                          <w:rPr>
                            <w:rFonts w:ascii="Cambria Math" w:hAnsi="Cambria Math"/>
                          </w:rPr>
                          <m:t>d</m:t>
                        </m:r>
                        <m:r>
                          <w:rPr>
                            <w:rFonts w:ascii="Cambria Math" w:hAnsi="Cambria Math"/>
                          </w:rPr>
                          <m:t>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U</m:t>
                        </m:r>
                      </m:e>
                      <m:sub>
                        <m:r>
                          <m:rPr>
                            <m:sty m:val="p"/>
                          </m:rPr>
                          <w:rPr>
                            <w:rFonts w:ascii="Cambria Math" w:hAnsi="Cambria Math"/>
                          </w:rPr>
                          <m:t>d</m:t>
                        </m:r>
                        <m:r>
                          <w:rPr>
                            <w:rFonts w:ascii="Cambria Math" w:hAnsi="Cambria Math"/>
                          </w:rPr>
                          <m:t>2</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U</m:t>
                        </m:r>
                      </m:e>
                      <m:sub>
                        <m:r>
                          <m:rPr>
                            <m:sty m:val="p"/>
                          </m:rPr>
                          <w:rPr>
                            <w:rFonts w:ascii="Cambria Math" w:hAnsi="Cambria Math"/>
                          </w:rPr>
                          <m:t>d</m:t>
                        </m:r>
                        <m:r>
                          <w:rPr>
                            <w:rFonts w:ascii="Cambria Math" w:hAnsi="Cambria Math"/>
                          </w:rPr>
                          <m:t>3</m:t>
                        </m:r>
                      </m:sub>
                    </m:sSub>
                  </m:e>
                  <m:e>
                    <m:sSub>
                      <m:sSubPr>
                        <m:ctrlPr>
                          <w:rPr>
                            <w:rFonts w:ascii="Cambria Math" w:hAnsi="Cambria Math"/>
                            <w:i/>
                          </w:rPr>
                        </m:ctrlPr>
                      </m:sSubPr>
                      <m:e>
                        <m:r>
                          <w:rPr>
                            <w:rFonts w:ascii="Cambria Math" w:hAnsi="Cambria Math"/>
                          </w:rPr>
                          <m:t>U</m:t>
                        </m:r>
                      </m:e>
                      <m:sub>
                        <m:r>
                          <m:rPr>
                            <m:sty m:val="p"/>
                          </m:rPr>
                          <w:rPr>
                            <w:rFonts w:ascii="Cambria Math" w:hAnsi="Cambria Math"/>
                          </w:rPr>
                          <m:t>d</m:t>
                        </m:r>
                        <m:r>
                          <w:rPr>
                            <w:rFonts w:ascii="Cambria Math" w:hAnsi="Cambria Math"/>
                          </w:rPr>
                          <m:t>4</m:t>
                        </m:r>
                      </m:sub>
                    </m:sSub>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e>
                    <m:r>
                      <w:rPr>
                        <w:rFonts w:ascii="Cambria Math" w:eastAsia="Cambria Math" w:hAnsi="Cambria Math" w:cs="Cambria Math"/>
                      </w:rPr>
                      <m:t>9/47</m:t>
                    </m:r>
                    <m:ctrlPr>
                      <w:rPr>
                        <w:rFonts w:ascii="Cambria Math" w:eastAsia="Cambria Math" w:hAnsi="Cambria Math" w:cs="Cambria Math"/>
                        <w:i/>
                      </w:rPr>
                    </m:ctrlPr>
                  </m:e>
                </m:mr>
                <m:mr>
                  <m:e>
                    <m:r>
                      <w:rPr>
                        <w:rFonts w:ascii="Cambria Math" w:eastAsia="Cambria Math" w:hAnsi="Cambria Math" w:cs="Cambria Math"/>
                      </w:rPr>
                      <m:t>12/14</m:t>
                    </m:r>
                    <m:ctrlPr>
                      <w:rPr>
                        <w:rFonts w:ascii="Cambria Math" w:eastAsia="Cambria Math" w:hAnsi="Cambria Math" w:cs="Cambria Math"/>
                        <w:i/>
                      </w:rPr>
                    </m:ctrlPr>
                  </m:e>
                  <m:e>
                    <m:r>
                      <w:rPr>
                        <w:rFonts w:ascii="Cambria Math" w:eastAsia="Cambria Math" w:hAnsi="Cambria Math" w:cs="Cambria Math"/>
                      </w:rPr>
                      <m:t>14/18</m:t>
                    </m:r>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mr>
                <m:mr>
                  <m:e>
                    <m:ctrlPr>
                      <w:rPr>
                        <w:rFonts w:ascii="Cambria Math" w:eastAsia="Cambria Math" w:hAnsi="Cambria Math" w:cs="Cambria Math"/>
                        <w:i/>
                      </w:rPr>
                    </m:ctrlPr>
                  </m:e>
                  <m:e>
                    <m:r>
                      <w:rPr>
                        <w:rFonts w:ascii="Cambria Math" w:eastAsia="Cambria Math" w:hAnsi="Cambria Math" w:cs="Cambria Math"/>
                      </w:rPr>
                      <m:t>1/18</m:t>
                    </m:r>
                    <m:ctrlPr>
                      <w:rPr>
                        <w:rFonts w:ascii="Cambria Math" w:eastAsia="Cambria Math" w:hAnsi="Cambria Math" w:cs="Cambria Math"/>
                        <w:i/>
                      </w:rPr>
                    </m:ctrlPr>
                  </m:e>
                  <m:e>
                    <m:r>
                      <w:rPr>
                        <w:rFonts w:ascii="Cambria Math" w:eastAsia="Cambria Math" w:hAnsi="Cambria Math" w:cs="Cambria Math"/>
                      </w:rPr>
                      <m:t>6/9</m:t>
                    </m:r>
                    <m:ctrlPr>
                      <w:rPr>
                        <w:rFonts w:ascii="Cambria Math" w:eastAsia="Cambria Math" w:hAnsi="Cambria Math" w:cs="Cambria Math"/>
                        <w:i/>
                      </w:rPr>
                    </m:ctrlPr>
                  </m:e>
                  <m:e>
                    <m:r>
                      <w:rPr>
                        <w:rFonts w:ascii="Cambria Math" w:eastAsia="Cambria Math" w:hAnsi="Cambria Math" w:cs="Cambria Math"/>
                      </w:rPr>
                      <m:t>13/47</m:t>
                    </m:r>
                    <m:ctrlPr>
                      <w:rPr>
                        <w:rFonts w:ascii="Cambria Math" w:eastAsia="Cambria Math" w:hAnsi="Cambria Math" w:cs="Cambria Math"/>
                        <w:i/>
                      </w:rPr>
                    </m:ctrlPr>
                  </m:e>
                </m:mr>
                <m:mr>
                  <m:e>
                    <m:ctrlPr>
                      <w:rPr>
                        <w:rFonts w:ascii="Cambria Math" w:eastAsia="Cambria Math" w:hAnsi="Cambria Math" w:cs="Cambria Math"/>
                        <w:i/>
                      </w:rPr>
                    </m:ctrlPr>
                  </m:e>
                  <m:e>
                    <m:ctrlPr>
                      <w:rPr>
                        <w:rFonts w:ascii="Cambria Math" w:eastAsia="Cambria Math" w:hAnsi="Cambria Math" w:cs="Cambria Math"/>
                        <w:i/>
                      </w:rPr>
                    </m:ctrlPr>
                  </m:e>
                  <m:e>
                    <m:r>
                      <w:rPr>
                        <w:rFonts w:ascii="Cambria Math" w:eastAsia="Cambria Math" w:hAnsi="Cambria Math" w:cs="Cambria Math"/>
                      </w:rPr>
                      <m:t>2/9</m:t>
                    </m:r>
                  </m:e>
                  <m:e>
                    <m:r>
                      <w:rPr>
                        <w:rFonts w:ascii="Cambria Math" w:hAnsi="Cambria Math"/>
                      </w:rPr>
                      <m:t>33/47</m:t>
                    </m:r>
                  </m:e>
                </m:mr>
                <m:mr>
                  <m:e>
                    <m:r>
                      <w:rPr>
                        <w:rFonts w:ascii="Cambria Math" w:hAnsi="Cambria Math"/>
                      </w:rPr>
                      <m:t>2/14</m:t>
                    </m:r>
                    <m:ctrlPr>
                      <w:rPr>
                        <w:rFonts w:ascii="Cambria Math" w:eastAsia="Cambria Math" w:hAnsi="Cambria Math" w:cs="Cambria Math"/>
                        <w:i/>
                      </w:rPr>
                    </m:ctrlPr>
                  </m:e>
                  <m:e>
                    <m:r>
                      <w:rPr>
                        <w:rFonts w:ascii="Cambria Math" w:eastAsia="Cambria Math" w:hAnsi="Cambria Math" w:cs="Cambria Math"/>
                      </w:rPr>
                      <m:t>3/18</m:t>
                    </m:r>
                    <m:ctrlPr>
                      <w:rPr>
                        <w:rFonts w:ascii="Cambria Math" w:eastAsia="Cambria Math" w:hAnsi="Cambria Math" w:cs="Cambria Math"/>
                        <w:i/>
                      </w:rPr>
                    </m:ctrlPr>
                  </m:e>
                  <m:e>
                    <m:r>
                      <w:rPr>
                        <w:rFonts w:ascii="Cambria Math" w:eastAsia="Cambria Math" w:hAnsi="Cambria Math" w:cs="Cambria Math"/>
                      </w:rPr>
                      <m:t>1/9</m:t>
                    </m:r>
                  </m:e>
                  <m:e>
                    <m:r>
                      <w:rPr>
                        <w:rFonts w:ascii="Cambria Math" w:hAnsi="Cambria Math"/>
                      </w:rPr>
                      <m:t>1/47</m:t>
                    </m:r>
                  </m:e>
                </m:mr>
              </m:m>
            </m:e>
          </m:d>
          <m:r>
            <w:rPr>
              <w:rFonts w:ascii="Cambria Math" w:hAnsi="Cambria Math"/>
            </w:rPr>
            <m:t>.</m:t>
          </m:r>
        </m:oMath>
      </m:oMathPara>
    </w:p>
    <w:p w14:paraId="1D28B360" w14:textId="1CE3F04B" w:rsidR="00A60720" w:rsidRPr="00A60720" w:rsidRDefault="00856B10" w:rsidP="00043333">
      <w:pPr>
        <w:spacing w:line="480" w:lineRule="auto"/>
      </w:pPr>
      <w:r>
        <w:t xml:space="preserve">Given these transition </w:t>
      </w:r>
      <w:r w:rsidR="00E17580">
        <w:t>frequencies</w:t>
      </w:r>
      <w:r>
        <w:t xml:space="preserve">, </w:t>
      </w:r>
      <w:r w:rsidR="00E17580">
        <w:t>the sampling distribution</w:t>
      </w:r>
      <w:r w:rsidR="00B21CF3">
        <w:t xml:space="preserve">s of the underlying transition rates </w:t>
      </w:r>
      <w:r w:rsidR="00753310">
        <w:t>correspond to</w:t>
      </w:r>
      <w:r w:rsidR="00B21CF3">
        <w:t xml:space="preserve"> the following models:</w:t>
      </w:r>
    </w:p>
    <w:p w14:paraId="57BA47EC" w14:textId="40802D0A" w:rsidR="00A60720" w:rsidRPr="00D8347F" w:rsidRDefault="007810CF" w:rsidP="00A60720">
      <w:pPr>
        <w:spacing w:line="480" w:lineRule="auto"/>
      </w:pPr>
      <m:oMathPara>
        <m:oMath>
          <m:d>
            <m:dPr>
              <m:ctrlPr>
                <w:rPr>
                  <w:rFonts w:ascii="Cambria Math" w:hAnsi="Cambria Math"/>
                  <w:i/>
                </w:rPr>
              </m:ctrlPr>
            </m:dPr>
            <m:e>
              <m:r>
                <w:rPr>
                  <w:rFonts w:ascii="Cambria Math" w:hAnsi="Cambria Math"/>
                </w:rPr>
                <m:t>12, 2</m:t>
              </m:r>
            </m:e>
          </m:d>
          <m:r>
            <w:rPr>
              <w:rFonts w:ascii="Cambria Math" w:hAnsi="Cambria Math"/>
            </w:rPr>
            <m:t xml:space="preserve"> ~ </m:t>
          </m:r>
          <m:r>
            <m:rPr>
              <m:sty m:val="p"/>
            </m:rPr>
            <w:rPr>
              <w:rFonts w:ascii="Cambria Math" w:hAnsi="Cambria Math"/>
            </w:rPr>
            <m:t>Multinomial</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21</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m:rPr>
                          <m:sty m:val="p"/>
                        </m:rPr>
                        <w:rPr>
                          <w:rFonts w:ascii="Cambria Math" w:hAnsi="Cambria Math"/>
                        </w:rPr>
                        <m:t>d</m:t>
                      </m:r>
                      <m:r>
                        <w:rPr>
                          <w:rFonts w:ascii="Cambria Math" w:hAnsi="Cambria Math"/>
                        </w:rPr>
                        <m:t>1</m:t>
                      </m:r>
                    </m:sub>
                  </m:sSub>
                </m:e>
              </m:d>
            </m:e>
          </m:d>
          <m:r>
            <w:rPr>
              <w:rFonts w:ascii="Cambria Math" w:hAnsi="Cambria Math"/>
            </w:rPr>
            <m:t>,</m:t>
          </m:r>
        </m:oMath>
      </m:oMathPara>
    </w:p>
    <w:p w14:paraId="2065FEE7" w14:textId="59ED10A6" w:rsidR="00A60720" w:rsidRDefault="007810CF" w:rsidP="00A60720">
      <w:pPr>
        <w:spacing w:line="480" w:lineRule="auto"/>
      </w:pPr>
      <m:oMathPara>
        <m:oMath>
          <m:d>
            <m:dPr>
              <m:ctrlPr>
                <w:rPr>
                  <w:rFonts w:ascii="Cambria Math" w:hAnsi="Cambria Math"/>
                  <w:i/>
                </w:rPr>
              </m:ctrlPr>
            </m:dPr>
            <m:e>
              <m:r>
                <w:rPr>
                  <w:rFonts w:ascii="Cambria Math" w:hAnsi="Cambria Math"/>
                </w:rPr>
                <m:t>14, 1, 3</m:t>
              </m:r>
            </m:e>
          </m:d>
          <m:r>
            <w:rPr>
              <w:rFonts w:ascii="Cambria Math" w:hAnsi="Cambria Math"/>
            </w:rPr>
            <m:t xml:space="preserve"> ~ </m:t>
          </m:r>
          <m:r>
            <m:rPr>
              <m:sty m:val="p"/>
            </m:rPr>
            <w:rPr>
              <w:rFonts w:ascii="Cambria Math" w:hAnsi="Cambria Math"/>
            </w:rPr>
            <m:t>Multinomial</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32</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m:rPr>
                          <m:sty m:val="p"/>
                        </m:rPr>
                        <w:rPr>
                          <w:rFonts w:ascii="Cambria Math" w:hAnsi="Cambria Math"/>
                        </w:rPr>
                        <m:t>d</m:t>
                      </m:r>
                      <m:r>
                        <w:rPr>
                          <w:rFonts w:ascii="Cambria Math" w:hAnsi="Cambria Math"/>
                        </w:rPr>
                        <m:t>2</m:t>
                      </m:r>
                    </m:sub>
                  </m:sSub>
                </m:e>
              </m:d>
            </m:e>
          </m:d>
          <m:r>
            <w:rPr>
              <w:rFonts w:ascii="Cambria Math" w:hAnsi="Cambria Math"/>
            </w:rPr>
            <m:t>,</m:t>
          </m:r>
        </m:oMath>
      </m:oMathPara>
    </w:p>
    <w:p w14:paraId="03F0B96A" w14:textId="2F35D844" w:rsidR="00A60720" w:rsidRDefault="007810CF" w:rsidP="00A60720">
      <w:pPr>
        <w:spacing w:line="480" w:lineRule="auto"/>
      </w:pPr>
      <m:oMathPara>
        <m:oMath>
          <m:d>
            <m:dPr>
              <m:ctrlPr>
                <w:rPr>
                  <w:rFonts w:ascii="Cambria Math" w:hAnsi="Cambria Math"/>
                  <w:i/>
                </w:rPr>
              </m:ctrlPr>
            </m:dPr>
            <m:e>
              <m:r>
                <w:rPr>
                  <w:rFonts w:ascii="Cambria Math" w:hAnsi="Cambria Math"/>
                </w:rPr>
                <m:t>6, 2, 1</m:t>
              </m:r>
            </m:e>
          </m:d>
          <m:r>
            <w:rPr>
              <w:rFonts w:ascii="Cambria Math" w:hAnsi="Cambria Math"/>
            </w:rPr>
            <m:t xml:space="preserve"> ~ </m:t>
          </m:r>
          <m:r>
            <m:rPr>
              <m:sty m:val="p"/>
            </m:rPr>
            <w:rPr>
              <w:rFonts w:ascii="Cambria Math" w:hAnsi="Cambria Math"/>
            </w:rPr>
            <m:t>Multinomial</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33</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43</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m:rPr>
                          <m:sty m:val="p"/>
                        </m:rPr>
                        <w:rPr>
                          <w:rFonts w:ascii="Cambria Math" w:hAnsi="Cambria Math"/>
                        </w:rPr>
                        <m:t>d</m:t>
                      </m:r>
                      <m:r>
                        <w:rPr>
                          <w:rFonts w:ascii="Cambria Math" w:hAnsi="Cambria Math"/>
                        </w:rPr>
                        <m:t>3</m:t>
                      </m:r>
                    </m:sub>
                  </m:sSub>
                </m:e>
              </m:d>
            </m:e>
          </m:d>
          <m:r>
            <w:rPr>
              <w:rFonts w:ascii="Cambria Math" w:hAnsi="Cambria Math"/>
            </w:rPr>
            <m:t>,</m:t>
          </m:r>
        </m:oMath>
      </m:oMathPara>
    </w:p>
    <w:p w14:paraId="4505D4A6" w14:textId="7E307BC2" w:rsidR="00A60720" w:rsidRPr="00A60720" w:rsidRDefault="007810CF" w:rsidP="00A60720">
      <w:pPr>
        <w:spacing w:line="480" w:lineRule="auto"/>
      </w:pPr>
      <m:oMathPara>
        <m:oMath>
          <m:d>
            <m:dPr>
              <m:ctrlPr>
                <w:rPr>
                  <w:rFonts w:ascii="Cambria Math" w:hAnsi="Cambria Math"/>
                  <w:i/>
                </w:rPr>
              </m:ctrlPr>
            </m:dPr>
            <m:e>
              <m:r>
                <w:rPr>
                  <w:rFonts w:ascii="Cambria Math" w:hAnsi="Cambria Math"/>
                </w:rPr>
                <m:t>13, 33, 1</m:t>
              </m:r>
            </m:e>
          </m:d>
          <m:r>
            <w:rPr>
              <w:rFonts w:ascii="Cambria Math" w:hAnsi="Cambria Math"/>
            </w:rPr>
            <m:t xml:space="preserve"> ~ </m:t>
          </m:r>
          <m:r>
            <m:rPr>
              <m:sty m:val="p"/>
            </m:rPr>
            <w:rPr>
              <w:rFonts w:ascii="Cambria Math" w:hAnsi="Cambria Math"/>
            </w:rPr>
            <m:t>Multinomial</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44</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m:rPr>
                          <m:sty m:val="p"/>
                        </m:rPr>
                        <w:rPr>
                          <w:rFonts w:ascii="Cambria Math" w:hAnsi="Cambria Math"/>
                        </w:rPr>
                        <m:t>d</m:t>
                      </m:r>
                      <m:r>
                        <w:rPr>
                          <w:rFonts w:ascii="Cambria Math" w:hAnsi="Cambria Math"/>
                        </w:rPr>
                        <m:t>4</m:t>
                      </m:r>
                    </m:sub>
                  </m:sSub>
                </m:e>
              </m:d>
            </m:e>
          </m:d>
          <m:r>
            <w:rPr>
              <w:rFonts w:ascii="Cambria Math" w:hAnsi="Cambria Math"/>
            </w:rPr>
            <m:t>,</m:t>
          </m:r>
        </m:oMath>
      </m:oMathPara>
    </w:p>
    <w:p w14:paraId="29F0E99C" w14:textId="3B0FC9BC" w:rsidR="00A60720" w:rsidRPr="00F11A28" w:rsidRDefault="00017E88" w:rsidP="00A60720">
      <w:pPr>
        <w:spacing w:line="480" w:lineRule="auto"/>
      </w:pPr>
      <m:oMathPara>
        <m:oMath>
          <m:r>
            <w:rPr>
              <w:rFonts w:ascii="Cambria Math" w:hAnsi="Cambria Math"/>
            </w:rPr>
            <m:t xml:space="preserve">9 ~ </m:t>
          </m:r>
          <m:r>
            <m:rPr>
              <m:sty m:val="p"/>
            </m:rPr>
            <w:rPr>
              <w:rFonts w:ascii="Cambria Math" w:hAnsi="Cambria Math"/>
            </w:rPr>
            <m:t>Poisson</m:t>
          </m:r>
          <m:d>
            <m:dPr>
              <m:ctrlPr>
                <w:rPr>
                  <w:rFonts w:ascii="Cambria Math" w:hAnsi="Cambria Math"/>
                  <w:i/>
                </w:rPr>
              </m:ctrlPr>
            </m:dPr>
            <m:e>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14</m:t>
                      </m:r>
                    </m:sub>
                  </m:sSub>
                  <m:r>
                    <w:rPr>
                      <w:rFonts w:ascii="Cambria Math" w:hAnsi="Cambria Math"/>
                    </w:rPr>
                    <m:t>+</m:t>
                  </m:r>
                  <m:r>
                    <m:rPr>
                      <m:sty m:val="p"/>
                    </m:rPr>
                    <w:rPr>
                      <w:rFonts w:ascii="Cambria Math" w:hAnsi="Cambria Math"/>
                    </w:rPr>
                    <m:t>log</m:t>
                  </m:r>
                  <m:d>
                    <m:dPr>
                      <m:ctrlPr>
                        <w:rPr>
                          <w:rFonts w:ascii="Cambria Math" w:hAnsi="Cambria Math"/>
                          <w:i/>
                        </w:rPr>
                      </m:ctrlPr>
                    </m:dPr>
                    <m:e>
                      <m:r>
                        <w:rPr>
                          <w:rFonts w:ascii="Cambria Math" w:hAnsi="Cambria Math"/>
                        </w:rPr>
                        <m:t>47</m:t>
                      </m:r>
                    </m:e>
                  </m:d>
                </m:e>
              </m:d>
            </m:e>
          </m:d>
          <m:r>
            <w:rPr>
              <w:rFonts w:ascii="Cambria Math" w:hAnsi="Cambria Math"/>
            </w:rPr>
            <m:t>.</m:t>
          </m:r>
        </m:oMath>
      </m:oMathPara>
    </w:p>
    <w:p w14:paraId="3DAC4CB3" w14:textId="77F9603F" w:rsidR="00E82FC2" w:rsidRPr="008754B3" w:rsidRDefault="00F11A28" w:rsidP="00A60720">
      <w:pPr>
        <w:spacing w:line="480" w:lineRule="auto"/>
      </w:pPr>
      <w:r>
        <w:t xml:space="preserve">To create a sampling distribution for the focal MPM, we take 2,000 </w:t>
      </w:r>
      <w:r w:rsidR="00AD1E33">
        <w:t xml:space="preserve">independent </w:t>
      </w:r>
      <w:r>
        <w:t xml:space="preserve">draws from the sampling distributions </w:t>
      </w:r>
      <w:r w:rsidR="002A31DA">
        <w:t>implied</w:t>
      </w:r>
      <w:r>
        <w:t xml:space="preserve"> above</w:t>
      </w:r>
      <w:r w:rsidR="00E136EB">
        <w:t xml:space="preserve"> (see</w:t>
      </w:r>
      <w:r w:rsidR="00805C81">
        <w:t xml:space="preserve"> section 2 of</w:t>
      </w:r>
      <w:r w:rsidR="00E136EB">
        <w:t xml:space="preserve"> Appendix S1 for a more complete description of this methodology). </w:t>
      </w:r>
      <w:r>
        <w:t xml:space="preserve">At each iteration, we </w:t>
      </w:r>
      <w:r w:rsidR="00E82FC2">
        <w:t>arrange</w:t>
      </w:r>
      <w:r>
        <w:t xml:space="preserve"> the </w:t>
      </w:r>
      <w:r w:rsidR="00E82FC2">
        <w:t xml:space="preserve">drawn transition rates into </w:t>
      </w:r>
      <w:r w:rsidR="002470F5">
        <w:t>the form of our</w:t>
      </w:r>
      <w:r w:rsidR="004660B1">
        <w:t xml:space="preserve"> </w:t>
      </w:r>
      <w:r w:rsidR="00E82FC2">
        <w:t>MPM and</w:t>
      </w:r>
      <w:r w:rsidR="007850EB">
        <w:t xml:space="preserve"> then</w:t>
      </w:r>
      <w:r w:rsidR="00E82FC2">
        <w:t xml:space="preserve"> use that </w:t>
      </w:r>
      <w:r w:rsidR="00C107F8">
        <w:t xml:space="preserve">MPM </w:t>
      </w:r>
      <w:r w:rsidR="00F03DB9">
        <w:t>draw to calculate</w:t>
      </w:r>
      <w:r w:rsidR="002A3B29">
        <w:t xml:space="preserve"> our</w:t>
      </w:r>
      <w:r w:rsidR="00E82FC2">
        <w:t xml:space="preserve"> d</w:t>
      </w:r>
      <w:r w:rsidR="004660B1">
        <w:t>erived parameter</w:t>
      </w:r>
      <w:r w:rsidR="001319EA">
        <w:t>(</w:t>
      </w:r>
      <w:r w:rsidR="004660B1">
        <w:t>s</w:t>
      </w:r>
      <w:r w:rsidR="001319EA">
        <w:t>)</w:t>
      </w:r>
      <w:r w:rsidR="004660B1">
        <w:t xml:space="preserve"> of interest. After 2,000 iterations, we </w:t>
      </w:r>
      <w:r w:rsidR="007B584A">
        <w:t xml:space="preserve">therefore </w:t>
      </w:r>
      <w:r w:rsidR="004660B1">
        <w:t>have 2,000 independent draws</w:t>
      </w:r>
      <w:r w:rsidR="001D7E00">
        <w:t xml:space="preserve"> from the sampling distribution</w:t>
      </w:r>
      <w:r w:rsidR="004660B1">
        <w:t xml:space="preserve"> of each transition rate and derived parameter.</w:t>
      </w:r>
    </w:p>
    <w:p w14:paraId="65F10FBC" w14:textId="70E9BC7C" w:rsidR="002F41EC" w:rsidRPr="0065560A" w:rsidRDefault="006C00C2" w:rsidP="0065560A">
      <w:pPr>
        <w:spacing w:line="480" w:lineRule="auto"/>
        <w:ind w:firstLine="720"/>
      </w:pPr>
      <w:r>
        <w:t>The modest sample sizes underlying this particular MPM (9-47 plants per stage class) le</w:t>
      </w:r>
      <w:r w:rsidR="00A940E6">
        <w:t>a</w:t>
      </w:r>
      <w:r w:rsidR="008F4AB3">
        <w:t>d</w:t>
      </w:r>
      <w:r>
        <w:t xml:space="preserve"> to relatively high </w:t>
      </w:r>
      <w:r w:rsidR="005A1E43">
        <w:t xml:space="preserve">sampling </w:t>
      </w:r>
      <w:r>
        <w:t xml:space="preserve">uncertainty in the transition rates (Fig. 1A). For instance, the </w:t>
      </w:r>
      <w:r w:rsidR="00190522">
        <w:t>sample</w:t>
      </w:r>
      <w:r>
        <w:t xml:space="preserve"> estimate for the vegetative-reproductive growth transition</w:t>
      </w:r>
      <w:r w:rsidR="00D57C95">
        <w:t xml:space="preserve"> </w:t>
      </w:r>
      <w:r w:rsidR="003B116F">
        <w:t>i</w:t>
      </w:r>
      <w:r w:rsidR="008A25B5">
        <w:t>s 0.2</w:t>
      </w:r>
      <w:r w:rsidR="00DD5AD7">
        <w:t>2 (2/9</w:t>
      </w:r>
      <w:proofErr w:type="gramStart"/>
      <w:r w:rsidR="00DD5AD7">
        <w:t>)</w:t>
      </w:r>
      <w:r>
        <w:t>, but</w:t>
      </w:r>
      <w:proofErr w:type="gramEnd"/>
      <w:r w:rsidR="00B12118">
        <w:t xml:space="preserve"> </w:t>
      </w:r>
      <w:r w:rsidR="00A9563A">
        <w:t>based on the</w:t>
      </w:r>
      <w:r w:rsidR="00D77F5C">
        <w:t xml:space="preserve"> upper bound of the</w:t>
      </w:r>
      <w:r w:rsidR="00A9563A">
        <w:t xml:space="preserve"> 95% credible</w:t>
      </w:r>
      <w:r w:rsidR="00AF0F4D">
        <w:t xml:space="preserve"> interval</w:t>
      </w:r>
      <w:r w:rsidR="007263D6">
        <w:t>,</w:t>
      </w:r>
      <w:r>
        <w:t xml:space="preserve"> this transition rate could plausibly have been as high as 0.45 in </w:t>
      </w:r>
      <w:r w:rsidR="00A72755">
        <w:t xml:space="preserve">the </w:t>
      </w:r>
      <w:r>
        <w:t>population</w:t>
      </w:r>
      <w:r w:rsidR="00B12118">
        <w:t xml:space="preserve"> </w:t>
      </w:r>
      <w:r w:rsidR="00C41A7B">
        <w:t>at large</w:t>
      </w:r>
      <w:r w:rsidR="005F0448">
        <w:t>.</w:t>
      </w:r>
      <w:r w:rsidR="00F6382F">
        <w:t xml:space="preserve"> Correspondingly, t</w:t>
      </w:r>
      <w:r>
        <w:t xml:space="preserve">here is </w:t>
      </w:r>
      <w:r>
        <w:lastRenderedPageBreak/>
        <w:t xml:space="preserve">substantial sampling uncertainty in some of the derived parameters (Fig. 1B). </w:t>
      </w:r>
      <w:r w:rsidR="00970068">
        <w:t>B</w:t>
      </w:r>
      <w:r>
        <w:t xml:space="preserve">ased on 95% credible interval bounds, the equilibrium </w:t>
      </w:r>
      <w:r w:rsidR="00D00FFC">
        <w:t xml:space="preserve">population </w:t>
      </w:r>
      <w:r>
        <w:t xml:space="preserve">growth rate could be as low as –17% per year or as high as </w:t>
      </w:r>
      <w:r w:rsidRPr="00EF516F">
        <w:t>+</w:t>
      </w:r>
      <w:r>
        <w:t>1% per year, life expectancy could be just 3.5 years or up to 18.2 years, and the reproductive value of the vegetative stage class could be 22% lower than the seedling stage or 1460% higher.</w:t>
      </w:r>
    </w:p>
    <w:p w14:paraId="5D555556" w14:textId="77777777" w:rsidR="002F41EC" w:rsidRDefault="002F41EC" w:rsidP="00D970FE">
      <w:pPr>
        <w:spacing w:line="480" w:lineRule="auto"/>
        <w:rPr>
          <w:i/>
        </w:rPr>
      </w:pPr>
    </w:p>
    <w:p w14:paraId="4616AF30" w14:textId="37E3FB2B" w:rsidR="001F154C" w:rsidRDefault="009167D5" w:rsidP="00D970FE">
      <w:pPr>
        <w:spacing w:line="480" w:lineRule="auto"/>
        <w:rPr>
          <w:i/>
        </w:rPr>
      </w:pPr>
      <w:r>
        <w:rPr>
          <w:i/>
        </w:rPr>
        <w:t xml:space="preserve">2.5 Case </w:t>
      </w:r>
      <w:r w:rsidR="0094338F">
        <w:rPr>
          <w:i/>
        </w:rPr>
        <w:t>S</w:t>
      </w:r>
      <w:r>
        <w:rPr>
          <w:i/>
        </w:rPr>
        <w:t xml:space="preserve">tudy </w:t>
      </w:r>
      <w:r w:rsidR="00511C12">
        <w:rPr>
          <w:i/>
        </w:rPr>
        <w:t>#</w:t>
      </w:r>
      <w:r>
        <w:rPr>
          <w:i/>
        </w:rPr>
        <w:t>1:</w:t>
      </w:r>
      <w:r w:rsidR="0094338F">
        <w:rPr>
          <w:i/>
        </w:rPr>
        <w:t xml:space="preserve"> C</w:t>
      </w:r>
      <w:r>
        <w:rPr>
          <w:i/>
        </w:rPr>
        <w:t xml:space="preserve">omparative analysis of </w:t>
      </w:r>
      <w:r w:rsidR="00880ED8">
        <w:rPr>
          <w:i/>
        </w:rPr>
        <w:t>mortality trajectories</w:t>
      </w:r>
    </w:p>
    <w:p w14:paraId="05D85DCA" w14:textId="41F03465" w:rsidR="00D1193A" w:rsidRDefault="00D1193A" w:rsidP="00D1193A">
      <w:pPr>
        <w:spacing w:line="480" w:lineRule="auto"/>
      </w:pPr>
      <w:r>
        <w:tab/>
        <w:t>The analysis we focus on here is a test of the relationship between</w:t>
      </w:r>
      <w:r w:rsidR="00077FDE">
        <w:t xml:space="preserve"> mature</w:t>
      </w:r>
      <w:r>
        <w:t xml:space="preserve"> life expectancy and the “shape” of the mortality distribution (</w:t>
      </w:r>
      <w:proofErr w:type="spellStart"/>
      <w:r>
        <w:t>sensu</w:t>
      </w:r>
      <w:proofErr w:type="spellEnd"/>
      <w:r>
        <w:t xml:space="preserve">. </w:t>
      </w:r>
      <w:proofErr w:type="spellStart"/>
      <w:r>
        <w:t>Baudisch</w:t>
      </w:r>
      <w:proofErr w:type="spellEnd"/>
      <w:r>
        <w:t xml:space="preserve"> 2011), where shape indicates how sharply mortality rates increase with age following reproductive maturity. Evolutionary biologists have long been interested in understanding variation in mortality trajectories in the context of evolutionary theories on senescence</w:t>
      </w:r>
      <w:r w:rsidR="000E7CB1">
        <w:t xml:space="preserve">, but previous metrics used to compare rates of senescence may have conflated variation in the </w:t>
      </w:r>
      <w:r w:rsidR="000E7CB1" w:rsidRPr="00010481">
        <w:rPr>
          <w:i/>
        </w:rPr>
        <w:t>shape</w:t>
      </w:r>
      <w:r w:rsidR="000E7CB1">
        <w:t xml:space="preserve"> of mortality trajectories and variation in the </w:t>
      </w:r>
      <w:r w:rsidR="000E7CB1" w:rsidRPr="00010481">
        <w:rPr>
          <w:i/>
        </w:rPr>
        <w:t>average</w:t>
      </w:r>
      <w:r w:rsidR="000E7CB1">
        <w:t xml:space="preserve"> level of mortality (i.e. the inverse of life expectancy)</w:t>
      </w:r>
      <w:r w:rsidR="0099514F">
        <w:t xml:space="preserve">. </w:t>
      </w:r>
      <w:r>
        <w:t xml:space="preserve">Measures of shape proposed by </w:t>
      </w:r>
      <w:proofErr w:type="spellStart"/>
      <w:r>
        <w:t>Baudisch</w:t>
      </w:r>
      <w:proofErr w:type="spellEnd"/>
      <w:r>
        <w:t xml:space="preserve"> and colleagues (</w:t>
      </w:r>
      <w:proofErr w:type="spellStart"/>
      <w:r>
        <w:t>Baudisch</w:t>
      </w:r>
      <w:proofErr w:type="spellEnd"/>
      <w:r>
        <w:t xml:space="preserve"> 2011, </w:t>
      </w:r>
      <w:proofErr w:type="spellStart"/>
      <w:r>
        <w:t>Baudisch</w:t>
      </w:r>
      <w:proofErr w:type="spellEnd"/>
      <w:r>
        <w:t xml:space="preserve"> et al. 2013, </w:t>
      </w:r>
      <w:proofErr w:type="spellStart"/>
      <w:r w:rsidRPr="00EA2150">
        <w:t>Wrycza</w:t>
      </w:r>
      <w:proofErr w:type="spellEnd"/>
      <w:r>
        <w:t xml:space="preserve"> et al. 2015) are mathematically independent of life expectancy, and therefore well-suited for comparative analyses. Whether shape is </w:t>
      </w:r>
      <w:r w:rsidRPr="00561EFF">
        <w:t>biologically</w:t>
      </w:r>
      <w:r>
        <w:t xml:space="preserve"> independent of life expectancy is a separate question, and indeed an analysis by </w:t>
      </w:r>
      <w:proofErr w:type="spellStart"/>
      <w:r>
        <w:t>Baudisch</w:t>
      </w:r>
      <w:proofErr w:type="spellEnd"/>
      <w:r>
        <w:t xml:space="preserve"> at al. (2013) (based on MPMs for 290 angiosperm species) found a positive relationship between life expectancy and the shape of mortality trajectories. Apart from that analysis, a number of other studies have used estimates of life expectancy and shape derived from MPMs in COM</w:t>
      </w:r>
      <w:r w:rsidR="00D0165C">
        <w:t>(</w:t>
      </w:r>
      <w:r>
        <w:t>P</w:t>
      </w:r>
      <w:r w:rsidR="00D0165C">
        <w:t>)</w:t>
      </w:r>
      <w:r>
        <w:t xml:space="preserve">ADRE, primarily in studies of life history variation (e.g. </w:t>
      </w:r>
      <w:r w:rsidRPr="003B5078">
        <w:t>Salguero-Gómez</w:t>
      </w:r>
      <w:r>
        <w:t xml:space="preserve"> et al. 2016</w:t>
      </w:r>
      <w:r w:rsidR="00937109">
        <w:t>, Healy et al</w:t>
      </w:r>
      <w:r w:rsidR="006F1067">
        <w:t>.</w:t>
      </w:r>
      <w:r w:rsidR="00937109">
        <w:t xml:space="preserve"> 2019</w:t>
      </w:r>
      <w:r>
        <w:t>).</w:t>
      </w:r>
    </w:p>
    <w:p w14:paraId="2FB2318C" w14:textId="39ADE093" w:rsidR="008627EC" w:rsidRDefault="0099171E" w:rsidP="00D1193A">
      <w:pPr>
        <w:spacing w:line="480" w:lineRule="auto"/>
      </w:pPr>
      <w:r>
        <w:lastRenderedPageBreak/>
        <w:tab/>
        <w:t>To estimate mature life expectancy</w:t>
      </w:r>
      <w:r w:rsidR="001B2BD3">
        <w:t xml:space="preserve"> (</w:t>
      </w:r>
      <m:oMath>
        <m:r>
          <w:rPr>
            <w:rFonts w:ascii="Cambria Math" w:hAnsi="Cambria Math"/>
          </w:rPr>
          <m:t>L</m:t>
        </m:r>
      </m:oMath>
      <w:r w:rsidR="001B2BD3">
        <w:t>)</w:t>
      </w:r>
      <w:r>
        <w:t xml:space="preserve"> and shape</w:t>
      </w:r>
      <w:r w:rsidR="001B2BD3">
        <w:t xml:space="preserve"> (</w:t>
      </w:r>
      <m:oMath>
        <m:r>
          <w:rPr>
            <w:rFonts w:ascii="Cambria Math" w:hAnsi="Cambria Math"/>
          </w:rPr>
          <m:t>S</m:t>
        </m:r>
      </m:oMath>
      <w:r w:rsidR="001B2BD3">
        <w:t>)</w:t>
      </w:r>
      <w:r>
        <w:t>, we first use</w:t>
      </w:r>
      <w:r w:rsidR="00687487">
        <w:t>d</w:t>
      </w:r>
      <w:r>
        <w:t xml:space="preserve"> age-from-stage methods</w:t>
      </w:r>
      <w:r w:rsidR="00445C44">
        <w:t xml:space="preserve"> (</w:t>
      </w:r>
      <w:r w:rsidR="004D48C6">
        <w:t xml:space="preserve">Cochran and </w:t>
      </w:r>
      <w:proofErr w:type="spellStart"/>
      <w:r w:rsidR="004D48C6">
        <w:t>Ellner</w:t>
      </w:r>
      <w:proofErr w:type="spellEnd"/>
      <w:r w:rsidR="004D48C6">
        <w:t xml:space="preserve"> 1992, Caswell 2001 Sec. 5.3</w:t>
      </w:r>
      <w:r w:rsidR="00445C44">
        <w:t>)</w:t>
      </w:r>
      <w:r>
        <w:t xml:space="preserve"> to derive a survivorship trajectory</w:t>
      </w:r>
      <w:r w:rsidR="006420BE">
        <w:t xml:space="preserve"> </w:t>
      </w:r>
      <w:r>
        <w:t xml:space="preserve">from </w:t>
      </w:r>
      <w:r w:rsidR="004D48C6">
        <w:t>each</w:t>
      </w:r>
      <w:r>
        <w:t xml:space="preserve"> MPM</w:t>
      </w:r>
      <w:r w:rsidR="004D48C6">
        <w:t>, using the first stage class</w:t>
      </w:r>
      <w:r w:rsidR="00A606F5">
        <w:t>(es)</w:t>
      </w:r>
      <w:r w:rsidR="00007C05">
        <w:t xml:space="preserve"> with positive reproduction</w:t>
      </w:r>
      <w:r w:rsidR="004D48C6">
        <w:t xml:space="preserve"> as </w:t>
      </w:r>
      <w:r w:rsidR="00EA34ED">
        <w:t>our</w:t>
      </w:r>
      <w:r w:rsidR="004D48C6">
        <w:t xml:space="preserve"> starting point (see Appendix S1</w:t>
      </w:r>
      <w:ins w:id="4" w:author="Patrick BARKS" w:date="2020-10-10T16:17:00Z">
        <w:r w:rsidR="0078556A">
          <w:t xml:space="preserve"> section 4</w:t>
        </w:r>
      </w:ins>
      <w:r w:rsidR="00706CB3">
        <w:t xml:space="preserve"> for further details</w:t>
      </w:r>
      <w:r w:rsidR="004D48C6">
        <w:t>)</w:t>
      </w:r>
      <w:r>
        <w:t>.</w:t>
      </w:r>
      <w:r w:rsidR="00687487">
        <w:t xml:space="preserve"> </w:t>
      </w:r>
      <w:r w:rsidR="001B2BD3">
        <w:t xml:space="preserve">We then estimated mature life expectancy by summing over </w:t>
      </w:r>
      <w:r w:rsidR="00291C3A">
        <w:t>a given</w:t>
      </w:r>
      <w:r w:rsidR="001B2BD3">
        <w:t xml:space="preserve"> survivorship trajectory, as in </w:t>
      </w:r>
      <m:oMath>
        <m:r>
          <w:rPr>
            <w:rFonts w:ascii="Cambria Math" w:hAnsi="Cambria Math"/>
          </w:rPr>
          <m:t>L=</m:t>
        </m:r>
        <m:nary>
          <m:naryPr>
            <m:chr m:val="∑"/>
            <m:limLoc m:val="subSup"/>
            <m:supHide m:val="1"/>
            <m:ctrlPr>
              <w:rPr>
                <w:rFonts w:ascii="Cambria Math" w:hAnsi="Cambria Math"/>
                <w:i/>
              </w:rPr>
            </m:ctrlPr>
          </m:naryPr>
          <m:sub>
            <m:r>
              <w:rPr>
                <w:rFonts w:ascii="Cambria Math" w:hAnsi="Cambria Math"/>
              </w:rPr>
              <m:t>x</m:t>
            </m:r>
          </m:sub>
          <m:sup/>
          <m:e>
            <m:sSub>
              <m:sSubPr>
                <m:ctrlPr>
                  <w:rPr>
                    <w:rFonts w:ascii="Cambria Math" w:hAnsi="Cambria Math"/>
                    <w:i/>
                  </w:rPr>
                </m:ctrlPr>
              </m:sSubPr>
              <m:e>
                <m:r>
                  <w:rPr>
                    <w:rFonts w:ascii="Cambria Math" w:hAnsi="Cambria Math"/>
                  </w:rPr>
                  <m:t>l</m:t>
                </m:r>
              </m:e>
              <m:sub>
                <m:r>
                  <w:rPr>
                    <w:rFonts w:ascii="Cambria Math" w:hAnsi="Cambria Math"/>
                  </w:rPr>
                  <m:t>x</m:t>
                </m:r>
              </m:sub>
            </m:sSub>
          </m:e>
        </m:nary>
      </m:oMath>
      <w:r w:rsidR="00D76004">
        <w:t xml:space="preserve">, where </w:t>
      </w:r>
      <m:oMath>
        <m:sSub>
          <m:sSubPr>
            <m:ctrlPr>
              <w:rPr>
                <w:rFonts w:ascii="Cambria Math" w:hAnsi="Cambria Math"/>
                <w:i/>
              </w:rPr>
            </m:ctrlPr>
          </m:sSubPr>
          <m:e>
            <m:r>
              <w:rPr>
                <w:rFonts w:ascii="Cambria Math" w:hAnsi="Cambria Math"/>
              </w:rPr>
              <m:t>l</m:t>
            </m:r>
          </m:e>
          <m:sub>
            <m:r>
              <w:rPr>
                <w:rFonts w:ascii="Cambria Math" w:hAnsi="Cambria Math"/>
              </w:rPr>
              <m:t>x</m:t>
            </m:r>
          </m:sub>
        </m:sSub>
      </m:oMath>
      <w:r w:rsidR="00D76004">
        <w:t xml:space="preserve"> </w:t>
      </w:r>
      <w:r w:rsidR="0014347F">
        <w:t>is</w:t>
      </w:r>
      <w:r w:rsidR="00D76004">
        <w:t xml:space="preserve"> the proportion of a cohort surviving</w:t>
      </w:r>
      <w:r w:rsidR="00536A74">
        <w:t xml:space="preserve"> from </w:t>
      </w:r>
      <w:r w:rsidR="00A606F5">
        <w:t xml:space="preserve">reproductive </w:t>
      </w:r>
      <w:r w:rsidR="00536A74">
        <w:t>maturity</w:t>
      </w:r>
      <w:r w:rsidR="00D76004">
        <w:t xml:space="preserve"> to age </w:t>
      </w:r>
      <w:r w:rsidR="00D76004" w:rsidRPr="006420BE">
        <w:rPr>
          <w:i/>
        </w:rPr>
        <w:t>x</w:t>
      </w:r>
      <w:r w:rsidR="0018741F">
        <w:t xml:space="preserve">. </w:t>
      </w:r>
      <w:r w:rsidR="003F0E01">
        <w:t xml:space="preserve">To estimate </w:t>
      </w:r>
      <w:proofErr w:type="gramStart"/>
      <w:r w:rsidR="00173EB3">
        <w:t>shape</w:t>
      </w:r>
      <w:proofErr w:type="gramEnd"/>
      <w:r w:rsidR="00173EB3">
        <w:t xml:space="preserve"> </w:t>
      </w:r>
      <w:r w:rsidR="00F15A1E">
        <w:t>we</w:t>
      </w:r>
      <w:r w:rsidR="00997797">
        <w:t xml:space="preserve"> use</w:t>
      </w:r>
      <w:r w:rsidR="00EA28E5">
        <w:t>d</w:t>
      </w:r>
      <w:r w:rsidR="00997797">
        <w:t xml:space="preserve"> a </w:t>
      </w:r>
      <w:r w:rsidR="00783E2E">
        <w:t>metric</w:t>
      </w:r>
      <w:r w:rsidR="00997797">
        <w:t xml:space="preserve"> proposed by </w:t>
      </w:r>
      <w:del w:id="5" w:author="Patrick BARKS" w:date="2020-10-09T09:16:00Z">
        <w:r w:rsidR="00997797" w:rsidDel="00BC30F0">
          <w:delText xml:space="preserve">Stott and </w:delText>
        </w:r>
      </w:del>
      <w:proofErr w:type="spellStart"/>
      <w:r w:rsidR="00997797">
        <w:t>Baudisch</w:t>
      </w:r>
      <w:proofErr w:type="spellEnd"/>
      <w:ins w:id="6" w:author="Patrick BARKS" w:date="2020-10-09T09:16:00Z">
        <w:r w:rsidR="00BC30F0">
          <w:t xml:space="preserve"> and Stott</w:t>
        </w:r>
      </w:ins>
      <w:r w:rsidR="00997797">
        <w:t xml:space="preserve"> (2019), which compares the area under a survivorship trajectory to the area under a reference trajectory </w:t>
      </w:r>
      <w:r w:rsidR="002D47BC">
        <w:t>that assumes constant mortality</w:t>
      </w:r>
      <w:r w:rsidR="00FF6AFE">
        <w:t xml:space="preserve"> with age</w:t>
      </w:r>
      <w:r w:rsidR="00997797">
        <w:t>.</w:t>
      </w:r>
      <w:r w:rsidR="002D47BC">
        <w:t xml:space="preserve"> </w:t>
      </w:r>
      <w:r w:rsidR="00B900CF">
        <w:t xml:space="preserve">The metric can take any continuous value </w:t>
      </w:r>
      <w:r w:rsidR="0074692D">
        <w:t>between</w:t>
      </w:r>
      <w:r w:rsidR="00B900CF">
        <w:t xml:space="preserve"> </w:t>
      </w:r>
      <w:r w:rsidR="00B14B3B">
        <w:t>–</w:t>
      </w:r>
      <w:r w:rsidR="00B900CF">
        <w:t>0.5 (</w:t>
      </w:r>
      <w:r w:rsidR="00271A23">
        <w:t xml:space="preserve">maximal </w:t>
      </w:r>
      <w:r w:rsidR="0074692D">
        <w:t xml:space="preserve">negative senescence; </w:t>
      </w:r>
      <w:r w:rsidR="00B900CF">
        <w:t xml:space="preserve">all individuals die at the age of maturity) </w:t>
      </w:r>
      <w:r w:rsidR="001B465B">
        <w:t>and</w:t>
      </w:r>
      <w:r w:rsidR="00B900CF">
        <w:t xml:space="preserve"> +0.5 (</w:t>
      </w:r>
      <w:r w:rsidR="006217EF">
        <w:t xml:space="preserve">maximal </w:t>
      </w:r>
      <w:r w:rsidR="00436C39">
        <w:t xml:space="preserve">senescence; </w:t>
      </w:r>
      <w:r w:rsidR="00B900CF">
        <w:t xml:space="preserve">all individuals die at the </w:t>
      </w:r>
      <w:r w:rsidR="0074692D">
        <w:t>age of maximum longevity</w:t>
      </w:r>
      <w:r w:rsidR="00B900CF">
        <w:t xml:space="preserve">), with a value of 0 indicating </w:t>
      </w:r>
      <w:r w:rsidR="0074692D">
        <w:t xml:space="preserve">a constant </w:t>
      </w:r>
      <w:r w:rsidR="00D225D7">
        <w:t>rate of mortality with age (negligible senescence).</w:t>
      </w:r>
      <w:r w:rsidR="00371B44">
        <w:t xml:space="preserve"> Values of shape that are </w:t>
      </w:r>
      <w:r w:rsidR="00AF5FD4">
        <w:t>greater</w:t>
      </w:r>
      <w:r w:rsidR="00371B44">
        <w:t xml:space="preserve"> than, equal to, or </w:t>
      </w:r>
      <w:r w:rsidR="00AF5FD4">
        <w:t>less</w:t>
      </w:r>
      <w:r w:rsidR="00371B44">
        <w:t xml:space="preserve"> than zero </w:t>
      </w:r>
      <w:r w:rsidR="007477E1">
        <w:t>correspond</w:t>
      </w:r>
      <w:r w:rsidR="00371B44">
        <w:t xml:space="preserve"> to </w:t>
      </w:r>
      <w:r w:rsidR="005B3DD5">
        <w:t>T</w:t>
      </w:r>
      <w:r w:rsidR="00371B44">
        <w:t>ype I, II, and III survivorship curves, respectively.</w:t>
      </w:r>
      <w:r w:rsidR="00D56CEB">
        <w:t xml:space="preserve"> </w:t>
      </w:r>
      <w:r w:rsidR="0086127C">
        <w:t>When deriving a survivorship trajectory</w:t>
      </w:r>
      <w:r w:rsidR="00E95E0F">
        <w:t xml:space="preserve"> </w:t>
      </w:r>
      <w:r w:rsidR="0086127C">
        <w:t xml:space="preserve">from an MPM, </w:t>
      </w:r>
      <w:r w:rsidR="00A46C2C">
        <w:t>it is guaranteed that the apparent mortality rate will approach a plateau as the stage distribution approaches its equilibrium</w:t>
      </w:r>
      <w:r w:rsidR="002C534D">
        <w:t xml:space="preserve"> (Horvitz and </w:t>
      </w:r>
      <w:proofErr w:type="spellStart"/>
      <w:r w:rsidR="002C534D">
        <w:t>Tuljapurkar</w:t>
      </w:r>
      <w:proofErr w:type="spellEnd"/>
      <w:r w:rsidR="002C534D">
        <w:t xml:space="preserve"> 2008)</w:t>
      </w:r>
      <w:r w:rsidR="00A46C2C">
        <w:t>.</w:t>
      </w:r>
      <w:r w:rsidR="00E95E0F">
        <w:t xml:space="preserve"> </w:t>
      </w:r>
      <w:r w:rsidR="00EE38B8">
        <w:t>To avoid bias from</w:t>
      </w:r>
      <w:r w:rsidR="00143A77">
        <w:t xml:space="preserve"> artifactual</w:t>
      </w:r>
      <w:r w:rsidR="00EE38B8">
        <w:t xml:space="preserve"> mortality plateaus, </w:t>
      </w:r>
      <w:r w:rsidR="00CA208D">
        <w:t>w</w:t>
      </w:r>
      <w:r w:rsidR="00E95E0F">
        <w:t xml:space="preserve">e calculated shape from </w:t>
      </w:r>
      <w:r w:rsidR="00861955">
        <w:t>truncated</w:t>
      </w:r>
      <w:r w:rsidR="00B73CF9">
        <w:t xml:space="preserve"> </w:t>
      </w:r>
      <w:r w:rsidR="00E95E0F">
        <w:t xml:space="preserve">survivorship trajectories, </w:t>
      </w:r>
      <w:r w:rsidR="00D8182B">
        <w:t>limited to the period</w:t>
      </w:r>
      <w:r w:rsidR="00D50D31">
        <w:t xml:space="preserve"> prior to a </w:t>
      </w:r>
      <w:r w:rsidR="009E29DB">
        <w:t xml:space="preserve">cohort </w:t>
      </w:r>
      <w:r w:rsidR="00F351AE">
        <w:t>reaching</w:t>
      </w:r>
      <w:r w:rsidR="009E29DB">
        <w:t xml:space="preserve"> </w:t>
      </w:r>
      <w:r w:rsidR="00FA5CC6">
        <w:t>its</w:t>
      </w:r>
      <w:r w:rsidR="00E95E0F">
        <w:t xml:space="preserve"> </w:t>
      </w:r>
      <w:r w:rsidR="00F351AE">
        <w:t>quasi-</w:t>
      </w:r>
      <w:r w:rsidR="00E95E0F">
        <w:t>stable distribution</w:t>
      </w:r>
      <w:r w:rsidR="009E29DB">
        <w:t xml:space="preserve"> (</w:t>
      </w:r>
      <w:r w:rsidR="00CA15BE">
        <w:t>based on a</w:t>
      </w:r>
      <w:r w:rsidR="004E28AE">
        <w:t xml:space="preserve"> distance</w:t>
      </w:r>
      <w:r w:rsidR="00CA15BE">
        <w:t xml:space="preserve"> threshold of 1%; </w:t>
      </w:r>
      <w:r w:rsidR="009E29DB">
        <w:t xml:space="preserve">see Appendix S1 </w:t>
      </w:r>
      <w:ins w:id="7" w:author="Patrick BARKS" w:date="2020-10-11T18:20:00Z">
        <w:r w:rsidR="00581CB9">
          <w:t xml:space="preserve">section 4 </w:t>
        </w:r>
      </w:ins>
      <w:r w:rsidR="009E29DB">
        <w:t>for further details)</w:t>
      </w:r>
      <w:r w:rsidR="00E95E0F">
        <w:t>.</w:t>
      </w:r>
    </w:p>
    <w:p w14:paraId="5C2C8C00" w14:textId="595DDD12" w:rsidR="00653426" w:rsidRDefault="00653426" w:rsidP="00D1193A">
      <w:pPr>
        <w:spacing w:line="480" w:lineRule="auto"/>
      </w:pPr>
      <w:r>
        <w:tab/>
      </w:r>
      <w:r w:rsidR="00A160F4">
        <w:t xml:space="preserve">We calculated </w:t>
      </w:r>
      <w:r w:rsidR="00B065C2">
        <w:t xml:space="preserve">life </w:t>
      </w:r>
      <w:r w:rsidR="00A160F4">
        <w:t>expectancy and shape at the</w:t>
      </w:r>
      <w:commentRangeStart w:id="8"/>
      <w:r w:rsidR="00A160F4">
        <w:t xml:space="preserve"> level of populations</w:t>
      </w:r>
      <w:commentRangeEnd w:id="8"/>
      <w:r w:rsidR="00D03B87">
        <w:rPr>
          <w:rStyle w:val="Marquedecommentaire"/>
        </w:rPr>
        <w:commentReference w:id="8"/>
      </w:r>
      <w:r w:rsidR="002B0370">
        <w:t xml:space="preserve">, </w:t>
      </w:r>
      <w:r w:rsidR="00D113D4">
        <w:t>as defined in COMPADRE</w:t>
      </w:r>
      <w:del w:id="9" w:author="Patrick BARKS" w:date="2020-10-11T18:19:00Z">
        <w:r w:rsidR="00A70AF4" w:rsidDel="00581CB9">
          <w:delText xml:space="preserve"> (</w:delText>
        </w:r>
        <w:commentRangeStart w:id="10"/>
        <w:r w:rsidR="00A70AF4" w:rsidDel="00581CB9">
          <w:delText>we also conducted supplementary analyses at the level of species</w:delText>
        </w:r>
        <w:commentRangeEnd w:id="10"/>
        <w:r w:rsidR="00C94146" w:rsidDel="00581CB9">
          <w:rPr>
            <w:rStyle w:val="Marquedecommentaire"/>
          </w:rPr>
          <w:commentReference w:id="10"/>
        </w:r>
        <w:r w:rsidR="00A70AF4" w:rsidDel="00581CB9">
          <w:delText>)</w:delText>
        </w:r>
      </w:del>
      <w:r w:rsidR="00A70AF4">
        <w:t xml:space="preserve">. </w:t>
      </w:r>
      <w:r w:rsidR="002B0370">
        <w:t>For populations with temporal replication</w:t>
      </w:r>
      <w:r w:rsidR="00E95D3A">
        <w:t xml:space="preserve"> (i.e. MPMs for multiple time periods)</w:t>
      </w:r>
      <w:r w:rsidR="002B0370">
        <w:t xml:space="preserve">, we </w:t>
      </w:r>
      <w:r w:rsidR="00347456">
        <w:t>used the population</w:t>
      </w:r>
      <w:r w:rsidR="005C12CF">
        <w:t xml:space="preserve"> pooled MPM</w:t>
      </w:r>
      <w:r w:rsidR="00F70B75">
        <w:t xml:space="preserve"> in our analys</w:t>
      </w:r>
      <w:r w:rsidR="006D00D4">
        <w:t>i</w:t>
      </w:r>
      <w:r w:rsidR="00F70B75">
        <w:t>s,</w:t>
      </w:r>
      <w:r w:rsidR="007B51DB">
        <w:t xml:space="preserve"> if avai</w:t>
      </w:r>
      <w:r w:rsidR="00347456">
        <w:t>lable, or the population</w:t>
      </w:r>
      <w:r w:rsidR="007B51DB">
        <w:t xml:space="preserve"> mean MPM otherwise.</w:t>
      </w:r>
      <w:r w:rsidR="00CF163C">
        <w:t xml:space="preserve"> </w:t>
      </w:r>
      <w:r w:rsidR="008852BF">
        <w:t xml:space="preserve">To model sampling uncertainty for pooled or mean MPMs, we </w:t>
      </w:r>
      <w:r w:rsidR="002B0370">
        <w:lastRenderedPageBreak/>
        <w:t xml:space="preserve">pooled </w:t>
      </w:r>
      <w:r w:rsidR="00D113D4">
        <w:t xml:space="preserve">stage-specific </w:t>
      </w:r>
      <w:r w:rsidR="00880CF3">
        <w:t>sample sizes across years</w:t>
      </w:r>
      <w:r w:rsidR="00D82023">
        <w:t xml:space="preserve"> (see further details in Appendix S1)</w:t>
      </w:r>
      <w:r w:rsidR="00A160F4">
        <w:t>.</w:t>
      </w:r>
      <w:r w:rsidR="00B847F9">
        <w:t xml:space="preserve"> This approach ignores</w:t>
      </w:r>
      <w:r w:rsidR="00683A16">
        <w:t xml:space="preserve"> potential</w:t>
      </w:r>
      <w:r w:rsidR="00B847F9">
        <w:t xml:space="preserve"> uncertainty due to temporal variation in transition rates</w:t>
      </w:r>
      <w:r w:rsidR="00D5684F">
        <w:t>, and therefore underestimates overall uncertainty</w:t>
      </w:r>
      <w:r w:rsidR="00B847F9">
        <w:t>.</w:t>
      </w:r>
    </w:p>
    <w:p w14:paraId="2DB2DB7F" w14:textId="52F5A21B" w:rsidR="008627EC" w:rsidRDefault="008627EC" w:rsidP="009F4C66">
      <w:pPr>
        <w:spacing w:line="480" w:lineRule="auto"/>
      </w:pPr>
      <w:r>
        <w:tab/>
        <w:t xml:space="preserve">To </w:t>
      </w:r>
      <w:r w:rsidR="006059CA">
        <w:t>model</w:t>
      </w:r>
      <w:r>
        <w:t xml:space="preserve"> the relationship between</w:t>
      </w:r>
      <w:r w:rsidR="00B3683A">
        <w:t xml:space="preserve"> point estimates of</w:t>
      </w:r>
      <w:r>
        <w:t xml:space="preserve"> </w:t>
      </w:r>
      <w:r w:rsidR="006059CA">
        <w:t xml:space="preserve">mature life expectancy and shape, we used a linear model with random intercepts </w:t>
      </w:r>
      <w:r w:rsidR="00096B5C">
        <w:t>at the</w:t>
      </w:r>
      <w:r w:rsidR="006059CA">
        <w:t xml:space="preserve"> </w:t>
      </w:r>
      <w:r w:rsidR="00096B5C">
        <w:t>species level (to control for non-independence of populations of the same species), as in</w:t>
      </w:r>
    </w:p>
    <w:p w14:paraId="129EE07E" w14:textId="7D39C7F1" w:rsidR="00096B5C" w:rsidRPr="00100098" w:rsidRDefault="007810CF" w:rsidP="009F4C66">
      <w:pPr>
        <w:tabs>
          <w:tab w:val="left" w:pos="4678"/>
          <w:tab w:val="left" w:pos="6096"/>
        </w:tabs>
        <w:spacing w:line="480" w:lineRule="auto"/>
      </w:pPr>
      <m:oMathPara>
        <m:oMathParaPr>
          <m:jc m:val="center"/>
        </m:oMathParaPr>
        <m:oMath>
          <m:sSub>
            <m:sSubPr>
              <m:ctrlPr>
                <w:rPr>
                  <w:rFonts w:ascii="Cambria Math" w:hAnsi="Cambria Math"/>
                  <w:b/>
                  <w:i/>
                </w:rPr>
              </m:ctrlPr>
            </m:sSubPr>
            <m:e>
              <m:r>
                <w:rPr>
                  <w:rFonts w:ascii="Cambria Math" w:hAnsi="Cambria Math"/>
                </w:rPr>
                <m:t>y</m:t>
              </m:r>
            </m:e>
            <m:sub>
              <m:r>
                <w:rPr>
                  <w:rFonts w:ascii="Cambria Math" w:hAnsi="Cambria Math"/>
                </w:rPr>
                <m:t>ij</m:t>
              </m:r>
            </m:sub>
          </m:sSub>
          <m:r>
            <w:rPr>
              <w:rFonts w:ascii="Cambria Math" w:hAnsi="Cambria Math"/>
            </w:rPr>
            <m:t xml:space="preserve"> ~ </m:t>
          </m:r>
          <m:r>
            <m:rPr>
              <m:sty m:val="p"/>
            </m:rPr>
            <w:rPr>
              <w:rFonts w:ascii="Cambria Math" w:hAnsi="Cambria Math"/>
            </w:rPr>
            <m:t>Normal</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+β</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sSup>
                <m:sSupPr>
                  <m:ctrlPr>
                    <w:rPr>
                      <w:rFonts w:ascii="Cambria Math" w:hAnsi="Cambria Math"/>
                      <w:i/>
                    </w:rPr>
                  </m:ctrlPr>
                </m:sSupPr>
                <m:e>
                  <m:r>
                    <w:rPr>
                      <w:rFonts w:ascii="Cambria Math" w:hAnsi="Cambria Math"/>
                    </w:rPr>
                    <m:t xml:space="preserve"> σ</m:t>
                  </m:r>
                </m:e>
                <m:sup>
                  <m:r>
                    <w:rPr>
                      <w:rFonts w:ascii="Cambria Math" w:hAnsi="Cambria Math"/>
                    </w:rPr>
                    <m:t>2</m:t>
                  </m:r>
                </m:sup>
              </m:sSup>
            </m:e>
          </m:d>
          <m:r>
            <w:rPr>
              <w:rFonts w:ascii="Cambria Math" w:hAnsi="Cambria Math"/>
            </w:rPr>
            <m:t>,</m:t>
          </m:r>
        </m:oMath>
      </m:oMathPara>
    </w:p>
    <w:p w14:paraId="012F5D6F" w14:textId="7F14A59E" w:rsidR="00B005BC" w:rsidRDefault="00096B5C" w:rsidP="009F4C66">
      <w:pPr>
        <w:spacing w:line="480" w:lineRule="auto"/>
      </w:pPr>
      <w:r>
        <w:t>where</w:t>
      </w:r>
      <w:r w:rsidR="00C54C6D">
        <w:t xml:space="preserve">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rsidR="00C54C6D">
        <w:t xml:space="preserve"> and</w:t>
      </w:r>
      <w:r>
        <w:t xml:space="preserve"> </w:t>
      </w:r>
      <m:oMath>
        <m:sSub>
          <m:sSubPr>
            <m:ctrlPr>
              <w:rPr>
                <w:rFonts w:ascii="Cambria Math" w:hAnsi="Cambria Math"/>
                <w:b/>
                <w:i/>
              </w:rPr>
            </m:ctrlPr>
          </m:sSubPr>
          <m:e>
            <m:r>
              <w:rPr>
                <w:rFonts w:ascii="Cambria Math" w:hAnsi="Cambria Math"/>
              </w:rPr>
              <m:t>y</m:t>
            </m:r>
          </m:e>
          <m:sub>
            <m:r>
              <w:rPr>
                <w:rFonts w:ascii="Cambria Math" w:hAnsi="Cambria Math"/>
              </w:rPr>
              <m:t>ij</m:t>
            </m:r>
          </m:sub>
        </m:sSub>
      </m:oMath>
      <w:r w:rsidR="00C54C6D">
        <w:t xml:space="preserve"> </w:t>
      </w:r>
      <w:r w:rsidR="00DE7CFA">
        <w:t>represent</w:t>
      </w:r>
      <w:r>
        <w:t xml:space="preserve"> </w:t>
      </w:r>
      <w:r w:rsidR="009B69C4">
        <w:t>point estimates</w:t>
      </w:r>
      <w:r>
        <w:t xml:space="preserve"> of life expectancy and shape, </w:t>
      </w:r>
      <w:r w:rsidR="005962BB">
        <w:t>respectively</w:t>
      </w:r>
      <w:r>
        <w:t xml:space="preserve">, for population </w:t>
      </w:r>
      <w:proofErr w:type="spellStart"/>
      <w:r w:rsidRPr="008E08F3">
        <w:rPr>
          <w:i/>
        </w:rPr>
        <w:t>i</w:t>
      </w:r>
      <w:proofErr w:type="spellEnd"/>
      <w:r>
        <w:t xml:space="preserve"> and species </w:t>
      </w:r>
      <w:r w:rsidRPr="008E08F3">
        <w:rPr>
          <w:i/>
        </w:rPr>
        <w:t>j</w:t>
      </w:r>
      <w:r>
        <w:t xml:space="preserve">, </w:t>
      </w:r>
      <m:oMath>
        <m:sSub>
          <m:sSubPr>
            <m:ctrlPr>
              <w:rPr>
                <w:rFonts w:ascii="Cambria Math" w:hAnsi="Cambria Math"/>
                <w:i/>
              </w:rPr>
            </m:ctrlPr>
          </m:sSubPr>
          <m:e>
            <m:r>
              <w:rPr>
                <w:rFonts w:ascii="Cambria Math" w:hAnsi="Cambria Math"/>
              </w:rPr>
              <m:t>α</m:t>
            </m:r>
          </m:e>
          <m:sub>
            <m:r>
              <w:rPr>
                <w:rFonts w:ascii="Cambria Math" w:hAnsi="Cambria Math"/>
              </w:rPr>
              <m:t>j</m:t>
            </m:r>
          </m:sub>
        </m:sSub>
      </m:oMath>
      <w:r w:rsidR="005962BB">
        <w:t xml:space="preserve"> represent species-specific intercepts, </w:t>
      </w:r>
      <m:oMath>
        <m:r>
          <w:rPr>
            <w:rFonts w:ascii="Cambria Math" w:hAnsi="Cambria Math"/>
          </w:rPr>
          <m:t>β</m:t>
        </m:r>
      </m:oMath>
      <w:r w:rsidR="005962BB">
        <w:t xml:space="preserve"> is the slope of the relationship between </w:t>
      </w:r>
      <w:r w:rsidR="005962BB" w:rsidRPr="009624CC">
        <w:rPr>
          <w:i/>
        </w:rPr>
        <w:t>S</w:t>
      </w:r>
      <w:r w:rsidR="005962BB">
        <w:t xml:space="preserve"> and </w:t>
      </w:r>
      <w:r w:rsidR="005962BB" w:rsidRPr="009624CC">
        <w:rPr>
          <w:i/>
        </w:rPr>
        <w:t>L</w:t>
      </w:r>
      <w:r w:rsidR="005962BB">
        <w:t xml:space="preserve">, and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rsidR="009624CC">
        <w:t xml:space="preserve"> is residual variance.</w:t>
      </w:r>
      <w:r w:rsidR="00C708E2">
        <w:t xml:space="preserve"> To incorporate sampling</w:t>
      </w:r>
      <w:r w:rsidR="009F4C66">
        <w:t xml:space="preserve"> uncertainty</w:t>
      </w:r>
      <w:r w:rsidR="00C708E2">
        <w:t>, we us</w:t>
      </w:r>
      <w:r w:rsidR="006A0D87">
        <w:t>e</w:t>
      </w:r>
      <w:r w:rsidR="00171AE1">
        <w:t>d</w:t>
      </w:r>
      <w:r w:rsidR="006A0D87">
        <w:t xml:space="preserve"> a measurement error model</w:t>
      </w:r>
      <w:r w:rsidR="005750BC">
        <w:t xml:space="preserve"> (</w:t>
      </w:r>
      <w:r w:rsidR="006A0D87">
        <w:t xml:space="preserve">based on </w:t>
      </w:r>
      <w:proofErr w:type="spellStart"/>
      <w:r w:rsidR="005750BC">
        <w:t>McElreath</w:t>
      </w:r>
      <w:proofErr w:type="spellEnd"/>
      <w:r w:rsidR="005750BC">
        <w:t xml:space="preserve"> 2016, sec. 14.1.2)</w:t>
      </w:r>
      <w:r w:rsidR="00B005BC">
        <w:t xml:space="preserve"> where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rsidR="00B005BC">
        <w:t xml:space="preserve"> and </w:t>
      </w:r>
      <m:oMath>
        <m:sSub>
          <m:sSubPr>
            <m:ctrlPr>
              <w:rPr>
                <w:rFonts w:ascii="Cambria Math" w:hAnsi="Cambria Math"/>
                <w:b/>
                <w:i/>
              </w:rPr>
            </m:ctrlPr>
          </m:sSubPr>
          <m:e>
            <m:r>
              <w:rPr>
                <w:rFonts w:ascii="Cambria Math" w:hAnsi="Cambria Math"/>
              </w:rPr>
              <m:t>y</m:t>
            </m:r>
          </m:e>
          <m:sub>
            <m:r>
              <w:rPr>
                <w:rFonts w:ascii="Cambria Math" w:hAnsi="Cambria Math"/>
              </w:rPr>
              <m:t>ij</m:t>
            </m:r>
          </m:sub>
        </m:sSub>
      </m:oMath>
      <w:r w:rsidR="00B005BC">
        <w:t xml:space="preserve"> are modeled based on the means</w:t>
      </w:r>
      <w:r w:rsidR="009F4C66">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oMath>
      <w:r w:rsidR="009F4C66">
        <w:t xml:space="preserve"> and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oMath>
      <w:r w:rsidR="009F4C66">
        <w:t>)</w:t>
      </w:r>
      <w:r w:rsidR="00B005BC">
        <w:t xml:space="preserve"> and variances</w:t>
      </w:r>
      <w:r w:rsidR="009F4C66">
        <w:t xml:space="preserve"> (</w:t>
      </w:r>
      <m:oMath>
        <m:sSubSup>
          <m:sSubSupPr>
            <m:ctrlPr>
              <w:rPr>
                <w:rFonts w:ascii="Cambria Math" w:hAnsi="Cambria Math"/>
                <w:i/>
              </w:rPr>
            </m:ctrlPr>
          </m:sSubSupPr>
          <m:e>
            <m:r>
              <w:del w:id="11" w:author="Patrick BARKS" w:date="2020-10-11T18:22:00Z">
                <w:rPr>
                  <w:rFonts w:ascii="Cambria Math" w:hAnsi="Cambria Math"/>
                </w:rPr>
                <m:t xml:space="preserve"> </m:t>
              </w:del>
            </m:r>
            <m:acc>
              <m:accPr>
                <m:ctrlPr>
                  <w:rPr>
                    <w:rFonts w:ascii="Cambria Math" w:hAnsi="Cambria Math"/>
                    <w:i/>
                  </w:rPr>
                </m:ctrlPr>
              </m:accPr>
              <m:e>
                <m:r>
                  <w:rPr>
                    <w:rFonts w:ascii="Cambria Math" w:hAnsi="Cambria Math"/>
                  </w:rPr>
                  <m:t>σ</m:t>
                </m:r>
              </m:e>
            </m:acc>
          </m:e>
          <m:sub>
            <m:r>
              <m:rPr>
                <m:sty m:val="p"/>
              </m:rPr>
              <w:rPr>
                <w:rFonts w:ascii="Cambria Math" w:hAnsi="Cambria Math"/>
              </w:rPr>
              <m:t>x,</m:t>
            </m:r>
            <m:r>
              <w:rPr>
                <w:rFonts w:ascii="Cambria Math" w:hAnsi="Cambria Math"/>
              </w:rPr>
              <m:t>ij</m:t>
            </m:r>
          </m:sub>
          <m:sup>
            <m:r>
              <w:rPr>
                <w:rFonts w:ascii="Cambria Math" w:hAnsi="Cambria Math"/>
              </w:rPr>
              <m:t>2</m:t>
            </m:r>
          </m:sup>
        </m:sSubSup>
      </m:oMath>
      <w:r w:rsidR="009F4C66">
        <w:t xml:space="preserve"> and </w:t>
      </w:r>
      <m:oMath>
        <m:sSubSup>
          <m:sSubSupPr>
            <m:ctrlPr>
              <w:rPr>
                <w:rFonts w:ascii="Cambria Math" w:hAnsi="Cambria Math"/>
                <w:i/>
              </w:rPr>
            </m:ctrlPr>
          </m:sSubSupPr>
          <m:e>
            <m:r>
              <w:rPr>
                <w:rFonts w:ascii="Cambria Math" w:hAnsi="Cambria Math"/>
              </w:rPr>
              <m:t xml:space="preserve"> </m:t>
            </m:r>
            <m:acc>
              <m:accPr>
                <m:ctrlPr>
                  <w:rPr>
                    <w:rFonts w:ascii="Cambria Math" w:hAnsi="Cambria Math"/>
                    <w:i/>
                  </w:rPr>
                </m:ctrlPr>
              </m:accPr>
              <m:e>
                <m:r>
                  <w:rPr>
                    <w:rFonts w:ascii="Cambria Math" w:hAnsi="Cambria Math"/>
                  </w:rPr>
                  <m:t>σ</m:t>
                </m:r>
              </m:e>
            </m:acc>
          </m:e>
          <m:sub>
            <m:r>
              <m:rPr>
                <m:sty m:val="p"/>
              </m:rPr>
              <w:rPr>
                <w:rFonts w:ascii="Cambria Math" w:hAnsi="Cambria Math"/>
              </w:rPr>
              <m:t>y,</m:t>
            </m:r>
            <m:r>
              <w:rPr>
                <w:rFonts w:ascii="Cambria Math" w:hAnsi="Cambria Math"/>
              </w:rPr>
              <m:t>ij</m:t>
            </m:r>
          </m:sub>
          <m:sup>
            <m:r>
              <w:rPr>
                <w:rFonts w:ascii="Cambria Math" w:hAnsi="Cambria Math"/>
              </w:rPr>
              <m:t>2</m:t>
            </m:r>
          </m:sup>
        </m:sSubSup>
      </m:oMath>
      <w:r w:rsidR="009F4C66">
        <w:t>)</w:t>
      </w:r>
      <w:r w:rsidR="00B005BC">
        <w:t xml:space="preserve"> of their respective sampling distributions</w:t>
      </w:r>
      <w:r w:rsidR="000A0CBB">
        <w:t xml:space="preserve"> (</w:t>
      </w:r>
      <w:r w:rsidR="00A56CE4">
        <w:t xml:space="preserve">derived </w:t>
      </w:r>
      <w:r w:rsidR="000A0CBB">
        <w:t>as described in 2.4)</w:t>
      </w:r>
      <w:r w:rsidR="009F4C66">
        <w:t>, as in</w:t>
      </w:r>
    </w:p>
    <w:p w14:paraId="3101BF53" w14:textId="11D08E4F" w:rsidR="00100098" w:rsidRPr="00100098" w:rsidRDefault="007810CF" w:rsidP="009F4C66">
      <w:pPr>
        <w:tabs>
          <w:tab w:val="left" w:pos="4678"/>
          <w:tab w:val="left" w:pos="6096"/>
        </w:tabs>
        <w:spacing w:line="480" w:lineRule="auto"/>
        <w:rPr>
          <w:b/>
        </w:rPr>
      </w:pPr>
      <m:oMathPara>
        <m:oMathParaPr>
          <m:jc m:val="center"/>
        </m:oMathParaPr>
        <m:oMath>
          <m:sSub>
            <m:sSubPr>
              <m:ctrlPr>
                <w:rPr>
                  <w:rFonts w:ascii="Cambria Math" w:hAnsi="Cambria Math"/>
                  <w:b/>
                  <w:i/>
                </w:rPr>
              </m:ctrlPr>
            </m:sSubPr>
            <m:e>
              <m:r>
                <w:rPr>
                  <w:rFonts w:ascii="Cambria Math" w:hAnsi="Cambria Math"/>
                </w:rPr>
                <m:t>y</m:t>
              </m:r>
            </m:e>
            <m:sub>
              <m:r>
                <w:rPr>
                  <w:rFonts w:ascii="Cambria Math" w:hAnsi="Cambria Math"/>
                </w:rPr>
                <m:t>ij</m:t>
              </m:r>
            </m:sub>
          </m:sSub>
          <m:r>
            <w:rPr>
              <w:rFonts w:ascii="Cambria Math" w:hAnsi="Cambria Math"/>
            </w:rPr>
            <m:t xml:space="preserve"> ~ </m:t>
          </m:r>
          <m:r>
            <m:rPr>
              <m:sty m:val="p"/>
            </m:rPr>
            <w:rPr>
              <w:rFonts w:ascii="Cambria Math" w:hAnsi="Cambria Math"/>
            </w:rPr>
            <m:t>Normal</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+β</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sSup>
                <m:sSupPr>
                  <m:ctrlPr>
                    <w:rPr>
                      <w:rFonts w:ascii="Cambria Math" w:hAnsi="Cambria Math"/>
                      <w:i/>
                    </w:rPr>
                  </m:ctrlPr>
                </m:sSupPr>
                <m:e>
                  <m:r>
                    <w:rPr>
                      <w:rFonts w:ascii="Cambria Math" w:hAnsi="Cambria Math"/>
                    </w:rPr>
                    <m:t xml:space="preserve"> σ</m:t>
                  </m:r>
                </m:e>
                <m:sup>
                  <m:r>
                    <w:rPr>
                      <w:rFonts w:ascii="Cambria Math" w:hAnsi="Cambria Math"/>
                    </w:rPr>
                    <m:t>2</m:t>
                  </m:r>
                </m:sup>
              </m:sSup>
            </m:e>
          </m:d>
          <m:r>
            <w:rPr>
              <w:rFonts w:ascii="Cambria Math" w:hAnsi="Cambria Math"/>
            </w:rPr>
            <m:t>,</m:t>
          </m:r>
        </m:oMath>
      </m:oMathPara>
    </w:p>
    <w:p w14:paraId="07809E43" w14:textId="593103C0" w:rsidR="00100098" w:rsidRDefault="007810CF" w:rsidP="009F4C66">
      <w:pPr>
        <w:tabs>
          <w:tab w:val="left" w:pos="4678"/>
          <w:tab w:val="left" w:pos="6096"/>
        </w:tabs>
        <w:spacing w:line="480" w:lineRule="auto"/>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r>
            <m:rPr>
              <m:sty m:val="bi"/>
            </m:rPr>
            <w:rPr>
              <w:rFonts w:ascii="Cambria Math" w:hAnsi="Cambria Math"/>
            </w:rPr>
            <m:t xml:space="preserve"> ~ </m:t>
          </m:r>
          <m:r>
            <m:rPr>
              <m:sty m:val="p"/>
            </m:rPr>
            <w:rPr>
              <w:rFonts w:ascii="Cambria Math" w:hAnsi="Cambria Math"/>
            </w:rPr>
            <m:t>Normal</m:t>
          </m:r>
          <m:d>
            <m:dPr>
              <m:ctrlPr>
                <w:rPr>
                  <w:rFonts w:ascii="Cambria Math" w:hAnsi="Cambria Math"/>
                  <w:b/>
                  <w:i/>
                </w:rPr>
              </m:ctrlPr>
            </m:dPr>
            <m:e>
              <m:sSub>
                <m:sSubPr>
                  <m:ctrlPr>
                    <w:rPr>
                      <w:rFonts w:ascii="Cambria Math" w:hAnsi="Cambria Math"/>
                      <w:i/>
                    </w:rPr>
                  </m:ctrlPr>
                </m:sSubPr>
                <m:e>
                  <m:r>
                    <w:rPr>
                      <w:rFonts w:ascii="Cambria Math" w:hAnsi="Cambria Math"/>
                    </w:rPr>
                    <m:t>x</m:t>
                  </m:r>
                </m:e>
                <m:sub>
                  <m:r>
                    <w:rPr>
                      <w:rFonts w:ascii="Cambria Math" w:hAnsi="Cambria Math"/>
                    </w:rPr>
                    <m:t>ij</m:t>
                  </m:r>
                </m:sub>
              </m:sSub>
              <m:r>
                <m:rPr>
                  <m:sty m:val="bi"/>
                </m:rPr>
                <w:rPr>
                  <w:rFonts w:ascii="Cambria Math" w:hAnsi="Cambria Math"/>
                </w:rPr>
                <m:t xml:space="preserve">, </m:t>
              </m:r>
              <m:sSubSup>
                <m:sSubSupPr>
                  <m:ctrlPr>
                    <w:rPr>
                      <w:rFonts w:ascii="Cambria Math" w:hAnsi="Cambria Math"/>
                      <w:i/>
                    </w:rPr>
                  </m:ctrlPr>
                </m:sSubSupPr>
                <m:e>
                  <m:r>
                    <w:rPr>
                      <w:rFonts w:ascii="Cambria Math" w:hAnsi="Cambria Math"/>
                    </w:rPr>
                    <m:t xml:space="preserve"> </m:t>
                  </m:r>
                  <m:acc>
                    <m:accPr>
                      <m:ctrlPr>
                        <w:rPr>
                          <w:rFonts w:ascii="Cambria Math" w:hAnsi="Cambria Math"/>
                          <w:i/>
                        </w:rPr>
                      </m:ctrlPr>
                    </m:accPr>
                    <m:e>
                      <m:r>
                        <w:rPr>
                          <w:rFonts w:ascii="Cambria Math" w:hAnsi="Cambria Math"/>
                        </w:rPr>
                        <m:t>σ</m:t>
                      </m:r>
                    </m:e>
                  </m:acc>
                </m:e>
                <m:sub>
                  <m:r>
                    <m:rPr>
                      <m:sty m:val="p"/>
                    </m:rPr>
                    <w:rPr>
                      <w:rFonts w:ascii="Cambria Math" w:hAnsi="Cambria Math"/>
                    </w:rPr>
                    <m:t>x,</m:t>
                  </m:r>
                  <m:r>
                    <w:rPr>
                      <w:rFonts w:ascii="Cambria Math" w:hAnsi="Cambria Math"/>
                    </w:rPr>
                    <m:t>ij</m:t>
                  </m:r>
                </m:sub>
                <m:sup>
                  <m:r>
                    <w:rPr>
                      <w:rFonts w:ascii="Cambria Math" w:hAnsi="Cambria Math"/>
                    </w:rPr>
                    <m:t>2</m:t>
                  </m:r>
                </m:sup>
              </m:sSubSup>
            </m:e>
          </m:d>
          <m:r>
            <m:rPr>
              <m:sty m:val="bi"/>
            </m:rPr>
            <w:rPr>
              <w:rFonts w:ascii="Cambria Math" w:hAnsi="Cambria Math"/>
            </w:rPr>
            <m:t>,</m:t>
          </m:r>
        </m:oMath>
      </m:oMathPara>
    </w:p>
    <w:p w14:paraId="6C441B1F" w14:textId="0E6CA52B" w:rsidR="00100098" w:rsidRPr="003968D4" w:rsidRDefault="007810CF" w:rsidP="009F4C66">
      <w:pPr>
        <w:tabs>
          <w:tab w:val="left" w:pos="4678"/>
          <w:tab w:val="left" w:pos="6096"/>
        </w:tabs>
        <w:spacing w:line="480" w:lineRule="auto"/>
        <w:rPr>
          <w:b/>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r>
            <m:rPr>
              <m:sty m:val="bi"/>
            </m:rPr>
            <w:rPr>
              <w:rFonts w:ascii="Cambria Math" w:hAnsi="Cambria Math"/>
            </w:rPr>
            <m:t xml:space="preserve"> ~ </m:t>
          </m:r>
          <m:r>
            <m:rPr>
              <m:sty m:val="p"/>
            </m:rPr>
            <w:rPr>
              <w:rFonts w:ascii="Cambria Math" w:hAnsi="Cambria Math"/>
            </w:rPr>
            <m:t>Normal</m:t>
          </m:r>
          <m:d>
            <m:dPr>
              <m:ctrlPr>
                <w:rPr>
                  <w:rFonts w:ascii="Cambria Math" w:hAnsi="Cambria Math"/>
                  <w:b/>
                  <w:i/>
                </w:rPr>
              </m:ctrlPr>
            </m:dPr>
            <m:e>
              <m:sSub>
                <m:sSubPr>
                  <m:ctrlPr>
                    <w:rPr>
                      <w:rFonts w:ascii="Cambria Math" w:hAnsi="Cambria Math"/>
                      <w:b/>
                      <w:i/>
                    </w:rPr>
                  </m:ctrlPr>
                </m:sSubPr>
                <m:e>
                  <m:r>
                    <w:rPr>
                      <w:rFonts w:ascii="Cambria Math" w:hAnsi="Cambria Math"/>
                    </w:rPr>
                    <m:t>y</m:t>
                  </m:r>
                </m:e>
                <m:sub>
                  <m:r>
                    <w:rPr>
                      <w:rFonts w:ascii="Cambria Math" w:hAnsi="Cambria Math"/>
                    </w:rPr>
                    <m:t>ij</m:t>
                  </m:r>
                </m:sub>
              </m:sSub>
              <m:r>
                <m:rPr>
                  <m:sty m:val="bi"/>
                </m:rPr>
                <w:rPr>
                  <w:rFonts w:ascii="Cambria Math" w:hAnsi="Cambria Math"/>
                </w:rPr>
                <m:t xml:space="preserve">, </m:t>
              </m:r>
              <m:sSubSup>
                <m:sSubSupPr>
                  <m:ctrlPr>
                    <w:rPr>
                      <w:rFonts w:ascii="Cambria Math" w:hAnsi="Cambria Math"/>
                      <w:i/>
                    </w:rPr>
                  </m:ctrlPr>
                </m:sSubSupPr>
                <m:e>
                  <m:r>
                    <w:rPr>
                      <w:rFonts w:ascii="Cambria Math" w:hAnsi="Cambria Math"/>
                    </w:rPr>
                    <m:t xml:space="preserve"> </m:t>
                  </m:r>
                  <m:acc>
                    <m:accPr>
                      <m:ctrlPr>
                        <w:rPr>
                          <w:rFonts w:ascii="Cambria Math" w:hAnsi="Cambria Math"/>
                          <w:i/>
                        </w:rPr>
                      </m:ctrlPr>
                    </m:accPr>
                    <m:e>
                      <m:r>
                        <w:rPr>
                          <w:rFonts w:ascii="Cambria Math" w:hAnsi="Cambria Math"/>
                        </w:rPr>
                        <m:t>σ</m:t>
                      </m:r>
                    </m:e>
                  </m:acc>
                </m:e>
                <m:sub>
                  <m:r>
                    <m:rPr>
                      <m:sty m:val="p"/>
                    </m:rPr>
                    <w:rPr>
                      <w:rFonts w:ascii="Cambria Math" w:hAnsi="Cambria Math"/>
                    </w:rPr>
                    <m:t>y,</m:t>
                  </m:r>
                  <m:r>
                    <w:rPr>
                      <w:rFonts w:ascii="Cambria Math" w:hAnsi="Cambria Math"/>
                    </w:rPr>
                    <m:t>ij</m:t>
                  </m:r>
                </m:sub>
                <m:sup>
                  <m:r>
                    <w:rPr>
                      <w:rFonts w:ascii="Cambria Math" w:hAnsi="Cambria Math"/>
                    </w:rPr>
                    <m:t>2</m:t>
                  </m:r>
                </m:sup>
              </m:sSubSup>
            </m:e>
          </m:d>
          <m:r>
            <m:rPr>
              <m:sty m:val="bi"/>
            </m:rPr>
            <w:rPr>
              <w:rFonts w:ascii="Cambria Math" w:hAnsi="Cambria Math"/>
            </w:rPr>
            <m:t>.</m:t>
          </m:r>
        </m:oMath>
      </m:oMathPara>
    </w:p>
    <w:p w14:paraId="29D3DAF1" w14:textId="36C9543B" w:rsidR="009A487F" w:rsidRDefault="003968D4" w:rsidP="009F4C66">
      <w:pPr>
        <w:tabs>
          <w:tab w:val="left" w:pos="4678"/>
          <w:tab w:val="left" w:pos="6096"/>
        </w:tabs>
        <w:spacing w:line="480" w:lineRule="auto"/>
      </w:pPr>
      <w:r w:rsidRPr="00EC385A">
        <w:t xml:space="preserve">We fit the above-described models using </w:t>
      </w:r>
      <w:proofErr w:type="spellStart"/>
      <w:r w:rsidRPr="00EC385A">
        <w:t>RStan</w:t>
      </w:r>
      <w:proofErr w:type="spellEnd"/>
      <w:r w:rsidRPr="00EC385A">
        <w:t xml:space="preserve"> (Stan Development Team 2018), with priors and setti</w:t>
      </w:r>
      <w:r w:rsidR="009A487F">
        <w:t xml:space="preserve">ngs as described in Appendix </w:t>
      </w:r>
      <w:del w:id="12" w:author="Patrick BARKS" w:date="2020-10-11T14:10:00Z">
        <w:r w:rsidR="009A487F" w:rsidDel="007810CF">
          <w:delText>S1</w:delText>
        </w:r>
      </w:del>
      <w:ins w:id="13" w:author="Patrick BARKS" w:date="2020-10-11T14:10:00Z">
        <w:r w:rsidR="007810CF">
          <w:t>S2</w:t>
        </w:r>
      </w:ins>
      <w:r w:rsidR="009A487F">
        <w:t>.</w:t>
      </w:r>
    </w:p>
    <w:p w14:paraId="06FF8120" w14:textId="35C94FC1" w:rsidR="009A487F" w:rsidRDefault="009A487F" w:rsidP="009A487F">
      <w:pPr>
        <w:spacing w:line="480" w:lineRule="auto"/>
      </w:pPr>
      <w:r>
        <w:tab/>
        <w:t>In supplementary analyses, we also estimate</w:t>
      </w:r>
      <w:r w:rsidR="006D704E">
        <w:t>d</w:t>
      </w:r>
      <w:r>
        <w:t xml:space="preserve"> the </w:t>
      </w:r>
      <w:r w:rsidR="0024362A">
        <w:t xml:space="preserve">variance components of </w:t>
      </w:r>
      <w:r w:rsidR="005210C0">
        <w:t xml:space="preserve">life expectancy, shape, and other life history traits, focusing on </w:t>
      </w:r>
      <w:r w:rsidR="00953D8E">
        <w:t xml:space="preserve">the fraction of total variation </w:t>
      </w:r>
      <w:r w:rsidR="002623E0">
        <w:t xml:space="preserve">attributable to </w:t>
      </w:r>
      <w:r w:rsidR="00E20C90">
        <w:t>transition-</w:t>
      </w:r>
      <w:r w:rsidR="00A4575E">
        <w:t xml:space="preserve">rate </w:t>
      </w:r>
      <w:r w:rsidR="002623E0">
        <w:t>sampling uncertainty</w:t>
      </w:r>
      <w:r w:rsidR="00C46A26">
        <w:t xml:space="preserve"> (</w:t>
      </w:r>
      <w:commentRangeStart w:id="14"/>
      <w:r w:rsidR="00512357">
        <w:t xml:space="preserve">further details in </w:t>
      </w:r>
      <w:r w:rsidR="00C46A26">
        <w:t>Appendix S1</w:t>
      </w:r>
      <w:commentRangeEnd w:id="14"/>
      <w:r w:rsidR="00963707">
        <w:rPr>
          <w:rStyle w:val="Marquedecommentaire"/>
        </w:rPr>
        <w:commentReference w:id="14"/>
      </w:r>
      <w:r w:rsidR="00C46A26">
        <w:t>)</w:t>
      </w:r>
      <w:r w:rsidR="002623E0">
        <w:t>.</w:t>
      </w:r>
    </w:p>
    <w:p w14:paraId="6C1DFD93" w14:textId="33B1074F" w:rsidR="00A71DDD" w:rsidRPr="00EC385A" w:rsidRDefault="00FB6F58" w:rsidP="00D970FE">
      <w:pPr>
        <w:spacing w:line="480" w:lineRule="auto"/>
      </w:pPr>
      <w:r>
        <w:t xml:space="preserve"> </w:t>
      </w:r>
    </w:p>
    <w:p w14:paraId="171AB39C" w14:textId="421D723F" w:rsidR="00F744D7" w:rsidRPr="00D1193A" w:rsidRDefault="00D1193A" w:rsidP="00F744D7">
      <w:pPr>
        <w:spacing w:line="480" w:lineRule="auto"/>
        <w:rPr>
          <w:i/>
        </w:rPr>
      </w:pPr>
      <w:r w:rsidRPr="00D1193A">
        <w:rPr>
          <w:i/>
        </w:rPr>
        <w:lastRenderedPageBreak/>
        <w:t xml:space="preserve">2.6 </w:t>
      </w:r>
      <w:r w:rsidR="002D575F" w:rsidRPr="00D1193A">
        <w:rPr>
          <w:i/>
        </w:rPr>
        <w:t xml:space="preserve">Case Study </w:t>
      </w:r>
      <w:r>
        <w:rPr>
          <w:i/>
        </w:rPr>
        <w:t>#</w:t>
      </w:r>
      <w:r w:rsidR="002D575F" w:rsidRPr="00D1193A">
        <w:rPr>
          <w:i/>
        </w:rPr>
        <w:t>2:</w:t>
      </w:r>
      <w:r w:rsidR="00E668FC">
        <w:rPr>
          <w:i/>
        </w:rPr>
        <w:t xml:space="preserve"> T</w:t>
      </w:r>
      <w:r w:rsidR="00E668FC" w:rsidRPr="00D1193A">
        <w:rPr>
          <w:i/>
        </w:rPr>
        <w:t>he impact of weather on demographic traits</w:t>
      </w:r>
    </w:p>
    <w:p w14:paraId="4FAC9289" w14:textId="1A61C8FA" w:rsidR="0082217D" w:rsidRPr="00EC385A" w:rsidRDefault="00B81009" w:rsidP="0061009E">
      <w:pPr>
        <w:spacing w:line="480" w:lineRule="auto"/>
      </w:pPr>
      <w:r w:rsidRPr="00EC385A">
        <w:tab/>
        <w:t xml:space="preserve">Here we examine how sampling uncertainty may affect inference regarding the </w:t>
      </w:r>
      <w:r w:rsidR="00C90F2B" w:rsidRPr="00EC385A">
        <w:t>effect</w:t>
      </w:r>
      <w:r w:rsidRPr="00EC385A">
        <w:t xml:space="preserve"> of </w:t>
      </w:r>
      <w:r w:rsidR="00C40B95">
        <w:t>weather</w:t>
      </w:r>
      <w:r w:rsidRPr="00EC385A">
        <w:t xml:space="preserve"> on demographic traits.</w:t>
      </w:r>
      <w:r w:rsidR="00F60822" w:rsidRPr="00EC385A">
        <w:t xml:space="preserve"> </w:t>
      </w:r>
      <w:r w:rsidR="000B2A7D">
        <w:t xml:space="preserve">We chose this topic because of its obvious significance to emerging research lines focusing on the impact of global climate change on both plant and animal demography. </w:t>
      </w:r>
      <w:r w:rsidR="00F60822" w:rsidRPr="00EC385A">
        <w:t xml:space="preserve">We focus on </w:t>
      </w:r>
      <w:r w:rsidR="008A2558" w:rsidRPr="00EC385A">
        <w:t>a 12</w:t>
      </w:r>
      <w:r w:rsidR="0084138D" w:rsidRPr="00EC385A">
        <w:t>-</w:t>
      </w:r>
      <w:r w:rsidR="008A2558" w:rsidRPr="00EC385A">
        <w:t xml:space="preserve">year </w:t>
      </w:r>
      <w:r w:rsidR="0017105F" w:rsidRPr="00EC385A">
        <w:t xml:space="preserve">MPM </w:t>
      </w:r>
      <w:r w:rsidR="00423692" w:rsidRPr="00EC385A">
        <w:t>time-</w:t>
      </w:r>
      <w:r w:rsidR="008A2558" w:rsidRPr="00EC385A">
        <w:t xml:space="preserve">series for </w:t>
      </w:r>
      <w:r w:rsidR="00C90F2B" w:rsidRPr="00EC385A">
        <w:rPr>
          <w:i/>
        </w:rPr>
        <w:t xml:space="preserve">Silene </w:t>
      </w:r>
      <w:proofErr w:type="spellStart"/>
      <w:r w:rsidR="00C90F2B" w:rsidRPr="00EC385A">
        <w:rPr>
          <w:i/>
        </w:rPr>
        <w:t>spaldingii</w:t>
      </w:r>
      <w:proofErr w:type="spellEnd"/>
      <w:r w:rsidR="00C90F2B" w:rsidRPr="00EC385A">
        <w:t xml:space="preserve"> </w:t>
      </w:r>
      <w:r w:rsidR="00F60822" w:rsidRPr="00EC385A">
        <w:t>(</w:t>
      </w:r>
      <w:proofErr w:type="spellStart"/>
      <w:r w:rsidR="00F60822" w:rsidRPr="00EC385A">
        <w:t>Le</w:t>
      </w:r>
      <w:r w:rsidR="00696C93" w:rsidRPr="00EC385A">
        <w:t>s</w:t>
      </w:r>
      <w:r w:rsidR="00F60822" w:rsidRPr="00EC385A">
        <w:t>ica</w:t>
      </w:r>
      <w:proofErr w:type="spellEnd"/>
      <w:r w:rsidR="00F60822" w:rsidRPr="00EC385A">
        <w:t xml:space="preserve"> and Crone 2007)</w:t>
      </w:r>
      <w:r w:rsidR="008A2558" w:rsidRPr="00EC385A">
        <w:t xml:space="preserve">, a perennial herb found in semi-arid grasslands of </w:t>
      </w:r>
      <w:r w:rsidR="00CC3C46" w:rsidRPr="00EC385A">
        <w:t xml:space="preserve">western </w:t>
      </w:r>
      <w:r w:rsidR="001A44FC" w:rsidRPr="00EC385A">
        <w:t>North America</w:t>
      </w:r>
      <w:r w:rsidR="00423692" w:rsidRPr="00EC385A">
        <w:t xml:space="preserve">. </w:t>
      </w:r>
      <w:r w:rsidR="00097FDA" w:rsidRPr="00EC385A">
        <w:t>In th</w:t>
      </w:r>
      <w:r w:rsidR="00616350" w:rsidRPr="00EC385A">
        <w:t>at</w:t>
      </w:r>
      <w:r w:rsidR="00097FDA" w:rsidRPr="00EC385A">
        <w:t xml:space="preserve"> study, t</w:t>
      </w:r>
      <w:r w:rsidR="002A78AA" w:rsidRPr="00EC385A">
        <w:t xml:space="preserve">ransition rates were estimated </w:t>
      </w:r>
      <w:r w:rsidR="00696C93" w:rsidRPr="00EC385A">
        <w:t>using the methods</w:t>
      </w:r>
      <w:r w:rsidR="00ED75C7" w:rsidRPr="00EC385A">
        <w:t xml:space="preserve"> described </w:t>
      </w:r>
      <w:r w:rsidR="004D18B2">
        <w:t xml:space="preserve">in </w:t>
      </w:r>
      <w:r w:rsidR="004D18B2" w:rsidRPr="00C43E49">
        <w:rPr>
          <w:i/>
        </w:rPr>
        <w:t>2.3</w:t>
      </w:r>
      <w:r w:rsidR="00ED75C7" w:rsidRPr="00EC385A">
        <w:t xml:space="preserve"> (</w:t>
      </w:r>
      <w:r w:rsidR="00AC14BE" w:rsidRPr="00EC385A">
        <w:t xml:space="preserve">i.e. </w:t>
      </w:r>
      <w:r w:rsidR="00ED75C7" w:rsidRPr="00EC385A">
        <w:t>as ratios of two integers)</w:t>
      </w:r>
      <w:r w:rsidR="00CD5F92" w:rsidRPr="00EC385A">
        <w:t xml:space="preserve">, </w:t>
      </w:r>
      <w:r w:rsidR="004374C4" w:rsidRPr="00EC385A">
        <w:t xml:space="preserve">and </w:t>
      </w:r>
      <w:r w:rsidR="00ED75C7" w:rsidRPr="00EC385A">
        <w:t xml:space="preserve">corresponding stage-specific sample sizes </w:t>
      </w:r>
      <w:r w:rsidR="00097FDA" w:rsidRPr="00EC385A">
        <w:t xml:space="preserve">are </w:t>
      </w:r>
      <w:r w:rsidR="00563196" w:rsidRPr="00EC385A">
        <w:t>reported in</w:t>
      </w:r>
      <w:r w:rsidR="00097FDA" w:rsidRPr="00EC385A">
        <w:t xml:space="preserve"> </w:t>
      </w:r>
      <w:r w:rsidR="00ED75C7" w:rsidRPr="00EC385A">
        <w:t>Ellis et al. (2012).</w:t>
      </w:r>
      <w:r w:rsidR="0082217D" w:rsidRPr="00EC385A">
        <w:t xml:space="preserve"> </w:t>
      </w:r>
      <w:r w:rsidR="0069769E" w:rsidRPr="00EC385A">
        <w:t>Eight of the</w:t>
      </w:r>
      <w:r w:rsidR="0082217D" w:rsidRPr="00EC385A">
        <w:t xml:space="preserve"> MPMs within the</w:t>
      </w:r>
      <w:r w:rsidR="0069769E" w:rsidRPr="00EC385A">
        <w:t xml:space="preserve"> 12-year</w:t>
      </w:r>
      <w:r w:rsidR="0082217D" w:rsidRPr="00EC385A">
        <w:t xml:space="preserve"> time-series were non-ergodic </w:t>
      </w:r>
      <w:r w:rsidR="00B06A2D">
        <w:t>due to missing estimate</w:t>
      </w:r>
      <w:r w:rsidR="00E62FAC">
        <w:t>s</w:t>
      </w:r>
      <w:r w:rsidR="00B06A2D">
        <w:t xml:space="preserve"> for the </w:t>
      </w:r>
      <w:r w:rsidR="0082217D" w:rsidRPr="00EC385A">
        <w:t xml:space="preserve">“rosette” stage class </w:t>
      </w:r>
      <w:r w:rsidR="00B06A2D">
        <w:t xml:space="preserve">(i.e. </w:t>
      </w:r>
      <w:r w:rsidR="00E62FAC">
        <w:t xml:space="preserve">because no </w:t>
      </w:r>
      <w:r w:rsidR="00B06A2D">
        <w:t xml:space="preserve">rosettes </w:t>
      </w:r>
      <w:r w:rsidR="0082217D" w:rsidRPr="00EC385A">
        <w:t>were observed within the sample plots</w:t>
      </w:r>
      <w:r w:rsidR="00B06A2D">
        <w:t>)</w:t>
      </w:r>
      <w:r w:rsidR="0082217D" w:rsidRPr="00EC385A">
        <w:t xml:space="preserve">, so instead of examining </w:t>
      </w:r>
      <w:r w:rsidR="0065592C">
        <w:t xml:space="preserve">variation in </w:t>
      </w:r>
      <w:r w:rsidR="0082217D" w:rsidRPr="00EC385A">
        <w:t>population growth</w:t>
      </w:r>
      <w:r w:rsidR="0065592C">
        <w:t xml:space="preserve"> rates</w:t>
      </w:r>
      <w:r w:rsidR="00B425B4" w:rsidRPr="00EC385A">
        <w:t xml:space="preserve"> (</w:t>
      </w:r>
      <w:r w:rsidR="00993D6C">
        <w:t xml:space="preserve">which assumes </w:t>
      </w:r>
      <w:r w:rsidR="00B425B4" w:rsidRPr="00EC385A">
        <w:t>ergodicity)</w:t>
      </w:r>
      <w:r w:rsidR="00173DE0" w:rsidRPr="00EC385A">
        <w:t>,</w:t>
      </w:r>
      <w:r w:rsidR="006D0018" w:rsidRPr="00EC385A">
        <w:t xml:space="preserve"> we focus only on </w:t>
      </w:r>
      <w:r w:rsidR="00394AFF">
        <w:t>the reproductive transition</w:t>
      </w:r>
      <w:r w:rsidR="00424A95">
        <w:t xml:space="preserve"> (</w:t>
      </w:r>
      <w:r w:rsidR="00A14871">
        <w:t xml:space="preserve">hereafter ‘recruitment’, </w:t>
      </w:r>
      <w:r w:rsidR="00424A95">
        <w:t xml:space="preserve">the number of seedlings in year </w:t>
      </w:r>
      <w:r w:rsidR="00424A95" w:rsidRPr="00424A95">
        <w:rPr>
          <w:i/>
        </w:rPr>
        <w:t>t</w:t>
      </w:r>
      <w:r w:rsidR="00424A95">
        <w:t xml:space="preserve"> per reproductive plant in year </w:t>
      </w:r>
      <w:r w:rsidR="00424A95" w:rsidRPr="00424A95">
        <w:rPr>
          <w:i/>
        </w:rPr>
        <w:t>t</w:t>
      </w:r>
      <w:r w:rsidR="00424A95">
        <w:t>-1)</w:t>
      </w:r>
      <w:r w:rsidR="0082217D" w:rsidRPr="00EC385A">
        <w:t>.</w:t>
      </w:r>
    </w:p>
    <w:p w14:paraId="7C8C995C" w14:textId="10DC7AF6" w:rsidR="00E641B3" w:rsidRPr="00EC385A" w:rsidRDefault="00A323C3" w:rsidP="0061009E">
      <w:pPr>
        <w:spacing w:line="480" w:lineRule="auto"/>
      </w:pPr>
      <w:r w:rsidRPr="00EC385A">
        <w:tab/>
      </w:r>
      <w:r w:rsidR="00E641B3" w:rsidRPr="00EC385A">
        <w:t>We examine</w:t>
      </w:r>
      <w:r w:rsidR="008400A9" w:rsidRPr="00EC385A">
        <w:t>d</w:t>
      </w:r>
      <w:r w:rsidR="00E641B3" w:rsidRPr="00EC385A">
        <w:t xml:space="preserve"> the effect of monthly temperature deviations on annual </w:t>
      </w:r>
      <w:r w:rsidR="00183BD9">
        <w:t>recruitment</w:t>
      </w:r>
      <w:r w:rsidR="00E641B3" w:rsidRPr="00EC385A">
        <w:t xml:space="preserve"> using a similar approach to Teller et al. (2016), where we model separate slope coefficients for a </w:t>
      </w:r>
      <w:r w:rsidR="007D55CF" w:rsidRPr="00EC385A">
        <w:t>series of</w:t>
      </w:r>
      <w:r w:rsidR="007A0898">
        <w:t xml:space="preserve"> </w:t>
      </w:r>
      <w:r w:rsidR="007A0898" w:rsidRPr="00D71360">
        <w:rPr>
          <w:i/>
        </w:rPr>
        <w:t>K</w:t>
      </w:r>
      <w:r w:rsidR="007D55CF" w:rsidRPr="00EC385A">
        <w:t xml:space="preserve"> monthly lags (</w:t>
      </w:r>
      <w:r w:rsidR="00AE5CAF" w:rsidRPr="00EC385A">
        <w:t xml:space="preserve">i.e. </w:t>
      </w:r>
      <w:r w:rsidR="00E641B3" w:rsidRPr="00EC385A">
        <w:t>going back in time from the end o</w:t>
      </w:r>
      <w:r w:rsidR="00E84A7A" w:rsidRPr="00EC385A">
        <w:t xml:space="preserve">f a given transition interval) in a </w:t>
      </w:r>
      <w:r w:rsidR="00F72551" w:rsidRPr="00EC385A">
        <w:t>way</w:t>
      </w:r>
      <w:r w:rsidR="00E84A7A" w:rsidRPr="00EC385A">
        <w:t xml:space="preserve"> that allows for ‘smoothing’ of coefficients from nearby lags</w:t>
      </w:r>
      <w:r w:rsidR="00B00831" w:rsidRPr="00EC385A">
        <w:t>. T</w:t>
      </w:r>
      <w:r w:rsidR="00E84A7A" w:rsidRPr="00EC385A">
        <w:t xml:space="preserve">he smoothing model we </w:t>
      </w:r>
      <w:r w:rsidR="00E824BF">
        <w:t>use</w:t>
      </w:r>
      <w:r w:rsidR="00E84A7A" w:rsidRPr="00EC385A">
        <w:t xml:space="preserve"> here is a Gaussian process with an exponential covariance function</w:t>
      </w:r>
      <w:r w:rsidR="00B00831" w:rsidRPr="00EC385A">
        <w:t xml:space="preserve">, </w:t>
      </w:r>
      <w:r w:rsidR="001D3373" w:rsidRPr="00EC385A">
        <w:t>as in</w:t>
      </w:r>
    </w:p>
    <w:p w14:paraId="1DC71376" w14:textId="77777777" w:rsidR="00E84A7A" w:rsidRPr="00EC385A" w:rsidRDefault="00E84A7A" w:rsidP="0061009E">
      <w:pPr>
        <w:spacing w:line="480" w:lineRule="auto"/>
      </w:pPr>
    </w:p>
    <w:p w14:paraId="1B0CD4E8" w14:textId="0A315432" w:rsidR="00B00831" w:rsidRPr="007F62FC" w:rsidRDefault="007F62FC" w:rsidP="001C06FA">
      <w:pPr>
        <w:tabs>
          <w:tab w:val="left" w:pos="4678"/>
          <w:tab w:val="left" w:pos="6096"/>
        </w:tabs>
        <w:spacing w:line="480" w:lineRule="auto"/>
        <w:rPr>
          <w:b/>
        </w:rPr>
      </w:pPr>
      <m:oMath>
        <m:r>
          <m:rPr>
            <m:sty m:val="p"/>
          </m:rPr>
          <w:rPr>
            <w:rFonts w:ascii="Cambria Math" w:hAnsi="Cambria Math"/>
          </w:rPr>
          <m:t>log</m:t>
        </m:r>
        <m:r>
          <w:rPr>
            <w:rFonts w:ascii="Cambria Math" w:hAnsi="Cambria Math"/>
          </w:rPr>
          <m:t>(</m:t>
        </m:r>
        <m:sSub>
          <m:sSubPr>
            <m:ctrlPr>
              <w:rPr>
                <w:rFonts w:ascii="Cambria Math" w:hAnsi="Cambria Math"/>
                <w:b/>
                <w:i/>
              </w:rPr>
            </m:ctrlPr>
          </m:sSubPr>
          <m:e>
            <m:r>
              <w:rPr>
                <w:rFonts w:ascii="Cambria Math" w:hAnsi="Cambria Math"/>
              </w:rPr>
              <m:t>y</m:t>
            </m:r>
          </m:e>
          <m:sub>
            <m:r>
              <w:rPr>
                <w:rFonts w:ascii="Cambria Math" w:hAnsi="Cambria Math"/>
              </w:rPr>
              <m:t>t</m:t>
            </m:r>
          </m:sub>
        </m:sSub>
        <m:r>
          <m:rPr>
            <m:sty m:val="bi"/>
          </m:rPr>
          <w:rPr>
            <w:rFonts w:ascii="Cambria Math" w:hAnsi="Cambria Math"/>
          </w:rPr>
          <m:t>)</m:t>
        </m:r>
        <m:r>
          <w:rPr>
            <w:rFonts w:ascii="Cambria Math" w:hAnsi="Cambria Math"/>
          </w:rPr>
          <m:t xml:space="preserve"> ~ </m:t>
        </m:r>
        <m:r>
          <m:rPr>
            <m:sty m:val="p"/>
          </m:rPr>
          <w:rPr>
            <w:rFonts w:ascii="Cambria Math" w:hAnsi="Cambria Math"/>
          </w:rPr>
          <m:t>Normal</m:t>
        </m:r>
        <m:r>
          <w:rPr>
            <w:rFonts w:ascii="Cambria Math" w:hAnsi="Cambria Math"/>
          </w:rPr>
          <m:t>(α+</m:t>
        </m:r>
        <m:nary>
          <m:naryPr>
            <m:chr m:val="∑"/>
            <m:limLoc m:val="subSup"/>
            <m:supHide m:val="1"/>
            <m:ctrlPr>
              <w:rPr>
                <w:rFonts w:ascii="Cambria Math" w:hAnsi="Cambria Math"/>
                <w:b/>
              </w:rPr>
            </m:ctrlPr>
          </m:naryPr>
          <m:sub>
            <m:r>
              <w:rPr>
                <w:rFonts w:ascii="Cambria Math" w:hAnsi="Cambria Math"/>
              </w:rPr>
              <m:t>k</m:t>
            </m:r>
          </m:sub>
          <m:sup/>
          <m:e>
            <m:sSub>
              <m:sSubPr>
                <m:ctrlPr>
                  <w:rPr>
                    <w:rFonts w:ascii="Cambria Math" w:hAnsi="Cambria Math"/>
                    <w:i/>
                  </w:rPr>
                </m:ctrlPr>
              </m:sSubPr>
              <m:e>
                <m:r>
                  <w:rPr>
                    <w:rFonts w:ascii="Cambria Math" w:hAnsi="Cambria Math"/>
                  </w:rPr>
                  <m:t>b</m:t>
                </m:r>
              </m:e>
              <m:sub>
                <m:r>
                  <w:rPr>
                    <w:rFonts w:ascii="Cambria Math" w:hAnsi="Cambria Math"/>
                  </w:rPr>
                  <m:t>k</m:t>
                </m:r>
              </m:sub>
            </m:sSub>
            <m:sSub>
              <m:sSubPr>
                <m:ctrlPr>
                  <w:rPr>
                    <w:rFonts w:ascii="Cambria Math" w:hAnsi="Cambria Math"/>
                    <w:i/>
                  </w:rPr>
                </m:ctrlPr>
              </m:sSubPr>
              <m:e>
                <m:r>
                  <w:rPr>
                    <w:rFonts w:ascii="Cambria Math" w:hAnsi="Cambria Math"/>
                  </w:rPr>
                  <m:t>x</m:t>
                </m:r>
              </m:e>
              <m:sub>
                <m:r>
                  <w:rPr>
                    <w:rFonts w:ascii="Cambria Math" w:hAnsi="Cambria Math"/>
                  </w:rPr>
                  <m:t>tk</m:t>
                </m:r>
              </m:sub>
            </m:sSub>
            <m:r>
              <w:rPr>
                <w:rFonts w:ascii="Cambria Math" w:hAnsi="Cambria Math"/>
              </w:rPr>
              <m:t>,</m:t>
            </m:r>
          </m:e>
        </m:nary>
        <m:sSup>
          <m:sSupPr>
            <m:ctrlPr>
              <w:rPr>
                <w:rFonts w:ascii="Cambria Math" w:hAnsi="Cambria Math"/>
                <w:i/>
              </w:rPr>
            </m:ctrlPr>
          </m:sSupPr>
          <m:e>
            <m:r>
              <w:rPr>
                <w:rFonts w:ascii="Cambria Math" w:hAnsi="Cambria Math"/>
              </w:rPr>
              <m:t xml:space="preserve"> σ</m:t>
            </m:r>
          </m:e>
          <m:sup>
            <m:r>
              <w:rPr>
                <w:rFonts w:ascii="Cambria Math" w:hAnsi="Cambria Math"/>
              </w:rPr>
              <m:t>2</m:t>
            </m:r>
          </m:sup>
        </m:sSup>
        <m:r>
          <w:rPr>
            <w:rFonts w:ascii="Cambria Math" w:hAnsi="Cambria Math"/>
          </w:rPr>
          <m:t>)</m:t>
        </m:r>
      </m:oMath>
      <w:r w:rsidR="00B00831" w:rsidRPr="00EC385A">
        <w:tab/>
      </w:r>
      <w:r w:rsidR="006A6082" w:rsidRPr="00EC385A">
        <w:t>l</w:t>
      </w:r>
      <w:r w:rsidR="00B00831" w:rsidRPr="00EC385A">
        <w:t>ikelihood</w:t>
      </w:r>
    </w:p>
    <w:p w14:paraId="478DA999" w14:textId="3CFA6962" w:rsidR="00B00831" w:rsidRPr="00EC385A" w:rsidRDefault="00437A82" w:rsidP="001C06FA">
      <w:pPr>
        <w:tabs>
          <w:tab w:val="left" w:pos="4678"/>
          <w:tab w:val="left" w:pos="6096"/>
        </w:tabs>
        <w:spacing w:line="480" w:lineRule="auto"/>
        <w:rPr>
          <w:b/>
          <w:i/>
        </w:rPr>
      </w:pPr>
      <m:oMath>
        <m:r>
          <m:rPr>
            <m:sty m:val="b"/>
          </m:rPr>
          <w:rPr>
            <w:rFonts w:ascii="Cambria Math" w:hAnsi="Cambria Math"/>
          </w:rPr>
          <m:t>b</m:t>
        </m:r>
        <m:r>
          <w:rPr>
            <w:rFonts w:ascii="Cambria Math" w:hAnsi="Cambria Math"/>
          </w:rPr>
          <m:t xml:space="preserve"> ~ </m:t>
        </m:r>
        <m:r>
          <m:rPr>
            <m:sty m:val="p"/>
          </m:rPr>
          <w:rPr>
            <w:rFonts w:ascii="Cambria Math" w:hAnsi="Cambria Math"/>
          </w:rPr>
          <m:t>MVN</m:t>
        </m:r>
        <m:r>
          <w:rPr>
            <w:rFonts w:ascii="Cambria Math" w:hAnsi="Cambria Math"/>
          </w:rPr>
          <m:t>(</m:t>
        </m:r>
        <m:sSub>
          <m:sSubPr>
            <m:ctrlPr>
              <w:rPr>
                <w:rFonts w:ascii="Cambria Math" w:hAnsi="Cambria Math"/>
                <w:b/>
                <w:i/>
              </w:rPr>
            </m:ctrlPr>
          </m:sSubPr>
          <m:e>
            <m:r>
              <m:rPr>
                <m:sty m:val="b"/>
              </m:rPr>
              <w:rPr>
                <w:rFonts w:ascii="Cambria Math" w:hAnsi="Cambria Math"/>
              </w:rPr>
              <m:t>μ</m:t>
            </m:r>
          </m:e>
          <m:sub>
            <m:r>
              <m:rPr>
                <m:sty m:val="b"/>
              </m:rPr>
              <w:rPr>
                <w:rFonts w:ascii="Cambria Math" w:hAnsi="Cambria Math"/>
              </w:rPr>
              <m:t>b</m:t>
            </m:r>
          </m:sub>
        </m:sSub>
        <m:r>
          <m:rPr>
            <m:sty m:val="bi"/>
          </m:rPr>
          <w:rPr>
            <w:rFonts w:ascii="Cambria Math" w:hAnsi="Cambria Math"/>
          </w:rPr>
          <m:t>,</m:t>
        </m:r>
        <m:r>
          <w:rPr>
            <w:rFonts w:ascii="Cambria Math" w:hAnsi="Cambria Math"/>
          </w:rPr>
          <m:t xml:space="preserve"> </m:t>
        </m:r>
        <m:r>
          <m:rPr>
            <m:sty m:val="b"/>
          </m:rPr>
          <w:rPr>
            <w:rFonts w:ascii="Cambria Math" w:hAnsi="Cambria Math"/>
          </w:rPr>
          <m:t>Σ</m:t>
        </m:r>
        <m:r>
          <w:rPr>
            <w:rFonts w:ascii="Cambria Math" w:hAnsi="Cambria Math"/>
          </w:rPr>
          <m:t>)</m:t>
        </m:r>
      </m:oMath>
      <w:r w:rsidR="00B00831" w:rsidRPr="00EC385A">
        <w:tab/>
      </w:r>
      <w:r w:rsidR="007F62FC">
        <w:t xml:space="preserve">climate coefficient for each monthly lag </w:t>
      </w:r>
      <w:r w:rsidR="007F62FC" w:rsidRPr="00976E6C">
        <w:rPr>
          <w:i/>
        </w:rPr>
        <w:t>k</w:t>
      </w:r>
    </w:p>
    <w:p w14:paraId="22AA9124" w14:textId="7A0E2A89" w:rsidR="00B00831" w:rsidRPr="00EC385A" w:rsidRDefault="007810CF" w:rsidP="001C06FA">
      <w:pPr>
        <w:tabs>
          <w:tab w:val="left" w:pos="4678"/>
          <w:tab w:val="left" w:pos="6096"/>
        </w:tabs>
        <w:spacing w:line="480" w:lineRule="auto"/>
      </w:pPr>
      <m:oMath>
        <m:sSub>
          <m:sSubPr>
            <m:ctrlPr>
              <w:rPr>
                <w:rFonts w:ascii="Cambria Math" w:hAnsi="Cambria Math"/>
              </w:rPr>
            </m:ctrlPr>
          </m:sSubPr>
          <m:e>
            <m:r>
              <m:rPr>
                <m:sty m:val="p"/>
              </m:rPr>
              <w:rPr>
                <w:rFonts w:ascii="Cambria Math" w:hAnsi="Cambria Math"/>
              </w:rPr>
              <m:t>Σ</m:t>
            </m:r>
          </m:e>
          <m:sub>
            <m:r>
              <w:rPr>
                <w:rFonts w:ascii="Cambria Math" w:hAnsi="Cambria Math"/>
              </w:rPr>
              <m:t>i,j</m:t>
            </m:r>
          </m:sub>
        </m:sSub>
        <m: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-0.5</m:t>
            </m:r>
            <m:sSup>
              <m:sSupPr>
                <m:ctrlPr>
                  <w:rPr>
                    <w:rFonts w:ascii="Cambria Math" w:hAnsi="Cambria Math"/>
                    <w:i/>
                  </w:rPr>
                </m:ctrlPr>
              </m:sSupPr>
              <m:e>
                <m:r>
                  <w:rPr>
                    <w:rFonts w:ascii="Cambria Math" w:hAnsi="Cambria Math"/>
                  </w:rPr>
                  <m:t>ρ</m:t>
                </m:r>
              </m:e>
              <m:sup>
                <m:r>
                  <w:rPr>
                    <w:rFonts w:ascii="Cambria Math" w:hAnsi="Cambria Math"/>
                  </w:rPr>
                  <m:t>2</m:t>
                </m:r>
              </m:sup>
            </m:sSup>
            <m:sSup>
              <m:sSupPr>
                <m:ctrlPr>
                  <w:rPr>
                    <w:rFonts w:ascii="Cambria Math" w:hAnsi="Cambria Math"/>
                    <w:i/>
                  </w:rPr>
                </m:ctrlPr>
              </m:sSupPr>
              <m:e>
                <m:r>
                  <w:rPr>
                    <w:rFonts w:ascii="Cambria Math" w:hAnsi="Cambria Math"/>
                  </w:rPr>
                  <m:t>(j-i)</m:t>
                </m:r>
              </m:e>
              <m:sup>
                <m:r>
                  <w:rPr>
                    <w:rFonts w:ascii="Cambria Math" w:hAnsi="Cambria Math"/>
                  </w:rPr>
                  <m:t>2</m:t>
                </m:r>
              </m:sup>
            </m:sSup>
          </m:sup>
        </m:sSup>
      </m:oMath>
      <w:r w:rsidR="00B00831" w:rsidRPr="00EC385A">
        <w:tab/>
      </w:r>
      <w:r w:rsidR="007F62FC" w:rsidRPr="00272341">
        <w:t>covariance matrix</w:t>
      </w:r>
      <w:r w:rsidR="007F62FC">
        <w:t xml:space="preserve"> (row </w:t>
      </w:r>
      <w:proofErr w:type="spellStart"/>
      <w:r w:rsidR="007F62FC" w:rsidRPr="00C03CF9">
        <w:rPr>
          <w:i/>
        </w:rPr>
        <w:t>i</w:t>
      </w:r>
      <w:proofErr w:type="spellEnd"/>
      <w:r w:rsidR="007F62FC">
        <w:t xml:space="preserve">, column </w:t>
      </w:r>
      <w:r w:rsidR="007F62FC" w:rsidRPr="00C03CF9">
        <w:rPr>
          <w:i/>
        </w:rPr>
        <w:t>j</w:t>
      </w:r>
      <w:r w:rsidR="007F62FC">
        <w:t>)</w:t>
      </w:r>
    </w:p>
    <w:p w14:paraId="70B49572" w14:textId="77777777" w:rsidR="00B00831" w:rsidRPr="00EC385A" w:rsidRDefault="00B00831" w:rsidP="008A04C0">
      <w:pPr>
        <w:tabs>
          <w:tab w:val="left" w:pos="4678"/>
          <w:tab w:val="left" w:pos="6096"/>
        </w:tabs>
        <w:spacing w:line="480" w:lineRule="auto"/>
      </w:pPr>
    </w:p>
    <w:p w14:paraId="545CEE8F" w14:textId="60A25931" w:rsidR="006A61D2" w:rsidRPr="00EC385A" w:rsidRDefault="00B00831" w:rsidP="005700BD">
      <w:pPr>
        <w:tabs>
          <w:tab w:val="left" w:pos="4678"/>
          <w:tab w:val="left" w:pos="6096"/>
        </w:tabs>
        <w:spacing w:line="480" w:lineRule="auto"/>
      </w:pPr>
      <w:r w:rsidRPr="00EC385A">
        <w:t xml:space="preserve">where </w:t>
      </w:r>
      <m:oMath>
        <m:sSub>
          <m:sSubPr>
            <m:ctrlPr>
              <w:rPr>
                <w:rFonts w:ascii="Cambria Math" w:hAnsi="Cambria Math"/>
                <w:b/>
                <w:i/>
              </w:rPr>
            </m:ctrlPr>
          </m:sSubPr>
          <m:e>
            <m:r>
              <w:rPr>
                <w:rFonts w:ascii="Cambria Math" w:hAnsi="Cambria Math"/>
              </w:rPr>
              <m:t>y</m:t>
            </m:r>
          </m:e>
          <m:sub>
            <m:r>
              <w:rPr>
                <w:rFonts w:ascii="Cambria Math" w:hAnsi="Cambria Math"/>
              </w:rPr>
              <m:t>t</m:t>
            </m:r>
          </m:sub>
        </m:sSub>
      </m:oMath>
      <w:r w:rsidR="00E81297" w:rsidRPr="00EC385A">
        <w:t xml:space="preserve"> </w:t>
      </w:r>
      <w:r w:rsidR="00391BA4" w:rsidRPr="00EC385A">
        <w:t>is</w:t>
      </w:r>
      <w:r w:rsidR="00E81297" w:rsidRPr="00EC385A">
        <w:t xml:space="preserve"> </w:t>
      </w:r>
      <w:r w:rsidR="0075233A" w:rsidRPr="00EC385A">
        <w:t xml:space="preserve">annual </w:t>
      </w:r>
      <w:r w:rsidR="00403823">
        <w:t>recruitment</w:t>
      </w:r>
      <w:r w:rsidR="0075233A" w:rsidRPr="00EC385A">
        <w:t xml:space="preserve"> </w:t>
      </w:r>
      <w:r w:rsidR="00E81297" w:rsidRPr="00EC385A">
        <w:t>in</w:t>
      </w:r>
      <w:r w:rsidRPr="00EC385A">
        <w:t xml:space="preserve"> year </w:t>
      </w:r>
      <w:r w:rsidR="00AC76EC" w:rsidRPr="00EC385A">
        <w:rPr>
          <w:i/>
        </w:rPr>
        <w:t>t</w:t>
      </w:r>
      <w:r w:rsidRPr="00EC385A">
        <w:t>,</w:t>
      </w:r>
      <w:r w:rsidR="00C66451" w:rsidRPr="00EC385A">
        <w:t xml:space="preserve"> and</w:t>
      </w:r>
      <w:r w:rsidRPr="00EC385A">
        <w:t xml:space="preserve"> </w:t>
      </w:r>
      <m:oMath>
        <m:sSub>
          <m:sSubPr>
            <m:ctrlPr>
              <w:rPr>
                <w:rFonts w:ascii="Cambria Math" w:hAnsi="Cambria Math"/>
                <w:b/>
              </w:rPr>
            </m:ctrlPr>
          </m:sSubPr>
          <m:e>
            <m:r>
              <w:rPr>
                <w:rFonts w:ascii="Cambria Math" w:hAnsi="Cambria Math"/>
              </w:rPr>
              <m:t>x</m:t>
            </m:r>
          </m:e>
          <m:sub>
            <m:r>
              <w:rPr>
                <w:rFonts w:ascii="Cambria Math" w:hAnsi="Cambria Math"/>
              </w:rPr>
              <m:t>tk</m:t>
            </m:r>
          </m:sub>
        </m:sSub>
      </m:oMath>
      <w:r w:rsidR="00FA6003">
        <w:t xml:space="preserve"> is the</w:t>
      </w:r>
      <w:r w:rsidRPr="00EC385A">
        <w:t xml:space="preserve"> </w:t>
      </w:r>
      <w:r w:rsidR="00033C64" w:rsidRPr="00EC385A">
        <w:t>temperature</w:t>
      </w:r>
      <w:r w:rsidRPr="00EC385A">
        <w:t xml:space="preserve"> </w:t>
      </w:r>
      <w:r w:rsidR="00FA6003">
        <w:t>deviation</w:t>
      </w:r>
      <w:r w:rsidR="00C2123A" w:rsidRPr="00EC385A">
        <w:t xml:space="preserve"> for </w:t>
      </w:r>
      <w:r w:rsidRPr="00EC385A">
        <w:t xml:space="preserve">year </w:t>
      </w:r>
      <w:r w:rsidR="00AC76EC" w:rsidRPr="00EC385A">
        <w:rPr>
          <w:i/>
        </w:rPr>
        <w:t>t</w:t>
      </w:r>
      <w:r w:rsidR="00C2123A" w:rsidRPr="00EC385A">
        <w:t xml:space="preserve"> </w:t>
      </w:r>
      <w:r w:rsidR="00FA6003">
        <w:t>at</w:t>
      </w:r>
      <w:r w:rsidRPr="00EC385A">
        <w:t xml:space="preserve"> monthly lag </w:t>
      </w:r>
      <w:r w:rsidRPr="00EC385A">
        <w:rPr>
          <w:i/>
        </w:rPr>
        <w:t>k</w:t>
      </w:r>
      <w:r w:rsidR="001A1AE7" w:rsidRPr="00EC385A">
        <w:t>.</w:t>
      </w:r>
      <w:r w:rsidRPr="00EC385A">
        <w:t xml:space="preserve"> </w:t>
      </w:r>
      <w:r w:rsidR="002F35A1" w:rsidRPr="00EC385A">
        <w:t>Model p</w:t>
      </w:r>
      <w:r w:rsidR="001A1AE7" w:rsidRPr="00EC385A">
        <w:t xml:space="preserve">arameters include the intercept </w:t>
      </w:r>
      <w:r w:rsidR="0075233A" w:rsidRPr="00EC385A">
        <w:t>(</w:t>
      </w:r>
      <m:oMath>
        <m:r>
          <w:rPr>
            <w:rFonts w:ascii="Cambria Math" w:hAnsi="Cambria Math"/>
          </w:rPr>
          <m:t>α</m:t>
        </m:r>
      </m:oMath>
      <w:r w:rsidR="0075233A" w:rsidRPr="00EC385A">
        <w:t>)</w:t>
      </w:r>
      <w:r w:rsidR="00CA7107" w:rsidRPr="00EC385A">
        <w:t>,</w:t>
      </w:r>
      <w:r w:rsidR="00697705" w:rsidRPr="00EC385A">
        <w:t xml:space="preserve"> residual variance </w:t>
      </w:r>
      <w:r w:rsidR="0075233A" w:rsidRPr="00EC385A">
        <w:t>(</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rsidR="0075233A" w:rsidRPr="00EC385A">
        <w:t>)</w:t>
      </w:r>
      <w:r w:rsidR="001A1AE7" w:rsidRPr="00EC385A">
        <w:t xml:space="preserve">, vector of monthly </w:t>
      </w:r>
      <w:r w:rsidR="0051668F">
        <w:t>temperature</w:t>
      </w:r>
      <w:r w:rsidR="001A1AE7" w:rsidRPr="00EC385A">
        <w:t xml:space="preserve"> coefficients </w:t>
      </w:r>
      <w:r w:rsidR="0075233A" w:rsidRPr="00EC385A">
        <w:t>(</w:t>
      </w:r>
      <m:oMath>
        <m:r>
          <m:rPr>
            <m:sty m:val="b"/>
          </m:rPr>
          <w:rPr>
            <w:rFonts w:ascii="Cambria Math" w:hAnsi="Cambria Math"/>
          </w:rPr>
          <m:t>b</m:t>
        </m:r>
      </m:oMath>
      <w:r w:rsidR="0075233A" w:rsidRPr="00EC385A">
        <w:t>)</w:t>
      </w:r>
      <w:r w:rsidR="001A1AE7" w:rsidRPr="00EC385A">
        <w:t>, mean of</w:t>
      </w:r>
      <w:r w:rsidR="00697705" w:rsidRPr="00EC385A">
        <w:t xml:space="preserve"> the</w:t>
      </w:r>
      <w:r w:rsidR="008177F0" w:rsidRPr="00EC385A">
        <w:t xml:space="preserve"> distribution of</w:t>
      </w:r>
      <w:r w:rsidR="001A1AE7" w:rsidRPr="00EC385A">
        <w:t xml:space="preserve"> </w:t>
      </w:r>
      <m:oMath>
        <m:r>
          <m:rPr>
            <m:sty m:val="b"/>
          </m:rPr>
          <w:rPr>
            <w:rFonts w:ascii="Cambria Math" w:hAnsi="Cambria Math"/>
          </w:rPr>
          <m:t>b</m:t>
        </m:r>
      </m:oMath>
      <w:r w:rsidR="001A1AE7" w:rsidRPr="00EC385A">
        <w:t xml:space="preserve"> </w:t>
      </w:r>
      <w:r w:rsidR="0075233A" w:rsidRPr="00EC385A">
        <w:t>(</w:t>
      </w:r>
      <m:oMath>
        <m:sSub>
          <m:sSubPr>
            <m:ctrlPr>
              <w:rPr>
                <w:rFonts w:ascii="Cambria Math" w:hAnsi="Cambria Math"/>
                <w:i/>
              </w:rPr>
            </m:ctrlPr>
          </m:sSubPr>
          <m:e>
            <m:r>
              <w:rPr>
                <w:rFonts w:ascii="Cambria Math" w:hAnsi="Cambria Math"/>
              </w:rPr>
              <m:t>μ</m:t>
            </m:r>
          </m:e>
          <m:sub>
            <m:r>
              <m:rPr>
                <m:sty m:val="p"/>
              </m:rPr>
              <w:rPr>
                <w:rFonts w:ascii="Cambria Math" w:hAnsi="Cambria Math"/>
              </w:rPr>
              <m:t>b</m:t>
            </m:r>
          </m:sub>
        </m:sSub>
      </m:oMath>
      <w:r w:rsidR="0075233A" w:rsidRPr="00EC385A">
        <w:t>)</w:t>
      </w:r>
      <w:r w:rsidR="001A1AE7" w:rsidRPr="00EC385A">
        <w:t xml:space="preserve">, </w:t>
      </w:r>
      <m:oMath>
        <m:r>
          <w:rPr>
            <w:rFonts w:ascii="Cambria Math" w:hAnsi="Cambria Math"/>
          </w:rPr>
          <m:t>K×K</m:t>
        </m:r>
      </m:oMath>
      <w:r w:rsidR="008A04C0" w:rsidRPr="00EC385A">
        <w:t xml:space="preserve"> </w:t>
      </w:r>
      <w:r w:rsidR="001A1AE7" w:rsidRPr="00EC385A">
        <w:t xml:space="preserve">covariance </w:t>
      </w:r>
      <w:r w:rsidR="00283F66">
        <w:t>matrix</w:t>
      </w:r>
      <w:r w:rsidR="001A1AE7" w:rsidRPr="00EC385A">
        <w:t xml:space="preserve"> </w:t>
      </w:r>
      <w:r w:rsidR="0075233A" w:rsidRPr="00EC385A">
        <w:t>(</w:t>
      </w:r>
      <m:oMath>
        <m:r>
          <m:rPr>
            <m:sty m:val="b"/>
          </m:rPr>
          <w:rPr>
            <w:rFonts w:ascii="Cambria Math" w:hAnsi="Cambria Math"/>
          </w:rPr>
          <m:t>Σ</m:t>
        </m:r>
      </m:oMath>
      <w:r w:rsidR="0075233A" w:rsidRPr="00EC385A">
        <w:t>)</w:t>
      </w:r>
      <w:r w:rsidR="001A1AE7" w:rsidRPr="00EC385A">
        <w:t xml:space="preserve">, </w:t>
      </w:r>
      <w:r w:rsidR="00697705" w:rsidRPr="00EC385A">
        <w:t xml:space="preserve">maximum covariance </w:t>
      </w:r>
      <w:r w:rsidR="00A843BB" w:rsidRPr="00EC385A">
        <w:t>for</w:t>
      </w:r>
      <w:r w:rsidR="00697705" w:rsidRPr="00EC385A">
        <w:t xml:space="preserve"> the </w:t>
      </w:r>
      <m:oMath>
        <m:r>
          <m:rPr>
            <m:sty m:val="b"/>
          </m:rPr>
          <w:rPr>
            <w:rFonts w:ascii="Cambria Math" w:hAnsi="Cambria Math"/>
          </w:rPr>
          <m:t>b</m:t>
        </m:r>
      </m:oMath>
      <w:r w:rsidR="00697705" w:rsidRPr="00EC385A">
        <w:t xml:space="preserve"> distribution </w:t>
      </w:r>
      <w:r w:rsidR="0075233A" w:rsidRPr="00EC385A">
        <w:t>(</w:t>
      </w:r>
      <m:oMath>
        <m:sSup>
          <m:sSupPr>
            <m:ctrlPr>
              <w:rPr>
                <w:rFonts w:ascii="Cambria Math" w:hAnsi="Cambria Math"/>
              </w:rPr>
            </m:ctrlPr>
          </m:sSupPr>
          <m:e>
            <m:r>
              <w:rPr>
                <w:rFonts w:ascii="Cambria Math" w:hAnsi="Cambria Math"/>
              </w:rPr>
              <m:t>η</m:t>
            </m:r>
          </m:e>
          <m:sup>
            <m:r>
              <w:rPr>
                <w:rFonts w:ascii="Cambria Math" w:hAnsi="Cambria Math"/>
              </w:rPr>
              <m:t>2</m:t>
            </m:r>
          </m:sup>
        </m:sSup>
      </m:oMath>
      <w:r w:rsidR="0075233A" w:rsidRPr="00EC385A">
        <w:t>)</w:t>
      </w:r>
      <w:r w:rsidR="00697705" w:rsidRPr="00EC385A">
        <w:t xml:space="preserve">, and rate of decay in covariance with time </w:t>
      </w:r>
      <w:r w:rsidR="0075233A" w:rsidRPr="00EC385A">
        <w:t>(</w:t>
      </w:r>
      <m:oMath>
        <m:sSup>
          <m:sSupPr>
            <m:ctrlPr>
              <w:rPr>
                <w:rFonts w:ascii="Cambria Math" w:hAnsi="Cambria Math"/>
                <w:i/>
              </w:rPr>
            </m:ctrlPr>
          </m:sSupPr>
          <m:e>
            <m:r>
              <w:rPr>
                <w:rFonts w:ascii="Cambria Math" w:hAnsi="Cambria Math"/>
              </w:rPr>
              <m:t>ρ</m:t>
            </m:r>
          </m:e>
          <m:sup>
            <m:r>
              <w:rPr>
                <w:rFonts w:ascii="Cambria Math" w:hAnsi="Cambria Math"/>
              </w:rPr>
              <m:t>2</m:t>
            </m:r>
          </m:sup>
        </m:sSup>
      </m:oMath>
      <w:r w:rsidR="0075233A" w:rsidRPr="00EC385A">
        <w:t>)</w:t>
      </w:r>
      <w:r w:rsidR="006A61D2" w:rsidRPr="00EC385A">
        <w:t>.</w:t>
      </w:r>
    </w:p>
    <w:p w14:paraId="1ECF8ACE" w14:textId="7A5A39E7" w:rsidR="00B00831" w:rsidRPr="00EC385A" w:rsidRDefault="003C676B" w:rsidP="006A61D2">
      <w:pPr>
        <w:spacing w:line="480" w:lineRule="auto"/>
        <w:ind w:firstLine="720"/>
      </w:pPr>
      <w:r w:rsidRPr="00EC385A">
        <w:t xml:space="preserve">In the model above, </w:t>
      </w:r>
      <m:oMath>
        <m:sSub>
          <m:sSubPr>
            <m:ctrlPr>
              <w:rPr>
                <w:rFonts w:ascii="Cambria Math" w:hAnsi="Cambria Math"/>
                <w:b/>
                <w:i/>
              </w:rPr>
            </m:ctrlPr>
          </m:sSubPr>
          <m:e>
            <m:r>
              <w:rPr>
                <w:rFonts w:ascii="Cambria Math" w:hAnsi="Cambria Math"/>
              </w:rPr>
              <m:t>y</m:t>
            </m:r>
          </m:e>
          <m:sub>
            <m:r>
              <w:rPr>
                <w:rFonts w:ascii="Cambria Math" w:hAnsi="Cambria Math"/>
              </w:rPr>
              <m:t>t</m:t>
            </m:r>
          </m:sub>
        </m:sSub>
      </m:oMath>
      <w:r w:rsidRPr="00EC385A">
        <w:t xml:space="preserve"> represents a point estimate of annual </w:t>
      </w:r>
      <w:r w:rsidR="00AE4B50">
        <w:t>recruitment</w:t>
      </w:r>
      <w:r w:rsidRPr="00EC385A">
        <w:t xml:space="preserve"> taken from the relevant MPM. Recall that these values were </w:t>
      </w:r>
      <w:r w:rsidR="00CD46B7" w:rsidRPr="00EC385A">
        <w:t xml:space="preserve">initially </w:t>
      </w:r>
      <w:r w:rsidRPr="00EC385A">
        <w:t xml:space="preserve">calculated as the number of seedlings in year </w:t>
      </w:r>
      <w:r w:rsidR="00AC76EC" w:rsidRPr="00EC385A">
        <w:rPr>
          <w:i/>
        </w:rPr>
        <w:t>t</w:t>
      </w:r>
      <w:r w:rsidRPr="00EC385A">
        <w:t xml:space="preserve"> divided by the number of reproductive adults in year </w:t>
      </w:r>
      <w:r w:rsidR="00AC76EC" w:rsidRPr="00EC385A">
        <w:rPr>
          <w:i/>
        </w:rPr>
        <w:t>t</w:t>
      </w:r>
      <w:r w:rsidR="00A6202D" w:rsidRPr="00A6202D">
        <w:t>-1</w:t>
      </w:r>
      <w:r w:rsidRPr="00EC385A">
        <w:t>.</w:t>
      </w:r>
      <w:r w:rsidR="00BC62E0" w:rsidRPr="00EC385A">
        <w:t xml:space="preserve"> </w:t>
      </w:r>
      <w:r w:rsidR="00F36059" w:rsidRPr="00EC385A">
        <w:t xml:space="preserve">To incorporate sampling uncertainty into our model, we </w:t>
      </w:r>
      <w:r w:rsidR="00AE21AE" w:rsidRPr="00EC385A">
        <w:t>model the</w:t>
      </w:r>
      <w:r w:rsidR="00F36059" w:rsidRPr="00EC385A">
        <w:t xml:space="preserve"> raw counts</w:t>
      </w:r>
      <w:r w:rsidR="00AE21AE" w:rsidRPr="00EC385A">
        <w:t xml:space="preserve"> underlying </w:t>
      </w:r>
      <w:r w:rsidR="00551B82" w:rsidRPr="00EC385A">
        <w:t xml:space="preserve">the </w:t>
      </w:r>
      <w:r w:rsidR="00D60595">
        <w:t>recruitment</w:t>
      </w:r>
      <w:r w:rsidR="00925632" w:rsidRPr="00EC385A">
        <w:t xml:space="preserve"> </w:t>
      </w:r>
      <w:r w:rsidR="00551B82" w:rsidRPr="00EC385A">
        <w:t>point estimate</w:t>
      </w:r>
      <w:r w:rsidR="00925632" w:rsidRPr="00EC385A">
        <w:t>s</w:t>
      </w:r>
      <w:r w:rsidR="00F36059" w:rsidRPr="00EC385A">
        <w:t xml:space="preserve"> using a Poisson distribution</w:t>
      </w:r>
      <w:r w:rsidR="00551B82" w:rsidRPr="00EC385A">
        <w:t>,</w:t>
      </w:r>
      <w:r w:rsidR="00F36059" w:rsidRPr="00EC385A">
        <w:t xml:space="preserve"> as in</w:t>
      </w:r>
    </w:p>
    <w:p w14:paraId="3D2480B6" w14:textId="77777777" w:rsidR="005700BD" w:rsidRPr="00EC385A" w:rsidRDefault="005700BD" w:rsidP="005700BD">
      <w:pPr>
        <w:tabs>
          <w:tab w:val="left" w:pos="4678"/>
          <w:tab w:val="left" w:pos="6096"/>
        </w:tabs>
        <w:spacing w:line="480" w:lineRule="auto"/>
      </w:pPr>
    </w:p>
    <w:p w14:paraId="50A3F335" w14:textId="366CC871" w:rsidR="0069183F" w:rsidRPr="00EC385A" w:rsidRDefault="007810CF" w:rsidP="001C06FA">
      <w:pPr>
        <w:tabs>
          <w:tab w:val="left" w:pos="4678"/>
          <w:tab w:val="left" w:pos="6096"/>
        </w:tabs>
        <w:spacing w:line="480" w:lineRule="auto"/>
      </w:pP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 </m:t>
        </m:r>
        <m:r>
          <m:rPr>
            <m:sty m:val="p"/>
          </m:rPr>
          <w:rPr>
            <w:rFonts w:ascii="Cambria Math" w:hAnsi="Cambria Math"/>
          </w:rPr>
          <m:t>Poisson</m:t>
        </m:r>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t</m:t>
                    </m:r>
                  </m:sub>
                </m:sSub>
                <m:r>
                  <w:rPr>
                    <w:rFonts w:ascii="Cambria Math" w:hAnsi="Cambria Math"/>
                  </w:rPr>
                  <m:t>+</m:t>
                </m:r>
                <m:nary>
                  <m:naryPr>
                    <m:chr m:val="∑"/>
                    <m:limLoc m:val="subSup"/>
                    <m:supHide m:val="1"/>
                    <m:ctrlPr>
                      <w:rPr>
                        <w:rFonts w:ascii="Cambria Math" w:hAnsi="Cambria Math"/>
                        <w:b/>
                      </w:rPr>
                    </m:ctrlPr>
                  </m:naryPr>
                  <m:sub>
                    <m:r>
                      <w:rPr>
                        <w:rFonts w:ascii="Cambria Math" w:hAnsi="Cambria Math"/>
                      </w:rPr>
                      <m:t>k</m:t>
                    </m:r>
                  </m:sub>
                  <m:sup/>
                  <m:e>
                    <m:sSub>
                      <m:sSubPr>
                        <m:ctrlPr>
                          <w:rPr>
                            <w:rFonts w:ascii="Cambria Math" w:hAnsi="Cambria Math"/>
                            <w:i/>
                          </w:rPr>
                        </m:ctrlPr>
                      </m:sSubPr>
                      <m:e>
                        <m:r>
                          <w:rPr>
                            <w:rFonts w:ascii="Cambria Math" w:hAnsi="Cambria Math"/>
                          </w:rPr>
                          <m:t>b</m:t>
                        </m:r>
                      </m:e>
                      <m:sub>
                        <m:r>
                          <w:rPr>
                            <w:rFonts w:ascii="Cambria Math" w:hAnsi="Cambria Math"/>
                          </w:rPr>
                          <m:t>k</m:t>
                        </m:r>
                      </m:sub>
                    </m:sSub>
                    <m:sSub>
                      <m:sSubPr>
                        <m:ctrlPr>
                          <w:rPr>
                            <w:rFonts w:ascii="Cambria Math" w:hAnsi="Cambria Math"/>
                            <w:i/>
                          </w:rPr>
                        </m:ctrlPr>
                      </m:sSubPr>
                      <m:e>
                        <m:r>
                          <w:rPr>
                            <w:rFonts w:ascii="Cambria Math" w:hAnsi="Cambria Math"/>
                          </w:rPr>
                          <m:t>x</m:t>
                        </m:r>
                      </m:e>
                      <m:sub>
                        <m:r>
                          <w:rPr>
                            <w:rFonts w:ascii="Cambria Math" w:hAnsi="Cambria Math"/>
                          </w:rPr>
                          <m:t>tk</m:t>
                        </m:r>
                      </m:sub>
                    </m:sSub>
                  </m:e>
                </m:nary>
              </m:e>
            </m:d>
          </m:e>
        </m:func>
        <m:r>
          <w:rPr>
            <w:rFonts w:ascii="Cambria Math" w:hAnsi="Cambria Math"/>
          </w:rPr>
          <m:t>)</m:t>
        </m:r>
      </m:oMath>
      <w:r w:rsidR="0069183F" w:rsidRPr="00EC385A">
        <w:tab/>
      </w:r>
      <w:r w:rsidR="006A6082" w:rsidRPr="00EC385A">
        <w:t>l</w:t>
      </w:r>
      <w:r w:rsidR="0069183F" w:rsidRPr="00EC385A">
        <w:t>ikelihood</w:t>
      </w:r>
    </w:p>
    <w:p w14:paraId="2510716C" w14:textId="27458D45" w:rsidR="0069183F" w:rsidRPr="00EC385A" w:rsidRDefault="007810CF" w:rsidP="001C06FA">
      <w:pPr>
        <w:tabs>
          <w:tab w:val="left" w:pos="4678"/>
          <w:tab w:val="left" w:pos="6096"/>
        </w:tabs>
        <w:spacing w:line="480" w:lineRule="auto"/>
      </w:pPr>
      <m:oMath>
        <m:sSub>
          <m:sSubPr>
            <m:ctrlPr>
              <w:rPr>
                <w:rFonts w:ascii="Cambria Math" w:hAnsi="Cambria Math"/>
                <w:i/>
              </w:rPr>
            </m:ctrlPr>
          </m:sSubPr>
          <m:e>
            <m:r>
              <w:rPr>
                <w:rFonts w:ascii="Cambria Math" w:hAnsi="Cambria Math"/>
              </w:rPr>
              <m:t>α</m:t>
            </m:r>
          </m:e>
          <m:sub>
            <m:r>
              <w:rPr>
                <w:rFonts w:ascii="Cambria Math" w:hAnsi="Cambria Math"/>
              </w:rPr>
              <m:t>t</m:t>
            </m:r>
          </m:sub>
        </m:sSub>
        <m:r>
          <m:rPr>
            <m:sty m:val="bi"/>
          </m:rPr>
          <w:rPr>
            <w:rFonts w:ascii="Cambria Math" w:hAnsi="Cambria Math"/>
          </w:rPr>
          <m:t xml:space="preserve"> ~ </m:t>
        </m:r>
        <m:r>
          <m:rPr>
            <m:sty m:val="p"/>
          </m:rPr>
          <w:rPr>
            <w:rFonts w:ascii="Cambria Math" w:hAnsi="Cambria Math"/>
          </w:rPr>
          <m:t>Normal</m:t>
        </m:r>
        <m:r>
          <m:rPr>
            <m:sty m:val="bi"/>
          </m:rPr>
          <w:rPr>
            <w:rFonts w:ascii="Cambria Math" w:hAnsi="Cambria Math"/>
          </w:rPr>
          <m:t>(</m:t>
        </m:r>
        <m:sSub>
          <m:sSubPr>
            <m:ctrlPr>
              <w:rPr>
                <w:rFonts w:ascii="Cambria Math" w:hAnsi="Cambria Math"/>
                <w:i/>
              </w:rPr>
            </m:ctrlPr>
          </m:sSubPr>
          <m:e>
            <m:r>
              <w:rPr>
                <w:rFonts w:ascii="Cambria Math" w:hAnsi="Cambria Math"/>
              </w:rPr>
              <m:t>μ</m:t>
            </m:r>
          </m:e>
          <m:sub>
            <m:r>
              <m:rPr>
                <m:sty m:val="p"/>
              </m:rPr>
              <w:rPr>
                <w:rFonts w:ascii="Cambria Math" w:hAnsi="Cambria Math"/>
              </w:rPr>
              <m:t>α</m:t>
            </m:r>
          </m:sub>
        </m:sSub>
        <m:r>
          <w:rPr>
            <w:rFonts w:ascii="Cambria Math" w:hAnsi="Cambria Math"/>
          </w:rPr>
          <m:t>+</m:t>
        </m:r>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t-1</m:t>
            </m:r>
          </m:sub>
        </m:sSub>
        <m:r>
          <w:rPr>
            <w:rFonts w:ascii="Cambria Math" w:hAnsi="Cambria Math"/>
          </w:rPr>
          <m:t>)</m:t>
        </m:r>
        <m:r>
          <m:rPr>
            <m:sty m:val="bi"/>
          </m:rPr>
          <w:rPr>
            <w:rFonts w:ascii="Cambria Math" w:hAnsi="Cambria Math"/>
          </w:rPr>
          <m:t xml:space="preserve">, </m:t>
        </m:r>
        <m:sSubSup>
          <m:sSubSupPr>
            <m:ctrlPr>
              <w:rPr>
                <w:rFonts w:ascii="Cambria Math" w:hAnsi="Cambria Math"/>
                <w:i/>
              </w:rPr>
            </m:ctrlPr>
          </m:sSubSupPr>
          <m:e>
            <m:r>
              <w:rPr>
                <w:rFonts w:ascii="Cambria Math" w:hAnsi="Cambria Math"/>
              </w:rPr>
              <m:t xml:space="preserve"> σ</m:t>
            </m:r>
          </m:e>
          <m:sub>
            <m:r>
              <w:rPr>
                <w:rFonts w:ascii="Cambria Math" w:hAnsi="Cambria Math"/>
              </w:rPr>
              <m:t>α</m:t>
            </m:r>
          </m:sub>
          <m:sup>
            <m:r>
              <w:rPr>
                <w:rFonts w:ascii="Cambria Math" w:hAnsi="Cambria Math"/>
              </w:rPr>
              <m:t>2</m:t>
            </m:r>
          </m:sup>
        </m:sSubSup>
        <m:r>
          <m:rPr>
            <m:sty m:val="bi"/>
          </m:rPr>
          <w:rPr>
            <w:rFonts w:ascii="Cambria Math" w:hAnsi="Cambria Math"/>
          </w:rPr>
          <m:t>)</m:t>
        </m:r>
      </m:oMath>
      <w:r w:rsidR="0069183F" w:rsidRPr="00EC385A">
        <w:rPr>
          <w:b/>
        </w:rPr>
        <w:tab/>
      </w:r>
      <w:r w:rsidR="006A6082" w:rsidRPr="00EC385A">
        <w:t>y</w:t>
      </w:r>
      <w:r w:rsidR="00BC62E0" w:rsidRPr="00EC385A">
        <w:t>ear-specific</w:t>
      </w:r>
      <w:r w:rsidR="006135C8" w:rsidRPr="00EC385A">
        <w:t xml:space="preserve"> </w:t>
      </w:r>
      <w:r w:rsidR="0069183F" w:rsidRPr="00EC385A">
        <w:t>intercepts</w:t>
      </w:r>
    </w:p>
    <w:p w14:paraId="5047118F" w14:textId="7932B111" w:rsidR="00176C55" w:rsidRPr="00272341" w:rsidRDefault="00437A82" w:rsidP="001C06FA">
      <w:pPr>
        <w:tabs>
          <w:tab w:val="left" w:pos="4678"/>
          <w:tab w:val="left" w:pos="6096"/>
        </w:tabs>
        <w:spacing w:line="480" w:lineRule="auto"/>
        <w:rPr>
          <w:b/>
          <w:i/>
        </w:rPr>
      </w:pPr>
      <m:oMath>
        <m:r>
          <m:rPr>
            <m:sty m:val="b"/>
          </m:rPr>
          <w:rPr>
            <w:rFonts w:ascii="Cambria Math" w:hAnsi="Cambria Math"/>
          </w:rPr>
          <m:t>b</m:t>
        </m:r>
        <m:r>
          <w:rPr>
            <w:rFonts w:ascii="Cambria Math" w:hAnsi="Cambria Math"/>
          </w:rPr>
          <m:t xml:space="preserve"> ~ </m:t>
        </m:r>
        <m:r>
          <m:rPr>
            <m:sty m:val="p"/>
          </m:rPr>
          <w:rPr>
            <w:rFonts w:ascii="Cambria Math" w:hAnsi="Cambria Math"/>
          </w:rPr>
          <m:t>MVN</m:t>
        </m:r>
        <m:r>
          <w:rPr>
            <w:rFonts w:ascii="Cambria Math" w:hAnsi="Cambria Math"/>
          </w:rPr>
          <m:t>(</m:t>
        </m:r>
        <m:sSub>
          <m:sSubPr>
            <m:ctrlPr>
              <w:rPr>
                <w:rFonts w:ascii="Cambria Math" w:hAnsi="Cambria Math"/>
                <w:b/>
                <w:i/>
              </w:rPr>
            </m:ctrlPr>
          </m:sSubPr>
          <m:e>
            <m:r>
              <m:rPr>
                <m:sty m:val="b"/>
              </m:rPr>
              <w:rPr>
                <w:rFonts w:ascii="Cambria Math" w:hAnsi="Cambria Math"/>
              </w:rPr>
              <m:t>μ</m:t>
            </m:r>
          </m:e>
          <m:sub>
            <m:r>
              <m:rPr>
                <m:sty m:val="b"/>
              </m:rPr>
              <w:rPr>
                <w:rFonts w:ascii="Cambria Math" w:hAnsi="Cambria Math"/>
              </w:rPr>
              <m:t>b</m:t>
            </m:r>
          </m:sub>
        </m:sSub>
        <m:r>
          <w:rPr>
            <w:rFonts w:ascii="Cambria Math" w:hAnsi="Cambria Math"/>
          </w:rPr>
          <m:t xml:space="preserve">, </m:t>
        </m:r>
        <m:r>
          <m:rPr>
            <m:sty m:val="b"/>
          </m:rPr>
          <w:rPr>
            <w:rFonts w:ascii="Cambria Math" w:hAnsi="Cambria Math"/>
          </w:rPr>
          <m:t>Σ</m:t>
        </m:r>
        <m:r>
          <w:rPr>
            <w:rFonts w:ascii="Cambria Math" w:hAnsi="Cambria Math"/>
          </w:rPr>
          <m:t>)</m:t>
        </m:r>
      </m:oMath>
      <w:r w:rsidR="0069183F" w:rsidRPr="00EC385A">
        <w:tab/>
      </w:r>
      <w:r w:rsidR="00176C55">
        <w:t xml:space="preserve">climate coefficient for each monthly lag </w:t>
      </w:r>
      <w:r w:rsidR="00176C55" w:rsidRPr="00976E6C">
        <w:rPr>
          <w:i/>
        </w:rPr>
        <w:t>k</w:t>
      </w:r>
    </w:p>
    <w:p w14:paraId="386E04BB" w14:textId="6B9D6EEC" w:rsidR="0069183F" w:rsidRPr="00EC385A" w:rsidRDefault="007810CF" w:rsidP="001C06FA">
      <w:pPr>
        <w:tabs>
          <w:tab w:val="left" w:pos="4678"/>
          <w:tab w:val="left" w:pos="6096"/>
        </w:tabs>
        <w:spacing w:line="480" w:lineRule="auto"/>
      </w:pPr>
      <m:oMath>
        <m:sSub>
          <m:sSubPr>
            <m:ctrlPr>
              <w:rPr>
                <w:rFonts w:ascii="Cambria Math" w:hAnsi="Cambria Math"/>
              </w:rPr>
            </m:ctrlPr>
          </m:sSubPr>
          <m:e>
            <m:r>
              <m:rPr>
                <m:sty m:val="p"/>
              </m:rPr>
              <w:rPr>
                <w:rFonts w:ascii="Cambria Math" w:hAnsi="Cambria Math"/>
              </w:rPr>
              <m:t>Σ</m:t>
            </m:r>
          </m:e>
          <m:sub>
            <m:r>
              <w:rPr>
                <w:rFonts w:ascii="Cambria Math" w:hAnsi="Cambria Math"/>
              </w:rPr>
              <m:t>i,j</m:t>
            </m:r>
          </m:sub>
        </m:sSub>
        <m: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-0.5</m:t>
            </m:r>
            <m:sSup>
              <m:sSupPr>
                <m:ctrlPr>
                  <w:rPr>
                    <w:rFonts w:ascii="Cambria Math" w:hAnsi="Cambria Math"/>
                    <w:i/>
                  </w:rPr>
                </m:ctrlPr>
              </m:sSupPr>
              <m:e>
                <m:r>
                  <w:rPr>
                    <w:rFonts w:ascii="Cambria Math" w:hAnsi="Cambria Math"/>
                  </w:rPr>
                  <m:t>ρ</m:t>
                </m:r>
              </m:e>
              <m:sup>
                <m:r>
                  <w:rPr>
                    <w:rFonts w:ascii="Cambria Math" w:hAnsi="Cambria Math"/>
                  </w:rPr>
                  <m:t>2</m:t>
                </m:r>
              </m:sup>
            </m:sSup>
            <m:sSup>
              <m:sSupPr>
                <m:ctrlPr>
                  <w:rPr>
                    <w:rFonts w:ascii="Cambria Math" w:hAnsi="Cambria Math"/>
                    <w:i/>
                  </w:rPr>
                </m:ctrlPr>
              </m:sSupPr>
              <m:e>
                <m:r>
                  <w:rPr>
                    <w:rFonts w:ascii="Cambria Math" w:hAnsi="Cambria Math"/>
                  </w:rPr>
                  <m:t>(j-i)</m:t>
                </m:r>
              </m:e>
              <m:sup>
                <m:r>
                  <w:rPr>
                    <w:rFonts w:ascii="Cambria Math" w:hAnsi="Cambria Math"/>
                  </w:rPr>
                  <m:t>2</m:t>
                </m:r>
              </m:sup>
            </m:sSup>
          </m:sup>
        </m:sSup>
      </m:oMath>
      <w:r w:rsidR="0069183F" w:rsidRPr="00EC385A">
        <w:tab/>
      </w:r>
      <w:r w:rsidR="001347D3">
        <w:t>covariance matrix</w:t>
      </w:r>
      <w:r w:rsidR="007B2CA9">
        <w:t xml:space="preserve"> (row </w:t>
      </w:r>
      <w:proofErr w:type="spellStart"/>
      <w:r w:rsidR="007B2CA9" w:rsidRPr="00C03CF9">
        <w:rPr>
          <w:i/>
        </w:rPr>
        <w:t>i</w:t>
      </w:r>
      <w:proofErr w:type="spellEnd"/>
      <w:r w:rsidR="007B2CA9">
        <w:t xml:space="preserve">, column </w:t>
      </w:r>
      <w:r w:rsidR="007B2CA9" w:rsidRPr="00C03CF9">
        <w:rPr>
          <w:i/>
        </w:rPr>
        <w:t>j</w:t>
      </w:r>
      <w:r w:rsidR="007B2CA9">
        <w:t>)</w:t>
      </w:r>
    </w:p>
    <w:p w14:paraId="4C037969" w14:textId="77777777" w:rsidR="00E84A7A" w:rsidRPr="00EC385A" w:rsidRDefault="00E84A7A" w:rsidP="0061009E">
      <w:pPr>
        <w:spacing w:line="480" w:lineRule="auto"/>
      </w:pPr>
    </w:p>
    <w:p w14:paraId="08770A88" w14:textId="07057F7A" w:rsidR="00F36059" w:rsidRPr="00EC385A" w:rsidRDefault="006A61D2" w:rsidP="0061009E">
      <w:pPr>
        <w:spacing w:line="480" w:lineRule="auto"/>
      </w:pPr>
      <w:r w:rsidRPr="00EC385A">
        <w:t>where</w:t>
      </w:r>
      <w:r w:rsidR="009B12D3" w:rsidRPr="00EC385A">
        <w:t xml:space="preserve"> the response variable</w:t>
      </w:r>
      <w:r w:rsidR="006F7F61" w:rsidRPr="00EC385A">
        <w:t xml:space="preserv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009B12D3" w:rsidRPr="00EC385A">
        <w:t xml:space="preserve"> </w:t>
      </w:r>
      <w:r w:rsidR="00F36059" w:rsidRPr="00EC385A">
        <w:t>is</w:t>
      </w:r>
      <w:r w:rsidR="00164765" w:rsidRPr="00EC385A">
        <w:t xml:space="preserve"> </w:t>
      </w:r>
      <w:r w:rsidR="00F36059" w:rsidRPr="00EC385A">
        <w:t xml:space="preserve">the number of seedlings </w:t>
      </w:r>
      <w:r w:rsidR="00C21A32" w:rsidRPr="00EC385A">
        <w:t xml:space="preserve">in year </w:t>
      </w:r>
      <w:r w:rsidR="009748D9" w:rsidRPr="00EC385A">
        <w:rPr>
          <w:i/>
        </w:rPr>
        <w:t>t</w:t>
      </w:r>
      <w:r w:rsidR="00C21A32" w:rsidRPr="00EC385A">
        <w:t xml:space="preserve">, and </w:t>
      </w:r>
      <m:oMath>
        <m:sSub>
          <m:sSubPr>
            <m:ctrlPr>
              <w:rPr>
                <w:rFonts w:ascii="Cambria Math" w:hAnsi="Cambria Math"/>
              </w:rPr>
            </m:ctrlPr>
          </m:sSubPr>
          <m:e>
            <m:r>
              <w:rPr>
                <w:rFonts w:ascii="Cambria Math" w:hAnsi="Cambria Math"/>
              </w:rPr>
              <m:t>N</m:t>
            </m:r>
          </m:e>
          <m:sub>
            <m:r>
              <w:rPr>
                <w:rFonts w:ascii="Cambria Math" w:hAnsi="Cambria Math"/>
              </w:rPr>
              <m:t>t-1</m:t>
            </m:r>
          </m:sub>
        </m:sSub>
      </m:oMath>
      <w:r w:rsidR="00122DC6" w:rsidRPr="00EC385A">
        <w:t xml:space="preserve"> </w:t>
      </w:r>
      <w:r w:rsidR="00C21A32" w:rsidRPr="00EC385A">
        <w:t xml:space="preserve">is the sample size of reproductive adults in year </w:t>
      </w:r>
      <w:r w:rsidR="009748D9" w:rsidRPr="00EC385A">
        <w:rPr>
          <w:i/>
        </w:rPr>
        <w:t>t</w:t>
      </w:r>
      <w:r w:rsidR="00A6202D" w:rsidRPr="00A6202D">
        <w:t>-1</w:t>
      </w:r>
      <w:r w:rsidR="00C21A32" w:rsidRPr="00EC385A">
        <w:t>.</w:t>
      </w:r>
      <w:r w:rsidR="00123761" w:rsidRPr="00EC385A">
        <w:t xml:space="preserve"> The model is otherwise similar to the model </w:t>
      </w:r>
      <w:r w:rsidR="00E654A7" w:rsidRPr="00EC385A">
        <w:t>for</w:t>
      </w:r>
      <w:r w:rsidR="00123761" w:rsidRPr="00EC385A">
        <w:t xml:space="preserve"> point estimate</w:t>
      </w:r>
      <w:r w:rsidR="00E654A7" w:rsidRPr="00EC385A">
        <w:t>s</w:t>
      </w:r>
      <w:r w:rsidR="00123761" w:rsidRPr="00EC385A">
        <w:t>, except that we use year-specific intercepts (</w:t>
      </w:r>
      <m:oMath>
        <m:sSub>
          <m:sSubPr>
            <m:ctrlPr>
              <w:rPr>
                <w:rFonts w:ascii="Cambria Math" w:hAnsi="Cambria Math"/>
                <w:i/>
              </w:rPr>
            </m:ctrlPr>
          </m:sSubPr>
          <m:e>
            <m:r>
              <w:rPr>
                <w:rFonts w:ascii="Cambria Math" w:hAnsi="Cambria Math"/>
              </w:rPr>
              <m:t>α</m:t>
            </m:r>
          </m:e>
          <m:sub>
            <m:r>
              <w:rPr>
                <w:rFonts w:ascii="Cambria Math" w:hAnsi="Cambria Math"/>
              </w:rPr>
              <m:t>t</m:t>
            </m:r>
          </m:sub>
        </m:sSub>
      </m:oMath>
      <w:r w:rsidR="00123761" w:rsidRPr="00EC385A">
        <w:t>) to incorporate</w:t>
      </w:r>
      <w:r w:rsidR="00994944">
        <w:t xml:space="preserve"> </w:t>
      </w:r>
      <w:r w:rsidR="00E80E5E">
        <w:t>the Poisson offset</w:t>
      </w:r>
      <w:r w:rsidR="00E52606">
        <w:t xml:space="preserve"> (</w:t>
      </w:r>
      <m:oMath>
        <m:sSub>
          <m:sSubPr>
            <m:ctrlPr>
              <w:rPr>
                <w:rFonts w:ascii="Cambria Math" w:hAnsi="Cambria Math"/>
              </w:rPr>
            </m:ctrlPr>
          </m:sSubPr>
          <m:e>
            <m:r>
              <w:rPr>
                <w:rFonts w:ascii="Cambria Math" w:hAnsi="Cambria Math"/>
              </w:rPr>
              <m:t>N</m:t>
            </m:r>
          </m:e>
          <m:sub>
            <m:r>
              <w:rPr>
                <w:rFonts w:ascii="Cambria Math" w:hAnsi="Cambria Math"/>
              </w:rPr>
              <m:t>t-1</m:t>
            </m:r>
          </m:sub>
        </m:sSub>
      </m:oMath>
      <w:r w:rsidR="00E52606">
        <w:t>)</w:t>
      </w:r>
      <w:r w:rsidR="00B36437" w:rsidRPr="00EC385A">
        <w:t>,</w:t>
      </w:r>
      <w:r w:rsidR="00123761" w:rsidRPr="00EC385A">
        <w:t xml:space="preserve"> rather than a single model in</w:t>
      </w:r>
      <w:r w:rsidR="006E2825" w:rsidRPr="00EC385A">
        <w:t>t</w:t>
      </w:r>
      <w:r w:rsidR="00123761" w:rsidRPr="00EC385A">
        <w:t>ercept as before.</w:t>
      </w:r>
      <w:r w:rsidR="007E186F" w:rsidRPr="00EC385A">
        <w:t xml:space="preserve"> We fit the above-described models </w:t>
      </w:r>
      <w:r w:rsidR="0033217D">
        <w:t xml:space="preserve">again </w:t>
      </w:r>
      <w:r w:rsidR="007E186F" w:rsidRPr="00EC385A">
        <w:t xml:space="preserve">using </w:t>
      </w:r>
      <w:proofErr w:type="spellStart"/>
      <w:r w:rsidR="007E186F" w:rsidRPr="00EC385A">
        <w:t>RStan</w:t>
      </w:r>
      <w:proofErr w:type="spellEnd"/>
      <w:r w:rsidR="00201EA0">
        <w:t>,</w:t>
      </w:r>
      <w:r w:rsidR="007E186F" w:rsidRPr="00EC385A">
        <w:t xml:space="preserve"> with priors and settings as described in Appendix S</w:t>
      </w:r>
      <w:r w:rsidR="00433DB4">
        <w:t>2</w:t>
      </w:r>
      <w:r w:rsidR="007E186F" w:rsidRPr="00EC385A">
        <w:t>.</w:t>
      </w:r>
    </w:p>
    <w:p w14:paraId="48DA2167" w14:textId="77777777" w:rsidR="008219CE" w:rsidRDefault="008219CE" w:rsidP="0061009E">
      <w:pPr>
        <w:spacing w:line="480" w:lineRule="auto"/>
      </w:pPr>
    </w:p>
    <w:p w14:paraId="7C3BDEAF" w14:textId="77777777" w:rsidR="00A62904" w:rsidRPr="00A84694" w:rsidRDefault="00A62904" w:rsidP="008219CE">
      <w:pPr>
        <w:spacing w:line="480" w:lineRule="auto"/>
        <w:rPr>
          <w:b/>
          <w:sz w:val="26"/>
          <w:szCs w:val="26"/>
        </w:rPr>
      </w:pPr>
      <w:r w:rsidRPr="00A84694">
        <w:rPr>
          <w:b/>
          <w:sz w:val="26"/>
          <w:szCs w:val="26"/>
        </w:rPr>
        <w:t>3. Results</w:t>
      </w:r>
    </w:p>
    <w:p w14:paraId="02671414" w14:textId="6BD3910F" w:rsidR="008219CE" w:rsidRPr="005E7D8C" w:rsidRDefault="00A62904" w:rsidP="008219CE">
      <w:pPr>
        <w:spacing w:line="480" w:lineRule="auto"/>
        <w:rPr>
          <w:i/>
        </w:rPr>
      </w:pPr>
      <w:r w:rsidRPr="005E7D8C">
        <w:rPr>
          <w:i/>
        </w:rPr>
        <w:t xml:space="preserve">3.1 </w:t>
      </w:r>
      <w:r w:rsidR="004D7C0E" w:rsidRPr="005E7D8C">
        <w:rPr>
          <w:i/>
        </w:rPr>
        <w:t>Comparative analysi</w:t>
      </w:r>
      <w:r w:rsidR="00905A37" w:rsidRPr="005E7D8C">
        <w:rPr>
          <w:i/>
        </w:rPr>
        <w:t>s</w:t>
      </w:r>
      <w:r w:rsidR="004D7C0E" w:rsidRPr="005E7D8C">
        <w:rPr>
          <w:i/>
        </w:rPr>
        <w:t xml:space="preserve"> of </w:t>
      </w:r>
      <w:r w:rsidR="00D73DC9">
        <w:rPr>
          <w:i/>
        </w:rPr>
        <w:t>mortality trajectories</w:t>
      </w:r>
    </w:p>
    <w:p w14:paraId="606C6479" w14:textId="47D2707D" w:rsidR="00906B3D" w:rsidRDefault="00C83A3E" w:rsidP="00336C46">
      <w:pPr>
        <w:spacing w:line="480" w:lineRule="auto"/>
        <w:ind w:firstLine="720"/>
      </w:pPr>
      <w:r>
        <w:t xml:space="preserve">For our parameters of interest, </w:t>
      </w:r>
      <w:r w:rsidR="00FE12B1">
        <w:t xml:space="preserve">life expectancy and shape, the estimated fractions of total variation attributable to sampling uncertainty were 10% and 47%, respectively (Table 1). </w:t>
      </w:r>
      <w:r w:rsidR="0070059D">
        <w:t xml:space="preserve">Point estimates </w:t>
      </w:r>
      <w:r w:rsidR="00FE12B1">
        <w:t>of</w:t>
      </w:r>
      <w:r w:rsidR="0070059D">
        <w:t xml:space="preserve"> life expectancy and shape were often shifted from their respective sampling distributions (</w:t>
      </w:r>
      <w:r w:rsidR="00E96615">
        <w:t>Fig. 2</w:t>
      </w:r>
      <w:r w:rsidR="0070059D">
        <w:t>).</w:t>
      </w:r>
      <w:r w:rsidR="00FF3CF9">
        <w:t xml:space="preserve"> For shape,</w:t>
      </w:r>
      <w:r w:rsidR="00C2696A">
        <w:t xml:space="preserve"> the most </w:t>
      </w:r>
      <w:r w:rsidR="00026EF7">
        <w:t xml:space="preserve">extreme </w:t>
      </w:r>
      <w:r w:rsidR="00C2696A">
        <w:t>positive and negative point estimates tended to have sampling distributio</w:t>
      </w:r>
      <w:r w:rsidR="008C13E9">
        <w:t xml:space="preserve">ns </w:t>
      </w:r>
      <w:r w:rsidR="006F6369">
        <w:t>shifted</w:t>
      </w:r>
      <w:r w:rsidR="00005935">
        <w:t xml:space="preserve"> much closer to zero, whereas</w:t>
      </w:r>
      <w:r w:rsidR="008C13E9">
        <w:t xml:space="preserve"> </w:t>
      </w:r>
      <w:r w:rsidR="00005935">
        <w:t>f</w:t>
      </w:r>
      <w:r w:rsidR="00FF3CF9">
        <w:t xml:space="preserve">or mature life expectancy, </w:t>
      </w:r>
      <w:r w:rsidR="007F4B24">
        <w:t xml:space="preserve">many </w:t>
      </w:r>
      <w:r w:rsidR="008F495B">
        <w:t xml:space="preserve">point estimates </w:t>
      </w:r>
      <w:r w:rsidR="00B56711">
        <w:t>were</w:t>
      </w:r>
      <w:r w:rsidR="008F495B">
        <w:t xml:space="preserve"> </w:t>
      </w:r>
      <w:r w:rsidR="00056782">
        <w:t>skewed</w:t>
      </w:r>
      <w:r w:rsidR="00C62D98">
        <w:t xml:space="preserve"> upward from the median of the</w:t>
      </w:r>
      <w:r w:rsidR="008F495B">
        <w:t xml:space="preserve"> sampling d</w:t>
      </w:r>
      <w:r w:rsidR="00914F89">
        <w:t>istribution</w:t>
      </w:r>
      <w:r w:rsidR="000419A3">
        <w:t>.</w:t>
      </w:r>
      <w:r w:rsidR="000F728B">
        <w:t xml:space="preserve"> The</w:t>
      </w:r>
      <w:r w:rsidR="00BA3219">
        <w:t xml:space="preserve"> mismatches</w:t>
      </w:r>
      <w:r w:rsidR="006951E9">
        <w:t xml:space="preserve"> between point estimat</w:t>
      </w:r>
      <w:r w:rsidR="00867B1B">
        <w:t xml:space="preserve">es and sampling distributions </w:t>
      </w:r>
      <w:r w:rsidR="006951E9">
        <w:t>usually coincided</w:t>
      </w:r>
      <w:r w:rsidR="00BA3219">
        <w:t xml:space="preserve"> </w:t>
      </w:r>
      <w:r w:rsidR="00C93D1B">
        <w:t>with a boundary</w:t>
      </w:r>
      <w:r w:rsidR="00EC4795">
        <w:t>-estimate of stage-specific survival</w:t>
      </w:r>
      <w:r w:rsidR="006C6718">
        <w:t xml:space="preserve"> (i.e. a point estimate approaching either 0% or 100%)</w:t>
      </w:r>
      <w:r w:rsidR="001A056E">
        <w:t xml:space="preserve">. </w:t>
      </w:r>
      <w:r w:rsidR="00680425">
        <w:t xml:space="preserve">Supplementary analyses suggest that </w:t>
      </w:r>
      <w:r w:rsidR="00336C46">
        <w:t xml:space="preserve">these </w:t>
      </w:r>
      <w:r w:rsidR="006F38B5">
        <w:t xml:space="preserve">boundary estimates </w:t>
      </w:r>
      <w:r w:rsidR="001A056E">
        <w:t>can</w:t>
      </w:r>
      <w:r w:rsidR="00906B3D">
        <w:t xml:space="preserve"> skew a point estimate for life expectancy or shape away from the majority of its sampling distribution (</w:t>
      </w:r>
      <w:r w:rsidR="002329F1">
        <w:t xml:space="preserve">see section 5 of </w:t>
      </w:r>
      <w:r w:rsidR="00906B3D">
        <w:t>Appendix S1).</w:t>
      </w:r>
    </w:p>
    <w:p w14:paraId="3AD4E31E" w14:textId="5D09A15B" w:rsidR="00064F06" w:rsidRDefault="00A81834" w:rsidP="00EB437E">
      <w:pPr>
        <w:spacing w:line="480" w:lineRule="auto"/>
      </w:pPr>
      <w:r>
        <w:tab/>
        <w:t xml:space="preserve">Despite the </w:t>
      </w:r>
      <w:r w:rsidR="00260178">
        <w:t>mismatch</w:t>
      </w:r>
      <w:r>
        <w:t xml:space="preserve"> between point estimates and</w:t>
      </w:r>
      <w:r w:rsidR="00260178">
        <w:t xml:space="preserve"> sampling distributions</w:t>
      </w:r>
      <w:r>
        <w:t>, accounting for</w:t>
      </w:r>
      <w:r w:rsidR="005E7D8C">
        <w:t xml:space="preserve"> sampling uncertainty </w:t>
      </w:r>
      <w:r>
        <w:t>in our test of the relationship between life expectancy and shape only moderately</w:t>
      </w:r>
      <w:r w:rsidR="005E7D8C">
        <w:t xml:space="preserve"> </w:t>
      </w:r>
      <w:r w:rsidR="001D2FC7">
        <w:t>affected the</w:t>
      </w:r>
      <w:r w:rsidR="0039421B">
        <w:t xml:space="preserve"> overall</w:t>
      </w:r>
      <w:r w:rsidR="001D2FC7">
        <w:t xml:space="preserve"> result</w:t>
      </w:r>
      <w:r w:rsidR="00604640">
        <w:t xml:space="preserve"> </w:t>
      </w:r>
      <w:r w:rsidR="009D77B9">
        <w:t>(Fig. 3)</w:t>
      </w:r>
      <w:r w:rsidR="00DF0B1B">
        <w:t>.</w:t>
      </w:r>
      <w:r w:rsidR="00B709B5">
        <w:t xml:space="preserve"> </w:t>
      </w:r>
      <w:r w:rsidR="003A7E4F">
        <w:t>W</w:t>
      </w:r>
      <w:r w:rsidR="00370144">
        <w:t>ith respect to the slope parameter</w:t>
      </w:r>
      <w:r w:rsidR="00262C63">
        <w:t xml:space="preserve"> </w:t>
      </w:r>
      <w:r w:rsidR="00262C63" w:rsidRPr="003B33D1">
        <w:rPr>
          <w:rFonts w:cs="Lucida Grande"/>
          <w:i/>
          <w:color w:val="000000"/>
        </w:rPr>
        <w:t>β</w:t>
      </w:r>
      <w:r w:rsidR="00370144">
        <w:t>, the posterior distribution f</w:t>
      </w:r>
      <w:r w:rsidR="00001001">
        <w:t>rom</w:t>
      </w:r>
      <w:r w:rsidR="00370144">
        <w:t xml:space="preserve"> </w:t>
      </w:r>
      <w:r w:rsidR="006D3521">
        <w:t xml:space="preserve">the </w:t>
      </w:r>
      <w:r w:rsidR="0036054B">
        <w:t>point estimate model</w:t>
      </w:r>
      <w:r w:rsidR="006D3521">
        <w:t xml:space="preserve"> </w:t>
      </w:r>
      <w:r w:rsidR="00370144">
        <w:t xml:space="preserve">was </w:t>
      </w:r>
      <w:r w:rsidR="00B070A6">
        <w:t>centered slightly to the left of zero</w:t>
      </w:r>
      <w:r w:rsidR="006D3521">
        <w:t xml:space="preserve"> </w:t>
      </w:r>
      <w:r w:rsidR="00EA4A3D">
        <w:t>(P[</w:t>
      </w:r>
      <w:r w:rsidR="00EA4A3D" w:rsidRPr="003B33D1">
        <w:rPr>
          <w:rFonts w:cs="Lucida Grande"/>
          <w:i/>
          <w:color w:val="000000"/>
        </w:rPr>
        <w:t>β</w:t>
      </w:r>
      <w:r w:rsidR="00EA4A3D">
        <w:t xml:space="preserve"> &gt; 0] = 0.</w:t>
      </w:r>
      <w:r w:rsidR="001A654B">
        <w:t>37</w:t>
      </w:r>
      <w:r w:rsidR="00EA4A3D">
        <w:t xml:space="preserve">), </w:t>
      </w:r>
      <w:r w:rsidR="00C8103F">
        <w:t xml:space="preserve">whereas the </w:t>
      </w:r>
      <w:r w:rsidR="0016355A">
        <w:t xml:space="preserve">corresponding </w:t>
      </w:r>
      <w:r w:rsidR="00370144">
        <w:t>posterior</w:t>
      </w:r>
      <w:r w:rsidR="0016355A">
        <w:t xml:space="preserve"> </w:t>
      </w:r>
      <w:r w:rsidR="00C8103F">
        <w:t>fr</w:t>
      </w:r>
      <w:r w:rsidR="004C201F">
        <w:t>om</w:t>
      </w:r>
      <w:r w:rsidR="00C8103F">
        <w:t xml:space="preserve"> the sampling uncertainty</w:t>
      </w:r>
      <w:r w:rsidR="0036054B">
        <w:t xml:space="preserve"> model</w:t>
      </w:r>
      <w:r w:rsidR="00C8103F">
        <w:t xml:space="preserve"> was </w:t>
      </w:r>
      <w:r w:rsidR="00370144">
        <w:t>shifted</w:t>
      </w:r>
      <w:r w:rsidR="003238A8">
        <w:t xml:space="preserve"> somewhat</w:t>
      </w:r>
      <w:r w:rsidR="00370144">
        <w:t xml:space="preserve"> </w:t>
      </w:r>
      <w:r w:rsidR="00107424">
        <w:t>to the right</w:t>
      </w:r>
      <w:r w:rsidR="00081C71">
        <w:t xml:space="preserve"> </w:t>
      </w:r>
      <w:r w:rsidR="00BB07A4">
        <w:t>(P[</w:t>
      </w:r>
      <w:r w:rsidR="00BB07A4" w:rsidRPr="003B33D1">
        <w:rPr>
          <w:rFonts w:cs="Lucida Grande"/>
          <w:i/>
          <w:color w:val="000000"/>
        </w:rPr>
        <w:t>β</w:t>
      </w:r>
      <w:r w:rsidR="00BB07A4">
        <w:t xml:space="preserve"> &gt; 0] = 0.7</w:t>
      </w:r>
      <w:r w:rsidR="001A654B">
        <w:t>5</w:t>
      </w:r>
      <w:r w:rsidR="00BB07A4">
        <w:t xml:space="preserve">) </w:t>
      </w:r>
      <w:r w:rsidR="00907FA4">
        <w:t>(Fig. 3B)</w:t>
      </w:r>
      <w:r w:rsidR="00107424">
        <w:t>, indicating stronger evidence for a positive relationship between life expectancy and shape</w:t>
      </w:r>
      <w:r w:rsidR="00094C1E">
        <w:t>.</w:t>
      </w:r>
      <w:r w:rsidR="00BC2F56">
        <w:t xml:space="preserve"> Counterintuitively, there was actually less posterior uncertainty in </w:t>
      </w:r>
      <w:r w:rsidR="003B33D1" w:rsidRPr="003B33D1">
        <w:rPr>
          <w:rFonts w:cs="Lucida Grande"/>
          <w:i/>
          <w:color w:val="000000"/>
        </w:rPr>
        <w:t>β</w:t>
      </w:r>
      <w:r w:rsidR="00BC2F56">
        <w:t xml:space="preserve"> in the sampling </w:t>
      </w:r>
      <w:r w:rsidR="00BC2F56">
        <w:lastRenderedPageBreak/>
        <w:t xml:space="preserve">uncertainty </w:t>
      </w:r>
      <w:r w:rsidR="009E22D6">
        <w:t xml:space="preserve">model </w:t>
      </w:r>
      <w:r w:rsidR="00BC2F56">
        <w:t xml:space="preserve">than the </w:t>
      </w:r>
      <w:r w:rsidR="009E22D6">
        <w:t xml:space="preserve">point estimate model, </w:t>
      </w:r>
      <w:r w:rsidR="00C36B43">
        <w:t>because the sampling distributions were more tightly clustered than the point estimates</w:t>
      </w:r>
      <w:r w:rsidR="009F4DC4">
        <w:t>.</w:t>
      </w:r>
    </w:p>
    <w:p w14:paraId="5C949AB7" w14:textId="77777777" w:rsidR="006F6C1F" w:rsidRDefault="006F6C1F" w:rsidP="00EB437E">
      <w:pPr>
        <w:spacing w:line="480" w:lineRule="auto"/>
      </w:pPr>
    </w:p>
    <w:p w14:paraId="27EB2D0C" w14:textId="167CD777" w:rsidR="00C17275" w:rsidRPr="00395368" w:rsidRDefault="00C17275" w:rsidP="00EB437E">
      <w:pPr>
        <w:spacing w:line="480" w:lineRule="auto"/>
        <w:rPr>
          <w:i/>
        </w:rPr>
      </w:pPr>
      <w:r>
        <w:rPr>
          <w:i/>
        </w:rPr>
        <w:t>3.2</w:t>
      </w:r>
      <w:r w:rsidRPr="00D1193A">
        <w:rPr>
          <w:i/>
        </w:rPr>
        <w:t xml:space="preserve"> Case Study </w:t>
      </w:r>
      <w:r>
        <w:rPr>
          <w:i/>
        </w:rPr>
        <w:t>#</w:t>
      </w:r>
      <w:r w:rsidRPr="00D1193A">
        <w:rPr>
          <w:i/>
        </w:rPr>
        <w:t xml:space="preserve">2: </w:t>
      </w:r>
      <w:r w:rsidR="00080860">
        <w:rPr>
          <w:i/>
        </w:rPr>
        <w:t>T</w:t>
      </w:r>
      <w:r w:rsidRPr="00D1193A">
        <w:rPr>
          <w:i/>
        </w:rPr>
        <w:t>he impact of weather on demographic traits</w:t>
      </w:r>
    </w:p>
    <w:p w14:paraId="3E384F6F" w14:textId="47D1B45D" w:rsidR="00C17275" w:rsidRDefault="00C17275" w:rsidP="00EB437E">
      <w:pPr>
        <w:spacing w:line="480" w:lineRule="auto"/>
      </w:pPr>
      <w:r w:rsidRPr="00EC385A">
        <w:tab/>
        <w:t xml:space="preserve">Despite the relatively </w:t>
      </w:r>
      <w:r w:rsidR="000601C8">
        <w:t>small</w:t>
      </w:r>
      <w:r w:rsidRPr="00EC385A">
        <w:t xml:space="preserve"> sample sizes underlying some estimates of </w:t>
      </w:r>
      <w:r w:rsidR="0028112E">
        <w:t>recruitment</w:t>
      </w:r>
      <w:r w:rsidRPr="00EC385A">
        <w:t xml:space="preserve"> (the three </w:t>
      </w:r>
      <w:r w:rsidR="00500FAB">
        <w:t>smallest</w:t>
      </w:r>
      <w:r w:rsidRPr="00EC385A">
        <w:t xml:space="preserve"> sample sizes of reproductive individuals were 8, 12, and 13, respectively), results from the point estimate</w:t>
      </w:r>
      <w:r w:rsidR="003F39BC">
        <w:t xml:space="preserve"> model</w:t>
      </w:r>
      <w:r w:rsidRPr="00EC385A">
        <w:t xml:space="preserve"> and the sampling uncertainty</w:t>
      </w:r>
      <w:r w:rsidR="003F39BC">
        <w:t xml:space="preserve"> model</w:t>
      </w:r>
      <w:r w:rsidRPr="00EC385A">
        <w:t xml:space="preserve"> were virtually identical (Fig. </w:t>
      </w:r>
      <w:r w:rsidR="00520C63">
        <w:t>4</w:t>
      </w:r>
      <w:r w:rsidRPr="00EC385A">
        <w:t xml:space="preserve">A). Both identified temperature deviations in monthly lags 7-9 (February-April prior to the start of the transition interval in July) as having a positive effect on </w:t>
      </w:r>
      <w:r w:rsidR="0028112E">
        <w:t>recruitment</w:t>
      </w:r>
      <w:r w:rsidRPr="00EC385A">
        <w:t xml:space="preserve">. If we simplify our model and just consider the relationship between </w:t>
      </w:r>
      <w:r w:rsidR="008C5457">
        <w:t>recruitment</w:t>
      </w:r>
      <w:r w:rsidRPr="00EC385A">
        <w:t xml:space="preserve"> and mean Spring temperature deviations (see full model specification in Appendix S1), we find that again the</w:t>
      </w:r>
      <w:r>
        <w:t xml:space="preserve"> model of point estimates is similar to the model incorporating sampling uncertainty (Fig. </w:t>
      </w:r>
      <w:r w:rsidR="00520C63">
        <w:t>4</w:t>
      </w:r>
      <w:r>
        <w:t xml:space="preserve">B). The estimate of the </w:t>
      </w:r>
      <w:r w:rsidR="00295B96">
        <w:t>temperature</w:t>
      </w:r>
      <w:r>
        <w:t xml:space="preserve"> coefficient </w:t>
      </w:r>
      <m:oMath>
        <m:r>
          <w:rPr>
            <w:rFonts w:ascii="Cambria Math" w:hAnsi="Cambria Math"/>
            <w:sz w:val="22"/>
            <w:szCs w:val="22"/>
          </w:rPr>
          <m:t>β</m:t>
        </m:r>
      </m:oMath>
      <w:r>
        <w:t xml:space="preserve"> was about 5% higher, and the variance of that estimate about 10% higher, in the model incorporating sampling uncertainty compared to the model of point estimates. A difference of this magnitude is unlikely to qualitatively change any inferences</w:t>
      </w:r>
      <w:r w:rsidR="00352CD1">
        <w:t xml:space="preserve"> drawn from a model</w:t>
      </w:r>
      <w:r>
        <w:t>.</w:t>
      </w:r>
    </w:p>
    <w:p w14:paraId="0EFFBF50" w14:textId="77777777" w:rsidR="005B70FA" w:rsidRDefault="005B70FA" w:rsidP="00EB437E">
      <w:pPr>
        <w:spacing w:line="480" w:lineRule="auto"/>
      </w:pPr>
    </w:p>
    <w:p w14:paraId="74880163" w14:textId="46BC7695" w:rsidR="007304E4" w:rsidRPr="007304E4" w:rsidRDefault="008A1552" w:rsidP="007304E4">
      <w:pPr>
        <w:spacing w:line="480" w:lineRule="auto"/>
        <w:rPr>
          <w:b/>
          <w:sz w:val="26"/>
          <w:szCs w:val="26"/>
        </w:rPr>
      </w:pPr>
      <w:r>
        <w:rPr>
          <w:b/>
          <w:sz w:val="26"/>
          <w:szCs w:val="26"/>
        </w:rPr>
        <w:t xml:space="preserve">4. </w:t>
      </w:r>
      <w:r w:rsidR="00882CBC" w:rsidRPr="00473B50">
        <w:rPr>
          <w:b/>
          <w:sz w:val="26"/>
          <w:szCs w:val="26"/>
        </w:rPr>
        <w:t>Discussion</w:t>
      </w:r>
    </w:p>
    <w:p w14:paraId="3B54E6F0" w14:textId="4626AE13" w:rsidR="007304E4" w:rsidRPr="007304E4" w:rsidRDefault="007304E4" w:rsidP="007304E4">
      <w:pPr>
        <w:spacing w:line="480" w:lineRule="auto"/>
        <w:rPr>
          <w:i/>
        </w:rPr>
      </w:pPr>
      <w:r w:rsidRPr="007304E4">
        <w:rPr>
          <w:i/>
        </w:rPr>
        <w:t xml:space="preserve">4.1 The impact of </w:t>
      </w:r>
      <w:r w:rsidR="00920D5E">
        <w:rPr>
          <w:i/>
        </w:rPr>
        <w:t xml:space="preserve">transition-rate </w:t>
      </w:r>
      <w:r w:rsidRPr="007304E4">
        <w:rPr>
          <w:i/>
        </w:rPr>
        <w:t>sampling uncertainty on analyses of published MPMs</w:t>
      </w:r>
    </w:p>
    <w:p w14:paraId="62148B22" w14:textId="78F80F0F" w:rsidR="00631634" w:rsidRDefault="00E26EC3" w:rsidP="00187246">
      <w:pPr>
        <w:spacing w:line="480" w:lineRule="auto"/>
        <w:ind w:firstLine="720"/>
      </w:pPr>
      <w:r>
        <w:t>S</w:t>
      </w:r>
      <w:r w:rsidR="001910F3">
        <w:t>ampling uncertainty in the transition rates underlying MPMs can</w:t>
      </w:r>
      <w:r w:rsidR="00584AAA">
        <w:t>, in principle,</w:t>
      </w:r>
      <w:r w:rsidR="001910F3">
        <w:t xml:space="preserve"> lead to substantial uncertainty in </w:t>
      </w:r>
      <w:r w:rsidR="00A611C4">
        <w:t xml:space="preserve">the </w:t>
      </w:r>
      <w:r w:rsidR="001910F3">
        <w:t>parameters that researchers derive from MPMs, and</w:t>
      </w:r>
      <w:r w:rsidR="004E1C27">
        <w:t xml:space="preserve"> which they</w:t>
      </w:r>
      <w:r w:rsidR="001910F3">
        <w:t xml:space="preserve"> are ultimately interested in.</w:t>
      </w:r>
      <w:r w:rsidR="00EE3CD3">
        <w:t xml:space="preserve"> </w:t>
      </w:r>
      <w:r w:rsidR="003D6BCE">
        <w:t>However</w:t>
      </w:r>
      <w:r w:rsidR="00F93398">
        <w:t>, such</w:t>
      </w:r>
      <w:r w:rsidR="00675933">
        <w:t xml:space="preserve"> uncertainty may not meaningfully impact the inferences drawn from any given analysis</w:t>
      </w:r>
      <w:r w:rsidR="004069AA">
        <w:t xml:space="preserve"> of published MPMs</w:t>
      </w:r>
      <w:r w:rsidR="00675933">
        <w:t>, if</w:t>
      </w:r>
      <w:r w:rsidR="00AB52F4">
        <w:t xml:space="preserve"> the </w:t>
      </w:r>
      <w:r w:rsidR="00D41A09">
        <w:t>number of MPMs</w:t>
      </w:r>
      <w:r w:rsidR="00AB52F4">
        <w:t xml:space="preserve"> or </w:t>
      </w:r>
      <w:r w:rsidR="009E0878">
        <w:lastRenderedPageBreak/>
        <w:t>magnitude of the effect</w:t>
      </w:r>
      <w:r w:rsidR="00675933">
        <w:t xml:space="preserve"> are large relative to the degree of </w:t>
      </w:r>
      <w:r w:rsidR="00920D5E">
        <w:t>within-MPM</w:t>
      </w:r>
      <w:r w:rsidR="00F93398">
        <w:t xml:space="preserve"> </w:t>
      </w:r>
      <w:r w:rsidR="00675933">
        <w:t>sampling uncertainty</w:t>
      </w:r>
      <w:r w:rsidR="00301D89">
        <w:t>.</w:t>
      </w:r>
      <w:r w:rsidR="00306FBB">
        <w:t xml:space="preserve"> </w:t>
      </w:r>
      <w:r w:rsidR="006E7F4F">
        <w:t xml:space="preserve">In our study, accounting for </w:t>
      </w:r>
      <w:r w:rsidR="001C0F1F">
        <w:t xml:space="preserve">transition-rate </w:t>
      </w:r>
      <w:r w:rsidR="006E7F4F">
        <w:t xml:space="preserve">sampling uncertainty moderately affected the results of a comparative analysis relating to mortality </w:t>
      </w:r>
      <w:proofErr w:type="gramStart"/>
      <w:r w:rsidR="006E7F4F">
        <w:t>trajectories, but</w:t>
      </w:r>
      <w:proofErr w:type="gramEnd"/>
      <w:r w:rsidR="006E7F4F">
        <w:t xml:space="preserve"> had little impact on </w:t>
      </w:r>
      <w:r w:rsidR="002C7FBC">
        <w:t xml:space="preserve">a </w:t>
      </w:r>
      <w:r w:rsidR="006E7F4F">
        <w:t>within-species analys</w:t>
      </w:r>
      <w:r w:rsidR="00FA462F">
        <w:t>i</w:t>
      </w:r>
      <w:r w:rsidR="006E7F4F">
        <w:t>s of the effect of weather on demographic traits.</w:t>
      </w:r>
      <w:r w:rsidR="006A2B2C">
        <w:t xml:space="preserve"> </w:t>
      </w:r>
      <w:r w:rsidR="00B2341E">
        <w:t>O</w:t>
      </w:r>
      <w:r w:rsidR="006A2B2C">
        <w:t xml:space="preserve">ur </w:t>
      </w:r>
      <w:r w:rsidR="00167875">
        <w:t>analysis</w:t>
      </w:r>
      <w:r w:rsidR="00A62827">
        <w:t xml:space="preserve"> cannot</w:t>
      </w:r>
      <w:r w:rsidR="00C425FF">
        <w:t xml:space="preserve"> </w:t>
      </w:r>
      <w:r w:rsidR="00291D46">
        <w:t>definitively determine</w:t>
      </w:r>
      <w:r w:rsidR="006A2B2C">
        <w:t xml:space="preserve"> whether any </w:t>
      </w:r>
      <w:r w:rsidR="005C496A" w:rsidRPr="005C496A">
        <w:rPr>
          <w:i/>
        </w:rPr>
        <w:t>other</w:t>
      </w:r>
      <w:r w:rsidR="00E8533F">
        <w:t xml:space="preserve"> analysis</w:t>
      </w:r>
      <w:r w:rsidR="006A2B2C">
        <w:t xml:space="preserve"> </w:t>
      </w:r>
      <w:r w:rsidR="005347FF">
        <w:t>of</w:t>
      </w:r>
      <w:r w:rsidR="006A2B2C">
        <w:t xml:space="preserve"> </w:t>
      </w:r>
      <w:r w:rsidR="005D0FF9">
        <w:t xml:space="preserve">published </w:t>
      </w:r>
      <w:r w:rsidR="006A2B2C">
        <w:t xml:space="preserve">MPMs will </w:t>
      </w:r>
      <w:r w:rsidR="00DB4652">
        <w:t>suffer from</w:t>
      </w:r>
      <w:r w:rsidR="006A2B2C">
        <w:t xml:space="preserve"> bias or overconfidence if </w:t>
      </w:r>
      <w:r w:rsidR="00F216B1">
        <w:t xml:space="preserve">transition-rate </w:t>
      </w:r>
      <w:r w:rsidR="006A2B2C">
        <w:t xml:space="preserve">sampling uncertainty is </w:t>
      </w:r>
      <w:proofErr w:type="gramStart"/>
      <w:r w:rsidR="006A2B2C">
        <w:t>ignored</w:t>
      </w:r>
      <w:r w:rsidR="00B2341E">
        <w:t xml:space="preserve">, </w:t>
      </w:r>
      <w:r w:rsidR="00631634">
        <w:t>but</w:t>
      </w:r>
      <w:proofErr w:type="gramEnd"/>
      <w:r w:rsidR="00631634">
        <w:t xml:space="preserve"> do</w:t>
      </w:r>
      <w:r w:rsidR="00A26BFE">
        <w:t>es</w:t>
      </w:r>
      <w:r w:rsidR="00631634">
        <w:t xml:space="preserve"> highlight </w:t>
      </w:r>
      <w:r w:rsidR="0078094E">
        <w:t>some critical</w:t>
      </w:r>
      <w:r w:rsidR="007275D4">
        <w:t xml:space="preserve"> issues </w:t>
      </w:r>
      <w:r w:rsidR="00631634">
        <w:t>that researchers should be aware of.</w:t>
      </w:r>
    </w:p>
    <w:p w14:paraId="041EF4F0" w14:textId="3AB4BE6A" w:rsidR="004547BD" w:rsidRDefault="00A87FE8" w:rsidP="00642AAB">
      <w:pPr>
        <w:spacing w:line="480" w:lineRule="auto"/>
        <w:ind w:firstLine="720"/>
      </w:pPr>
      <w:r>
        <w:t>Perhaps the most significant issue highlighted by our analysis was that</w:t>
      </w:r>
      <w:r w:rsidR="00070242">
        <w:t xml:space="preserve"> transition-rate</w:t>
      </w:r>
      <w:r w:rsidR="004547BD">
        <w:t xml:space="preserve"> sampling uncertainty may be a substantial component of the total variation in some MPM-derived parameters. In other words, for some parameters, much of the variation observed </w:t>
      </w:r>
      <w:r w:rsidR="00D8789D">
        <w:t>among</w:t>
      </w:r>
      <w:r w:rsidR="004547BD">
        <w:t xml:space="preserve"> published MPMs is </w:t>
      </w:r>
      <w:del w:id="15" w:author="Patrick BARKS" w:date="2020-10-11T14:11:00Z">
        <w:r w:rsidR="004547BD" w:rsidDel="007810CF">
          <w:delText>probably just</w:delText>
        </w:r>
      </w:del>
      <w:ins w:id="16" w:author="Patrick BARKS" w:date="2020-10-11T14:11:00Z">
        <w:r w:rsidR="007810CF">
          <w:t>not distinguishable from</w:t>
        </w:r>
      </w:ins>
      <w:r w:rsidR="004547BD">
        <w:t xml:space="preserve"> </w:t>
      </w:r>
      <w:r w:rsidR="00A53EC5">
        <w:t xml:space="preserve">statistical </w:t>
      </w:r>
      <w:r w:rsidR="004547BD">
        <w:t xml:space="preserve">noise. In our analysis, the most-affected parameter was the shape of the mortality distribution, for which almost half of the total variation was due to sampling uncertainty. We don’t know exactly why this particular parameter was so strongly affected. It could be that stage-structured MPMs are simply too coarse an instrument to yield reliable information about </w:t>
      </w:r>
      <w:r w:rsidR="004547BD" w:rsidRPr="00E401F4">
        <w:t>age</w:t>
      </w:r>
      <w:r w:rsidR="004547BD">
        <w:t xml:space="preserve">-trajectories of mortality — particularly if we want to start from reproductive maturity (i.e. the starting point most relevant to evolutionary theory on senescence). </w:t>
      </w:r>
      <w:r w:rsidR="0059371C">
        <w:t xml:space="preserve">For example, among </w:t>
      </w:r>
      <w:r w:rsidR="004547BD">
        <w:t xml:space="preserve">the </w:t>
      </w:r>
      <w:proofErr w:type="gramStart"/>
      <w:r w:rsidR="004547BD">
        <w:t>species-averaged</w:t>
      </w:r>
      <w:proofErr w:type="gramEnd"/>
      <w:r w:rsidR="004547BD">
        <w:t xml:space="preserve"> MPMs in COMPADRE, 35% </w:t>
      </w:r>
      <w:r w:rsidR="000207D9">
        <w:t>have been</w:t>
      </w:r>
      <w:r w:rsidR="004547BD">
        <w:t xml:space="preserve"> parameterized with a single reproductive stage class, meaning they yield no information about a</w:t>
      </w:r>
      <w:r w:rsidR="00677850">
        <w:t>ge-related variation</w:t>
      </w:r>
      <w:r w:rsidR="004547BD">
        <w:t xml:space="preserve"> among individuals that achieve and then remain in the reproducti</w:t>
      </w:r>
      <w:r w:rsidR="000C25D4">
        <w:t xml:space="preserve">ve class until death. Among </w:t>
      </w:r>
      <w:r w:rsidR="004547BD">
        <w:t xml:space="preserve">MPMs with two or more reproductive stage classes, 28% have a time to quasi-stable distribution that’s less than one life expectancy, meaning that we only have reliable mortality estimates for relatively young age classes. We do not mean to suggest </w:t>
      </w:r>
      <w:r w:rsidR="004547BD">
        <w:lastRenderedPageBreak/>
        <w:t xml:space="preserve">that researchers should never derive metrics like shape from </w:t>
      </w:r>
      <w:proofErr w:type="gramStart"/>
      <w:r w:rsidR="004547BD">
        <w:t>stage-structured</w:t>
      </w:r>
      <w:proofErr w:type="gramEnd"/>
      <w:r w:rsidR="004547BD">
        <w:t xml:space="preserve"> MPMs, but caution </w:t>
      </w:r>
      <w:r w:rsidR="009D3021">
        <w:t>may be</w:t>
      </w:r>
      <w:r w:rsidR="004547BD">
        <w:t xml:space="preserve"> warranted in such analyses.</w:t>
      </w:r>
    </w:p>
    <w:p w14:paraId="1A5A1D7D" w14:textId="489F6B01" w:rsidR="00910570" w:rsidRDefault="009C13C9" w:rsidP="001656AD">
      <w:pPr>
        <w:spacing w:line="480" w:lineRule="auto"/>
        <w:ind w:firstLine="720"/>
      </w:pPr>
      <w:r>
        <w:t>Another issue highlighted by our</w:t>
      </w:r>
      <w:r w:rsidR="00A21794">
        <w:t xml:space="preserve"> analysis was that some MPM-derived parameters are sensitive to</w:t>
      </w:r>
      <w:r w:rsidR="00771048">
        <w:t xml:space="preserve"> boundary estimates of</w:t>
      </w:r>
      <w:r w:rsidR="00A21794">
        <w:t xml:space="preserve"> </w:t>
      </w:r>
      <w:r w:rsidR="00AA5DF4">
        <w:t xml:space="preserve">stage-specific </w:t>
      </w:r>
      <w:r w:rsidR="00A21794">
        <w:t xml:space="preserve">survival </w:t>
      </w:r>
      <w:r w:rsidR="00771048">
        <w:t xml:space="preserve">(i.e. point </w:t>
      </w:r>
      <w:r w:rsidR="00A21794">
        <w:t>estimat</w:t>
      </w:r>
      <w:r w:rsidR="00A225A2">
        <w:t>es approaching either 0% or 100%</w:t>
      </w:r>
      <w:r w:rsidR="00771048">
        <w:t>)</w:t>
      </w:r>
      <w:r w:rsidR="00A21794">
        <w:t>.</w:t>
      </w:r>
      <w:r w:rsidR="00B04CBB">
        <w:t xml:space="preserve"> </w:t>
      </w:r>
      <w:r w:rsidR="00C1028F">
        <w:t xml:space="preserve">For instance, if an MPM has </w:t>
      </w:r>
      <w:r w:rsidR="004C3172">
        <w:t>a</w:t>
      </w:r>
      <w:r w:rsidR="00C1028F">
        <w:t xml:space="preserve"> stage-specific survival </w:t>
      </w:r>
      <w:r w:rsidR="00BD520B">
        <w:t xml:space="preserve">rate </w:t>
      </w:r>
      <w:r w:rsidR="00533608">
        <w:t>for which the point estimate is</w:t>
      </w:r>
      <w:r w:rsidR="00C1028F">
        <w:t xml:space="preserve"> 100%, the</w:t>
      </w:r>
      <w:r w:rsidR="00847B21">
        <w:t xml:space="preserve"> resulting</w:t>
      </w:r>
      <w:r w:rsidR="00C1028F">
        <w:t xml:space="preserve"> point estimate for life expectancy will </w:t>
      </w:r>
      <w:r w:rsidR="00103724">
        <w:t xml:space="preserve">likely </w:t>
      </w:r>
      <w:r w:rsidR="00BC6E21">
        <w:t xml:space="preserve">be </w:t>
      </w:r>
      <w:r w:rsidR="00F73B15">
        <w:t>skewed</w:t>
      </w:r>
      <w:r w:rsidR="00E41E1D">
        <w:t xml:space="preserve"> upward</w:t>
      </w:r>
      <w:r w:rsidR="00C1028F">
        <w:t xml:space="preserve"> from the </w:t>
      </w:r>
      <w:r w:rsidR="009654C5">
        <w:t>median</w:t>
      </w:r>
      <w:r w:rsidR="00C1028F">
        <w:t xml:space="preserve"> of the sampli</w:t>
      </w:r>
      <w:r w:rsidR="000740DE">
        <w:t>ng distribution.</w:t>
      </w:r>
      <w:r w:rsidR="00A90A42">
        <w:t xml:space="preserve"> If two or more stage classes have a survival estimate of 100%, this </w:t>
      </w:r>
      <w:r w:rsidR="00A12776">
        <w:t>skew</w:t>
      </w:r>
      <w:r w:rsidR="00A90A42">
        <w:t xml:space="preserve"> </w:t>
      </w:r>
      <w:r w:rsidR="002C3C71">
        <w:t>can</w:t>
      </w:r>
      <w:r w:rsidR="00A90A42">
        <w:t xml:space="preserve"> be extreme.</w:t>
      </w:r>
      <w:r w:rsidR="005463A7">
        <w:t xml:space="preserve"> Estimating t</w:t>
      </w:r>
      <w:r w:rsidR="00FC0513">
        <w:t>he frequency of rare events is</w:t>
      </w:r>
      <w:r w:rsidR="005463A7">
        <w:t xml:space="preserve"> notoriously difficult (</w:t>
      </w:r>
      <w:r w:rsidR="00864E28">
        <w:t>Bailey 1997</w:t>
      </w:r>
      <w:r w:rsidR="005463A7">
        <w:t>), and estimating the corresponding uncertainty is no easier.</w:t>
      </w:r>
      <w:r w:rsidR="004B4611">
        <w:t xml:space="preserve"> Empirical bootstrapping</w:t>
      </w:r>
      <w:r w:rsidR="00695C1A">
        <w:t xml:space="preserve"> (</w:t>
      </w:r>
      <w:r w:rsidR="007138C5">
        <w:t xml:space="preserve">Caswell 2001, </w:t>
      </w:r>
      <w:r w:rsidR="00FB3D83">
        <w:t>s</w:t>
      </w:r>
      <w:r w:rsidR="00EE4185">
        <w:t>ec</w:t>
      </w:r>
      <w:r w:rsidR="00704D88">
        <w:t>. 12.1</w:t>
      </w:r>
      <w:r w:rsidR="00695C1A">
        <w:t>)</w:t>
      </w:r>
      <w:r w:rsidR="004B4611">
        <w:t xml:space="preserve">, a technique commonly used to estimate sampling uncertainty in </w:t>
      </w:r>
      <w:r w:rsidR="00BE76BF">
        <w:t>demographic studies</w:t>
      </w:r>
      <w:r w:rsidR="002243D9">
        <w:t xml:space="preserve">, </w:t>
      </w:r>
      <w:r w:rsidR="00FE3982">
        <w:t xml:space="preserve">is poorly suited </w:t>
      </w:r>
      <w:r w:rsidR="00BD35D4">
        <w:t>for</w:t>
      </w:r>
      <w:r w:rsidR="00DD356A">
        <w:t xml:space="preserve"> anal</w:t>
      </w:r>
      <w:r w:rsidR="009A15CA">
        <w:t>y</w:t>
      </w:r>
      <w:r w:rsidR="00DD356A">
        <w:t>z</w:t>
      </w:r>
      <w:r w:rsidR="009A15CA">
        <w:t>ing</w:t>
      </w:r>
      <w:r w:rsidR="00DF4279">
        <w:t xml:space="preserve"> boundary estimates</w:t>
      </w:r>
      <w:r w:rsidR="00CB1778">
        <w:t>,</w:t>
      </w:r>
      <w:r w:rsidR="00DF4279">
        <w:t xml:space="preserve"> because </w:t>
      </w:r>
      <w:r w:rsidR="002E6AA3">
        <w:t>a</w:t>
      </w:r>
      <w:r w:rsidR="005A37FF">
        <w:t>ny</w:t>
      </w:r>
      <w:r w:rsidR="00DF4279">
        <w:t xml:space="preserve"> bootstrap </w:t>
      </w:r>
      <w:r w:rsidR="005C6D0E">
        <w:t>sub</w:t>
      </w:r>
      <w:r w:rsidR="00DF4279">
        <w:t xml:space="preserve">sample from </w:t>
      </w:r>
      <w:r w:rsidR="00195E7C">
        <w:t xml:space="preserve">a </w:t>
      </w:r>
      <w:r w:rsidR="002E6AA3">
        <w:t>group</w:t>
      </w:r>
      <w:r w:rsidR="00195E7C">
        <w:t xml:space="preserve"> of individuals that all experienced</w:t>
      </w:r>
      <w:r w:rsidR="00453A85">
        <w:t xml:space="preserve"> the same outcome</w:t>
      </w:r>
      <w:r w:rsidR="00195E7C">
        <w:t xml:space="preserve"> will always yield the </w:t>
      </w:r>
      <w:r w:rsidR="00A95394">
        <w:t xml:space="preserve">exact </w:t>
      </w:r>
      <w:r w:rsidR="00195E7C">
        <w:t>same estimate.</w:t>
      </w:r>
      <w:r w:rsidR="004C5058">
        <w:t xml:space="preserve"> On the other hand, the particular </w:t>
      </w:r>
      <w:r w:rsidR="009915D9">
        <w:t>approach to paramet</w:t>
      </w:r>
      <w:r w:rsidR="004C5058">
        <w:t>r</w:t>
      </w:r>
      <w:r w:rsidR="009915D9">
        <w:t>ic</w:t>
      </w:r>
      <w:r w:rsidR="004C5058">
        <w:t xml:space="preserve"> bootstrapping </w:t>
      </w:r>
      <w:r w:rsidR="00F50BAA">
        <w:t>used in the current study</w:t>
      </w:r>
      <w:r w:rsidR="00386C98" w:rsidRPr="00386C98">
        <w:t xml:space="preserve"> </w:t>
      </w:r>
      <w:r w:rsidR="00386C98">
        <w:t>is not necessarily optimal for</w:t>
      </w:r>
      <w:r w:rsidR="004D33C1">
        <w:t xml:space="preserve"> MPM</w:t>
      </w:r>
      <w:r w:rsidR="008D3E43">
        <w:t>s</w:t>
      </w:r>
      <w:r w:rsidR="004D33C1">
        <w:t xml:space="preserve"> parameterized with multiple adult stage</w:t>
      </w:r>
      <w:r w:rsidR="00152776">
        <w:t xml:space="preserve"> </w:t>
      </w:r>
      <w:r w:rsidR="004D33C1">
        <w:t xml:space="preserve">classes, </w:t>
      </w:r>
      <w:r w:rsidR="00ED4F41">
        <w:t>for</w:t>
      </w:r>
      <w:r w:rsidR="004D33C1">
        <w:t xml:space="preserve"> which it may be possible </w:t>
      </w:r>
      <w:r w:rsidR="00386C98">
        <w:t>to ‘</w:t>
      </w:r>
      <w:r w:rsidR="00F62261">
        <w:t xml:space="preserve">borrow strength’ </w:t>
      </w:r>
      <w:r w:rsidR="00386C98">
        <w:t xml:space="preserve">across </w:t>
      </w:r>
      <w:r w:rsidR="00B664F6">
        <w:t>stages</w:t>
      </w:r>
      <w:r w:rsidR="003B3D62">
        <w:t xml:space="preserve"> to improve statistical inference</w:t>
      </w:r>
      <w:r w:rsidR="005C1F14">
        <w:t>.</w:t>
      </w:r>
      <w:r w:rsidR="001656AD">
        <w:t xml:space="preserve"> </w:t>
      </w:r>
      <w:r w:rsidR="0098060C">
        <w:t xml:space="preserve">In any case, </w:t>
      </w:r>
      <w:r w:rsidR="002607A5">
        <w:t xml:space="preserve">survival estimates of 100% are relatively common </w:t>
      </w:r>
      <w:r w:rsidR="009C6AB5">
        <w:t>among</w:t>
      </w:r>
      <w:r w:rsidR="002607A5">
        <w:t xml:space="preserve"> published MPMs (</w:t>
      </w:r>
      <w:r w:rsidR="00A61ADD">
        <w:t>they occur</w:t>
      </w:r>
      <w:r w:rsidR="00D30B66">
        <w:t xml:space="preserve"> </w:t>
      </w:r>
      <w:r w:rsidR="00CE3E4A">
        <w:t xml:space="preserve">in </w:t>
      </w:r>
      <w:r w:rsidR="00390008">
        <w:t>2</w:t>
      </w:r>
      <w:r w:rsidR="00C446D5">
        <w:t>4</w:t>
      </w:r>
      <w:r w:rsidR="00390008">
        <w:t>% of the species-</w:t>
      </w:r>
      <w:r w:rsidR="0055380F">
        <w:t>averaged</w:t>
      </w:r>
      <w:r w:rsidR="00390008">
        <w:t xml:space="preserve"> MPMs in </w:t>
      </w:r>
      <w:r w:rsidR="0055380F">
        <w:t>COMPADRE</w:t>
      </w:r>
      <w:r w:rsidR="006D7507">
        <w:t xml:space="preserve">; though only </w:t>
      </w:r>
      <w:r w:rsidR="00752A6B">
        <w:t>7</w:t>
      </w:r>
      <w:r w:rsidR="006D7507">
        <w:t>% of species-averaged MPMs in the animal database COMADRE</w:t>
      </w:r>
      <w:r w:rsidR="00E85D60">
        <w:t>)</w:t>
      </w:r>
      <w:r w:rsidR="00103724">
        <w:t>,</w:t>
      </w:r>
      <w:r w:rsidR="001A08B6">
        <w:t xml:space="preserve"> </w:t>
      </w:r>
      <w:r w:rsidR="0091301A">
        <w:t xml:space="preserve">so </w:t>
      </w:r>
      <w:r w:rsidR="00910570">
        <w:t xml:space="preserve">researchers should be aware that </w:t>
      </w:r>
      <w:r w:rsidR="00095E2C">
        <w:t xml:space="preserve">some </w:t>
      </w:r>
      <w:r w:rsidR="00A057D6">
        <w:t xml:space="preserve">MPM-derived </w:t>
      </w:r>
      <w:r w:rsidR="00910570">
        <w:t>parameters might be sensitive to such estimates.</w:t>
      </w:r>
    </w:p>
    <w:p w14:paraId="3E61AC65" w14:textId="52C34E77" w:rsidR="003672ED" w:rsidRDefault="00FA4D14" w:rsidP="00ED6BEA">
      <w:pPr>
        <w:spacing w:line="480" w:lineRule="auto"/>
        <w:ind w:firstLine="720"/>
      </w:pPr>
      <w:r>
        <w:t xml:space="preserve">It’s important to note that our analysis </w:t>
      </w:r>
      <w:r w:rsidR="00591C8B">
        <w:t>o</w:t>
      </w:r>
      <w:r w:rsidR="00710473">
        <w:t xml:space="preserve">f sampling uncertainty is </w:t>
      </w:r>
      <w:r w:rsidR="00CD7C15">
        <w:t>separate from</w:t>
      </w:r>
      <w:r w:rsidR="00710473">
        <w:t xml:space="preserve"> the issue of demographic </w:t>
      </w:r>
      <w:r w:rsidR="00CD4D30">
        <w:t>stochasticity</w:t>
      </w:r>
      <w:r w:rsidR="00A12DB2">
        <w:t xml:space="preserve"> (these two phenomena </w:t>
      </w:r>
      <w:r w:rsidR="00387890">
        <w:t xml:space="preserve">are </w:t>
      </w:r>
      <w:r w:rsidR="00A12DB2">
        <w:t>sometimes conflated</w:t>
      </w:r>
      <w:r w:rsidR="00B75A4F">
        <w:t xml:space="preserve">, </w:t>
      </w:r>
      <w:r w:rsidR="00A12DB2">
        <w:lastRenderedPageBreak/>
        <w:t>Kendall 1998)</w:t>
      </w:r>
      <w:r w:rsidR="006A3C1C">
        <w:t>,</w:t>
      </w:r>
      <w:r w:rsidR="00CD7C15">
        <w:t xml:space="preserve"> </w:t>
      </w:r>
      <w:r w:rsidR="00626462">
        <w:t>which occurs when</w:t>
      </w:r>
      <w:r w:rsidR="00CD7C15">
        <w:t xml:space="preserve"> individuals </w:t>
      </w:r>
      <w:r w:rsidR="00260F6B">
        <w:t>at</w:t>
      </w:r>
      <w:r w:rsidR="00CD7C15">
        <w:t xml:space="preserve"> a given stage and time</w:t>
      </w:r>
      <w:r w:rsidR="00587022">
        <w:t xml:space="preserve"> exhibit</w:t>
      </w:r>
      <w:r w:rsidR="00A12DB2">
        <w:t xml:space="preserve"> variation in demographic rates</w:t>
      </w:r>
      <w:r w:rsidR="006F519C">
        <w:t>.</w:t>
      </w:r>
      <w:r w:rsidR="00587022">
        <w:t xml:space="preserve"> </w:t>
      </w:r>
      <w:r w:rsidR="00DD1C90">
        <w:t>In the current study</w:t>
      </w:r>
      <w:r w:rsidR="00626462">
        <w:t>,</w:t>
      </w:r>
      <w:r w:rsidR="0093420E">
        <w:t xml:space="preserve"> we assume that the parameter of interest is in fact the</w:t>
      </w:r>
      <w:r w:rsidR="0029704C">
        <w:t xml:space="preserve"> population</w:t>
      </w:r>
      <w:r w:rsidR="0093420E">
        <w:t xml:space="preserve"> mean</w:t>
      </w:r>
      <w:r w:rsidR="00752EA7">
        <w:t xml:space="preserve"> of a </w:t>
      </w:r>
      <w:r w:rsidR="00F351D6">
        <w:t>given trait</w:t>
      </w:r>
      <w:r w:rsidR="00ED03EE">
        <w:t xml:space="preserve"> (e.g. mean </w:t>
      </w:r>
      <w:r w:rsidR="007645F0">
        <w:t>transition rate</w:t>
      </w:r>
      <w:r w:rsidR="00ED03EE">
        <w:t xml:space="preserve"> for a given stage class</w:t>
      </w:r>
      <w:proofErr w:type="gramStart"/>
      <w:r w:rsidR="00ED03EE">
        <w:t>)</w:t>
      </w:r>
      <w:r w:rsidR="0093420E">
        <w:t>, and</w:t>
      </w:r>
      <w:proofErr w:type="gramEnd"/>
      <w:r w:rsidR="0093420E">
        <w:t xml:space="preserve"> are </w:t>
      </w:r>
      <w:r w:rsidR="00FA6BB9">
        <w:t>only</w:t>
      </w:r>
      <w:r w:rsidR="0093420E">
        <w:t xml:space="preserve"> interested in sampling uncertainty in </w:t>
      </w:r>
      <w:r w:rsidR="00D774CF">
        <w:t>th</w:t>
      </w:r>
      <w:r w:rsidR="005C61BC">
        <w:t xml:space="preserve">at </w:t>
      </w:r>
      <w:r w:rsidR="00E477B8">
        <w:t xml:space="preserve">specific </w:t>
      </w:r>
      <w:r w:rsidR="005C61BC">
        <w:t>parameter</w:t>
      </w:r>
      <w:r w:rsidR="0093420E">
        <w:t>.</w:t>
      </w:r>
      <w:r w:rsidR="006F3975">
        <w:t xml:space="preserve"> </w:t>
      </w:r>
      <w:r w:rsidR="001D5426">
        <w:t xml:space="preserve">However, </w:t>
      </w:r>
      <w:r w:rsidR="000821E5">
        <w:t>independent</w:t>
      </w:r>
      <w:r w:rsidR="00674F1E">
        <w:t xml:space="preserve"> </w:t>
      </w:r>
      <w:r w:rsidR="000821E5">
        <w:t>of</w:t>
      </w:r>
      <w:r w:rsidR="00674F1E">
        <w:t xml:space="preserve"> our</w:t>
      </w:r>
      <w:r w:rsidR="00224276">
        <w:t xml:space="preserve"> </w:t>
      </w:r>
      <w:r w:rsidR="00910E63">
        <w:t>un</w:t>
      </w:r>
      <w:r w:rsidR="009E5E0B">
        <w:t>certaint</w:t>
      </w:r>
      <w:r w:rsidR="00910E63">
        <w:t xml:space="preserve">y </w:t>
      </w:r>
      <w:r w:rsidR="00186FB0">
        <w:t>about</w:t>
      </w:r>
      <w:r w:rsidR="00910E63">
        <w:t xml:space="preserve"> the</w:t>
      </w:r>
      <w:r w:rsidR="00752EA7">
        <w:t xml:space="preserve"> population mean</w:t>
      </w:r>
      <w:r w:rsidR="00ED03EE">
        <w:t xml:space="preserve">, there </w:t>
      </w:r>
      <w:r w:rsidR="00674F1E">
        <w:t xml:space="preserve">is </w:t>
      </w:r>
      <w:r w:rsidR="001B5E04">
        <w:t xml:space="preserve">also </w:t>
      </w:r>
      <w:r w:rsidR="00674F1E">
        <w:t xml:space="preserve">likely to be </w:t>
      </w:r>
      <w:r w:rsidR="00186FB0">
        <w:t xml:space="preserve">individual-level </w:t>
      </w:r>
      <w:r w:rsidR="00674F1E">
        <w:t xml:space="preserve">variation </w:t>
      </w:r>
      <w:r w:rsidR="00674F1E" w:rsidRPr="00186FB0">
        <w:rPr>
          <w:i/>
        </w:rPr>
        <w:t>around</w:t>
      </w:r>
      <w:r w:rsidR="00674F1E">
        <w:t xml:space="preserve"> the population mean in the trait of interest </w:t>
      </w:r>
      <w:r w:rsidR="00296010">
        <w:t xml:space="preserve">(i.e. </w:t>
      </w:r>
      <w:r w:rsidR="00C14C7D">
        <w:t>demographic stochasticity</w:t>
      </w:r>
      <w:r w:rsidR="00296010">
        <w:t>)</w:t>
      </w:r>
      <w:r w:rsidR="00F3624C">
        <w:t>. Both</w:t>
      </w:r>
      <w:r w:rsidR="00E513EA">
        <w:t xml:space="preserve"> phenomena —</w:t>
      </w:r>
      <w:r w:rsidR="00F3624C">
        <w:t xml:space="preserve"> demographic stochasticity and sampling uncertainty</w:t>
      </w:r>
      <w:r w:rsidR="00E513EA">
        <w:t xml:space="preserve"> —</w:t>
      </w:r>
      <w:r w:rsidR="003032B0">
        <w:t xml:space="preserve"> </w:t>
      </w:r>
      <w:r w:rsidR="00E513EA">
        <w:t xml:space="preserve">can </w:t>
      </w:r>
      <w:r w:rsidR="003032B0">
        <w:t>have important</w:t>
      </w:r>
      <w:r w:rsidR="00632406">
        <w:t xml:space="preserve"> implication</w:t>
      </w:r>
      <w:r w:rsidR="00112D27">
        <w:t>s</w:t>
      </w:r>
      <w:r w:rsidR="00070172">
        <w:t xml:space="preserve"> for some types of analyses</w:t>
      </w:r>
      <w:r w:rsidR="00632406">
        <w:t>.</w:t>
      </w:r>
      <w:r w:rsidR="00EF09F1">
        <w:t xml:space="preserve"> For instance,</w:t>
      </w:r>
      <w:r w:rsidR="00ED6BEA">
        <w:t xml:space="preserve"> in population viability analyses,</w:t>
      </w:r>
      <w:r w:rsidR="00EF09F1">
        <w:t xml:space="preserve"> </w:t>
      </w:r>
      <w:r w:rsidR="00744E58">
        <w:t>failing to account</w:t>
      </w:r>
      <w:r w:rsidR="00ED6BEA">
        <w:t xml:space="preserve"> for demographic stochasticity </w:t>
      </w:r>
      <w:r w:rsidR="008B448C">
        <w:t>and</w:t>
      </w:r>
      <w:r w:rsidR="003672ED">
        <w:t xml:space="preserve"> sampling uncertainty</w:t>
      </w:r>
      <w:r w:rsidR="00790A52">
        <w:t xml:space="preserve"> </w:t>
      </w:r>
      <w:r w:rsidR="00B56370">
        <w:t>will generally</w:t>
      </w:r>
      <w:r w:rsidR="00790A52">
        <w:t xml:space="preserve"> result</w:t>
      </w:r>
      <w:r w:rsidR="003672ED">
        <w:t xml:space="preserve"> in biased estimates of extinction risk</w:t>
      </w:r>
      <w:r w:rsidR="00083322">
        <w:t xml:space="preserve"> (Kendall and Fox 2002, McGowan et al. 2011)</w:t>
      </w:r>
      <w:r w:rsidR="003672ED">
        <w:t>.</w:t>
      </w:r>
    </w:p>
    <w:p w14:paraId="6EF97435" w14:textId="77777777" w:rsidR="00605811" w:rsidRDefault="00605811" w:rsidP="007304E4">
      <w:pPr>
        <w:spacing w:line="480" w:lineRule="auto"/>
      </w:pPr>
    </w:p>
    <w:p w14:paraId="039D3ED7" w14:textId="7ACC9437" w:rsidR="00074D2C" w:rsidRPr="007304E4" w:rsidRDefault="00074D2C" w:rsidP="00074D2C">
      <w:pPr>
        <w:spacing w:line="480" w:lineRule="auto"/>
        <w:rPr>
          <w:i/>
        </w:rPr>
      </w:pPr>
      <w:r w:rsidRPr="007304E4">
        <w:rPr>
          <w:i/>
        </w:rPr>
        <w:t>4.</w:t>
      </w:r>
      <w:r>
        <w:rPr>
          <w:i/>
        </w:rPr>
        <w:t>2</w:t>
      </w:r>
      <w:r w:rsidRPr="007304E4">
        <w:rPr>
          <w:i/>
        </w:rPr>
        <w:t xml:space="preserve"> </w:t>
      </w:r>
      <w:r w:rsidR="00225102">
        <w:rPr>
          <w:i/>
        </w:rPr>
        <w:t>Accounting for sampling uncertainty</w:t>
      </w:r>
    </w:p>
    <w:p w14:paraId="4E7E28C7" w14:textId="5D886EB1" w:rsidR="00D55CCB" w:rsidRDefault="00EE4121" w:rsidP="001751EA">
      <w:pPr>
        <w:spacing w:line="480" w:lineRule="auto"/>
        <w:ind w:firstLine="720"/>
      </w:pPr>
      <w:r>
        <w:t>Incorporating</w:t>
      </w:r>
      <w:r w:rsidR="00B2173D">
        <w:t xml:space="preserve"> transition-rate</w:t>
      </w:r>
      <w:r>
        <w:t xml:space="preserve"> sampling uncertainty into analyses of published </w:t>
      </w:r>
      <w:r w:rsidR="00424B75">
        <w:t>MPMs is challenging for two reasons</w:t>
      </w:r>
      <w:r w:rsidR="00355DEF">
        <w:t xml:space="preserve">. </w:t>
      </w:r>
      <w:r w:rsidR="008C2B93">
        <w:t>F</w:t>
      </w:r>
      <w:r w:rsidR="00355DEF">
        <w:t>irst</w:t>
      </w:r>
      <w:r w:rsidR="008C2B93">
        <w:t xml:space="preserve">, the requisite data are </w:t>
      </w:r>
      <w:r w:rsidR="003A5B22">
        <w:t>rarely</w:t>
      </w:r>
      <w:r w:rsidR="008C2B93">
        <w:t xml:space="preserve"> reported</w:t>
      </w:r>
      <w:r w:rsidR="00F11191">
        <w:t>.</w:t>
      </w:r>
      <w:r w:rsidR="000F3664">
        <w:t xml:space="preserve"> </w:t>
      </w:r>
      <w:r w:rsidR="00E8417B">
        <w:t xml:space="preserve">Of the 91 </w:t>
      </w:r>
      <w:r w:rsidR="000A420E">
        <w:t>source publications</w:t>
      </w:r>
      <w:r w:rsidR="00E8417B">
        <w:t xml:space="preserve"> that we initially targeted (</w:t>
      </w:r>
      <w:r w:rsidR="007F4BB6">
        <w:t xml:space="preserve">all </w:t>
      </w:r>
      <w:r w:rsidR="00E8417B">
        <w:t xml:space="preserve">published between 2010-2017), </w:t>
      </w:r>
      <w:commentRangeStart w:id="17"/>
      <w:r w:rsidR="006C3729">
        <w:t xml:space="preserve">only </w:t>
      </w:r>
      <w:r w:rsidR="00BF3DCF">
        <w:t>XX</w:t>
      </w:r>
      <w:r w:rsidR="006C3729">
        <w:t xml:space="preserve"> </w:t>
      </w:r>
      <w:r w:rsidR="000A420E">
        <w:t>included the data necessary to model sampling uncertainty</w:t>
      </w:r>
      <w:r w:rsidR="00996EDA">
        <w:t xml:space="preserve"> </w:t>
      </w:r>
      <w:r w:rsidR="008575AF">
        <w:t>in survival-related transitions</w:t>
      </w:r>
      <w:r w:rsidR="001A62FD">
        <w:t xml:space="preserve">, and only </w:t>
      </w:r>
      <w:r w:rsidR="00BF3DCF">
        <w:t>XX</w:t>
      </w:r>
      <w:r w:rsidR="001A62FD">
        <w:t xml:space="preserve"> included</w:t>
      </w:r>
      <w:r w:rsidR="00FB2236">
        <w:t xml:space="preserve"> the</w:t>
      </w:r>
      <w:r w:rsidR="001A62FD">
        <w:t xml:space="preserve"> data </w:t>
      </w:r>
      <w:r w:rsidR="000A16F3">
        <w:t>necessary to model</w:t>
      </w:r>
      <w:r w:rsidR="00006EE6">
        <w:t xml:space="preserve"> </w:t>
      </w:r>
      <w:r w:rsidR="00FE797A">
        <w:t xml:space="preserve">uncertainty in </w:t>
      </w:r>
      <w:r w:rsidR="00505F55">
        <w:t xml:space="preserve">reproductive </w:t>
      </w:r>
      <w:r w:rsidR="00671FDC">
        <w:t>transition</w:t>
      </w:r>
      <w:r w:rsidR="00505F55">
        <w:t>s</w:t>
      </w:r>
      <w:commentRangeEnd w:id="17"/>
      <w:r w:rsidR="00D65731">
        <w:rPr>
          <w:rStyle w:val="Marquedecommentaire"/>
        </w:rPr>
        <w:commentReference w:id="17"/>
      </w:r>
      <w:r w:rsidR="001A62FD">
        <w:t>.</w:t>
      </w:r>
      <w:r w:rsidR="00006EE6">
        <w:t xml:space="preserve"> </w:t>
      </w:r>
      <w:r w:rsidR="009F4212">
        <w:t>T</w:t>
      </w:r>
      <w:r w:rsidR="00006EE6">
        <w:t xml:space="preserve">o </w:t>
      </w:r>
      <w:r w:rsidR="00E71958">
        <w:t>enable</w:t>
      </w:r>
      <w:r w:rsidR="00062459">
        <w:t xml:space="preserve"> other researchers to understand and </w:t>
      </w:r>
      <w:r w:rsidR="00006EE6">
        <w:t>model sampling uncertainty</w:t>
      </w:r>
      <w:r w:rsidR="00062459">
        <w:t xml:space="preserve"> associated with a published MPM, </w:t>
      </w:r>
      <w:r w:rsidR="00AA664D">
        <w:t xml:space="preserve">we recommend that </w:t>
      </w:r>
      <w:r w:rsidR="00062459">
        <w:t>authors of MPMs report the sample size and/or standard error associated with every rep</w:t>
      </w:r>
      <w:r w:rsidR="008D1E35">
        <w:t xml:space="preserve">orted transition rate (or </w:t>
      </w:r>
      <w:r w:rsidR="00062459">
        <w:t>lower-level vital rate, where applicable).</w:t>
      </w:r>
      <w:r w:rsidR="00A51F27">
        <w:t xml:space="preserve"> </w:t>
      </w:r>
      <w:r w:rsidR="0018395D">
        <w:t xml:space="preserve">For estimates </w:t>
      </w:r>
      <w:r w:rsidR="00C02FB0">
        <w:t xml:space="preserve">derived </w:t>
      </w:r>
      <w:r w:rsidR="0018395D">
        <w:t xml:space="preserve">from linear models, </w:t>
      </w:r>
      <w:r w:rsidR="00AA664D">
        <w:t xml:space="preserve">we recommend that </w:t>
      </w:r>
      <w:r w:rsidR="0018395D">
        <w:t>authors include standard errors on the scale of the linear predictor (e.g. logit or log), to enab</w:t>
      </w:r>
      <w:r w:rsidR="00D534C5">
        <w:t>le</w:t>
      </w:r>
      <w:r w:rsidR="00BE31CC">
        <w:t xml:space="preserve"> </w:t>
      </w:r>
      <w:r w:rsidR="00BE31CC">
        <w:lastRenderedPageBreak/>
        <w:t xml:space="preserve">others to </w:t>
      </w:r>
      <w:r w:rsidR="001068D6">
        <w:t>derive sampling distributions</w:t>
      </w:r>
      <w:r w:rsidR="00B42D87">
        <w:t xml:space="preserve"> within the range of support (</w:t>
      </w:r>
      <w:r w:rsidR="003E51F2">
        <w:t>i.e</w:t>
      </w:r>
      <w:r w:rsidR="00B42D87">
        <w:t>. probabilities between 0 and 1, and rates greater than or equal to 0).</w:t>
      </w:r>
      <w:r w:rsidR="001751EA">
        <w:t xml:space="preserve"> </w:t>
      </w:r>
      <w:commentRangeStart w:id="18"/>
      <w:r w:rsidR="008D1E35">
        <w:t xml:space="preserve">We give more detailed reporting recommendations in </w:t>
      </w:r>
      <w:r w:rsidR="00945BE4">
        <w:t>Appendix S1</w:t>
      </w:r>
      <w:commentRangeEnd w:id="18"/>
      <w:r w:rsidR="009E29A4">
        <w:rPr>
          <w:rStyle w:val="Marquedecommentaire"/>
        </w:rPr>
        <w:commentReference w:id="18"/>
      </w:r>
      <w:r w:rsidR="008D1E35">
        <w:t>.</w:t>
      </w:r>
    </w:p>
    <w:p w14:paraId="070853EE" w14:textId="27101471" w:rsidR="00410C1B" w:rsidRDefault="00467048" w:rsidP="00841FDE">
      <w:pPr>
        <w:spacing w:line="480" w:lineRule="auto"/>
        <w:ind w:firstLine="720"/>
      </w:pPr>
      <w:r>
        <w:t>The second challenge to i</w:t>
      </w:r>
      <w:r w:rsidR="006B7A06">
        <w:t>ncorporating transition-rate</w:t>
      </w:r>
      <w:r>
        <w:t xml:space="preserve"> sampling uncertainty into analyses of published MPMs is the additional modeling effort required.</w:t>
      </w:r>
      <w:r w:rsidR="00F21752">
        <w:t xml:space="preserve"> </w:t>
      </w:r>
      <w:r w:rsidR="00841FDE">
        <w:t xml:space="preserve">Analyses </w:t>
      </w:r>
      <w:r w:rsidR="00D4715A">
        <w:t>of</w:t>
      </w:r>
      <w:r w:rsidR="00841FDE">
        <w:t xml:space="preserve"> published MPMs may draw</w:t>
      </w:r>
      <w:r w:rsidR="00AE69D7">
        <w:t xml:space="preserve"> data from hundreds of</w:t>
      </w:r>
      <w:r w:rsidR="00841FDE">
        <w:t xml:space="preserve"> studies (</w:t>
      </w:r>
      <w:r w:rsidR="000A4D31">
        <w:t xml:space="preserve">COMPADRE currently </w:t>
      </w:r>
      <w:r w:rsidR="00DA1D26">
        <w:t>contains</w:t>
      </w:r>
      <w:r w:rsidR="000A4D31">
        <w:t xml:space="preserve"> MPMs from 616 unique studies</w:t>
      </w:r>
      <w:r w:rsidR="00DB53E1">
        <w:t xml:space="preserve">). Even if all those studies reported all underlying data, the </w:t>
      </w:r>
      <w:r w:rsidR="00E7375A">
        <w:t>effort</w:t>
      </w:r>
      <w:r w:rsidR="00DB53E1">
        <w:t xml:space="preserve"> required to collect </w:t>
      </w:r>
      <w:r w:rsidR="00D83353">
        <w:t>that</w:t>
      </w:r>
      <w:r w:rsidR="00DB53E1">
        <w:t xml:space="preserve"> data and model sa</w:t>
      </w:r>
      <w:r w:rsidR="004202D8">
        <w:t xml:space="preserve">mpling uncertainty </w:t>
      </w:r>
      <w:r w:rsidR="005D7DD7">
        <w:t>for</w:t>
      </w:r>
      <w:r w:rsidR="001A1468">
        <w:t xml:space="preserve"> </w:t>
      </w:r>
      <w:r w:rsidR="002B7E86">
        <w:t>that many</w:t>
      </w:r>
      <w:r w:rsidR="001A1468">
        <w:t xml:space="preserve"> studies</w:t>
      </w:r>
      <w:r w:rsidR="00DB53E1">
        <w:t xml:space="preserve"> would be </w:t>
      </w:r>
      <w:r w:rsidR="00E7375A">
        <w:t>enormous</w:t>
      </w:r>
      <w:r w:rsidR="00DB53E1">
        <w:t>.</w:t>
      </w:r>
      <w:r w:rsidR="005422B2">
        <w:t xml:space="preserve"> Further, there’s </w:t>
      </w:r>
      <w:r w:rsidR="00276C8D">
        <w:t>rarely</w:t>
      </w:r>
      <w:r w:rsidR="005422B2">
        <w:t xml:space="preserve"> a single </w:t>
      </w:r>
      <w:r w:rsidR="00285B47">
        <w:t>‘correct'</w:t>
      </w:r>
      <w:r w:rsidR="00396FF9">
        <w:t xml:space="preserve"> </w:t>
      </w:r>
      <w:r w:rsidR="00445A3F">
        <w:t>approach</w:t>
      </w:r>
      <w:r w:rsidR="005422B2">
        <w:t xml:space="preserve"> to model</w:t>
      </w:r>
      <w:r w:rsidR="00445A3F">
        <w:t>ing</w:t>
      </w:r>
      <w:r w:rsidR="005422B2">
        <w:t xml:space="preserve"> transition rates.</w:t>
      </w:r>
      <w:r w:rsidR="00410C1B">
        <w:t xml:space="preserve"> </w:t>
      </w:r>
      <w:r w:rsidR="008375DA">
        <w:t>For instance, i</w:t>
      </w:r>
      <w:r w:rsidR="00410C1B">
        <w:t xml:space="preserve">f demographic data are collected from multiple </w:t>
      </w:r>
      <w:r w:rsidR="00BD2313">
        <w:t>sites</w:t>
      </w:r>
      <w:r w:rsidR="00410C1B">
        <w:t xml:space="preserve"> over multiple years</w:t>
      </w:r>
      <w:r w:rsidR="001F6E34">
        <w:t xml:space="preserve">, </w:t>
      </w:r>
      <w:r w:rsidR="004204F4">
        <w:t>should we</w:t>
      </w:r>
      <w:r w:rsidR="00410C1B">
        <w:t xml:space="preserve"> pool </w:t>
      </w:r>
      <w:r w:rsidR="006043E0">
        <w:t>data</w:t>
      </w:r>
      <w:r w:rsidR="00410C1B">
        <w:t xml:space="preserve"> </w:t>
      </w:r>
      <w:r w:rsidR="004204F4">
        <w:t>across sites and</w:t>
      </w:r>
      <w:r w:rsidR="001F6E34">
        <w:t xml:space="preserve"> years, or </w:t>
      </w:r>
      <w:r w:rsidR="00410C1B">
        <w:t>partially</w:t>
      </w:r>
      <w:r w:rsidR="00915C9A">
        <w:t xml:space="preserve"> </w:t>
      </w:r>
      <w:r w:rsidR="00410C1B">
        <w:t>pool using a hierarchical model</w:t>
      </w:r>
      <w:r w:rsidR="004204F4">
        <w:t>?</w:t>
      </w:r>
      <w:r w:rsidR="00410C1B">
        <w:t xml:space="preserve"> In the latter case, </w:t>
      </w:r>
      <w:r w:rsidR="004204F4">
        <w:t xml:space="preserve">should the </w:t>
      </w:r>
      <w:r w:rsidR="0075442B">
        <w:t xml:space="preserve">factors </w:t>
      </w:r>
      <w:r w:rsidR="004204F4">
        <w:t>be</w:t>
      </w:r>
      <w:r w:rsidR="0075442B">
        <w:t xml:space="preserve"> crossed or nested</w:t>
      </w:r>
      <w:r w:rsidR="004204F4">
        <w:t>?</w:t>
      </w:r>
      <w:r w:rsidR="00BD2313">
        <w:t xml:space="preserve"> For count data underlying reproductive transitions, </w:t>
      </w:r>
      <w:r w:rsidR="00F0022B">
        <w:t xml:space="preserve">should </w:t>
      </w:r>
      <w:r w:rsidR="00723265">
        <w:t>we use</w:t>
      </w:r>
      <w:r w:rsidR="00F0022B">
        <w:t xml:space="preserve"> </w:t>
      </w:r>
      <w:r w:rsidR="00BD2313">
        <w:t>Poisson or negative</w:t>
      </w:r>
      <w:r w:rsidR="003C4A7B">
        <w:t xml:space="preserve"> </w:t>
      </w:r>
      <w:r w:rsidR="00BD2313">
        <w:t>binomial</w:t>
      </w:r>
      <w:r w:rsidR="00723265">
        <w:t xml:space="preserve"> distributions</w:t>
      </w:r>
      <w:r w:rsidR="00BD2313">
        <w:t xml:space="preserve">? </w:t>
      </w:r>
      <w:r w:rsidR="00034A1A">
        <w:t xml:space="preserve">Such decisions </w:t>
      </w:r>
      <w:r w:rsidR="009A4A8A">
        <w:t xml:space="preserve">should </w:t>
      </w:r>
      <w:r w:rsidR="00BC69D6">
        <w:t>be informed by the</w:t>
      </w:r>
      <w:r w:rsidR="009A4A8A">
        <w:t xml:space="preserve"> </w:t>
      </w:r>
      <w:r w:rsidR="00CA0C8C">
        <w:t>specifics</w:t>
      </w:r>
      <w:r w:rsidR="007A08D5">
        <w:t xml:space="preserve"> </w:t>
      </w:r>
      <w:r w:rsidR="00CA0C8C">
        <w:t>of</w:t>
      </w:r>
      <w:r w:rsidR="007A08D5">
        <w:t xml:space="preserve"> each study, </w:t>
      </w:r>
      <w:r w:rsidR="00AC2141">
        <w:t xml:space="preserve">which makes this type of analysis </w:t>
      </w:r>
      <w:r w:rsidR="007A08D5">
        <w:t xml:space="preserve">difficult to </w:t>
      </w:r>
      <w:r w:rsidR="00062C8B">
        <w:t>apply at scale</w:t>
      </w:r>
      <w:r w:rsidR="007A08D5">
        <w:t>.</w:t>
      </w:r>
      <w:r w:rsidR="00D1797F">
        <w:t xml:space="preserve"> That said, </w:t>
      </w:r>
      <w:r w:rsidR="00CD33DB">
        <w:t xml:space="preserve">the </w:t>
      </w:r>
      <w:r w:rsidR="00BD0EC0">
        <w:t>lack</w:t>
      </w:r>
      <w:r w:rsidR="00CD33DB">
        <w:t xml:space="preserve"> of a single</w:t>
      </w:r>
      <w:r w:rsidR="008075A8">
        <w:t>,</w:t>
      </w:r>
      <w:r w:rsidR="00002451">
        <w:t xml:space="preserve"> perfect</w:t>
      </w:r>
      <w:r w:rsidR="00CD33DB">
        <w:t xml:space="preserve"> approach </w:t>
      </w:r>
      <w:r w:rsidR="004D791B">
        <w:t xml:space="preserve">shouldn’t deter us from </w:t>
      </w:r>
      <w:r w:rsidR="00B21AC5">
        <w:t xml:space="preserve">taking steps toward a more </w:t>
      </w:r>
      <w:r w:rsidR="00426CD9">
        <w:t>rigorous</w:t>
      </w:r>
      <w:r w:rsidR="00B21AC5">
        <w:t xml:space="preserve"> accounting of uncertainty.</w:t>
      </w:r>
    </w:p>
    <w:p w14:paraId="7A7B4876" w14:textId="77777777" w:rsidR="007304E4" w:rsidRDefault="007304E4" w:rsidP="00841FDE">
      <w:pPr>
        <w:spacing w:line="480" w:lineRule="auto"/>
        <w:ind w:firstLine="720"/>
      </w:pPr>
    </w:p>
    <w:p w14:paraId="6F735CD9" w14:textId="3996259A" w:rsidR="0026172A" w:rsidRPr="006A37D2" w:rsidRDefault="00074D2C" w:rsidP="006A37D2">
      <w:pPr>
        <w:spacing w:line="480" w:lineRule="auto"/>
        <w:rPr>
          <w:i/>
        </w:rPr>
      </w:pPr>
      <w:r w:rsidRPr="007304E4">
        <w:rPr>
          <w:i/>
        </w:rPr>
        <w:t>4.</w:t>
      </w:r>
      <w:r w:rsidR="00F4412E">
        <w:rPr>
          <w:i/>
        </w:rPr>
        <w:t>3</w:t>
      </w:r>
      <w:r w:rsidRPr="007304E4">
        <w:rPr>
          <w:i/>
        </w:rPr>
        <w:t xml:space="preserve"> </w:t>
      </w:r>
      <w:r>
        <w:rPr>
          <w:i/>
        </w:rPr>
        <w:t>Conclusions</w:t>
      </w:r>
    </w:p>
    <w:p w14:paraId="3B0D55FE" w14:textId="42ECE9E9" w:rsidR="00ED533D" w:rsidRDefault="00C51183" w:rsidP="005154BD">
      <w:pPr>
        <w:spacing w:line="480" w:lineRule="auto"/>
        <w:ind w:firstLine="720"/>
      </w:pPr>
      <w:r>
        <w:t>G</w:t>
      </w:r>
      <w:r w:rsidR="002E5223">
        <w:t xml:space="preserve">iven that </w:t>
      </w:r>
      <w:r w:rsidR="006A3DA8">
        <w:t>transition-rate</w:t>
      </w:r>
      <w:r w:rsidR="006F00CA">
        <w:t xml:space="preserve"> </w:t>
      </w:r>
      <w:r w:rsidR="002E5223">
        <w:t xml:space="preserve">sampling uncertainty was a small component of the total variation in </w:t>
      </w:r>
      <w:r w:rsidR="007770CA">
        <w:t>many of the</w:t>
      </w:r>
      <w:r w:rsidR="002E5223">
        <w:t xml:space="preserve"> MPM-derived parameters </w:t>
      </w:r>
      <w:r w:rsidR="00AB7E76">
        <w:t>we examined, we speculate that</w:t>
      </w:r>
      <w:r w:rsidR="005556DB">
        <w:t>, for</w:t>
      </w:r>
      <w:r w:rsidR="00AB7E76">
        <w:t xml:space="preserve"> </w:t>
      </w:r>
      <w:r w:rsidR="00046CEF">
        <w:t>many</w:t>
      </w:r>
      <w:r w:rsidR="006F7144">
        <w:t xml:space="preserve"> analyses of published MPMs</w:t>
      </w:r>
      <w:r w:rsidR="005556DB">
        <w:t xml:space="preserve">, accounting for sampling uncertainty would not </w:t>
      </w:r>
      <w:r w:rsidR="00660561">
        <w:t>qualit</w:t>
      </w:r>
      <w:r w:rsidR="008B08EA">
        <w:t>a</w:t>
      </w:r>
      <w:r w:rsidR="00660561">
        <w:t>tively</w:t>
      </w:r>
      <w:r w:rsidR="005556DB">
        <w:t xml:space="preserve"> change the</w:t>
      </w:r>
      <w:r w:rsidR="00A76CA7">
        <w:t xml:space="preserve"> main</w:t>
      </w:r>
      <w:r w:rsidR="005556DB">
        <w:t xml:space="preserve"> results</w:t>
      </w:r>
      <w:r w:rsidR="006F7144">
        <w:t>.</w:t>
      </w:r>
      <w:r w:rsidR="00BA5203">
        <w:t xml:space="preserve"> </w:t>
      </w:r>
      <w:r w:rsidR="00F218BE">
        <w:t xml:space="preserve">However, </w:t>
      </w:r>
      <w:r w:rsidR="007E7818">
        <w:t>some</w:t>
      </w:r>
      <w:r w:rsidR="002E7BE6">
        <w:t xml:space="preserve"> parameters</w:t>
      </w:r>
      <w:r w:rsidR="004F0F8F">
        <w:t xml:space="preserve"> that we examined</w:t>
      </w:r>
      <w:r w:rsidR="005F7BAB">
        <w:t>,</w:t>
      </w:r>
      <w:r w:rsidR="007A443D">
        <w:t xml:space="preserve"> </w:t>
      </w:r>
      <w:r w:rsidR="007A443D">
        <w:lastRenderedPageBreak/>
        <w:t xml:space="preserve">including life expectancy and the </w:t>
      </w:r>
      <w:r w:rsidR="00475B98">
        <w:t>shape of the mortality distribution</w:t>
      </w:r>
      <w:r w:rsidR="007A443D">
        <w:t>,</w:t>
      </w:r>
      <w:r w:rsidR="005F7BAB">
        <w:t xml:space="preserve"> were more strongly af</w:t>
      </w:r>
      <w:r w:rsidR="002E7BE6">
        <w:t>fected by sampling uncertainty</w:t>
      </w:r>
      <w:r w:rsidR="004E39D2">
        <w:t xml:space="preserve">. </w:t>
      </w:r>
      <w:r w:rsidR="00C304BA">
        <w:t xml:space="preserve">Of course, </w:t>
      </w:r>
      <w:r w:rsidR="005E5AD2">
        <w:t>our analysis only examined a small numb</w:t>
      </w:r>
      <w:r w:rsidR="000D00CD">
        <w:t xml:space="preserve">er of MPM-derived parameters, based on </w:t>
      </w:r>
      <w:r w:rsidR="005E5AD2">
        <w:t>a small</w:t>
      </w:r>
      <w:r w:rsidR="000D00CD">
        <w:t xml:space="preserve"> fraction of </w:t>
      </w:r>
      <w:r w:rsidR="00C44158">
        <w:t xml:space="preserve">the </w:t>
      </w:r>
      <w:r w:rsidR="001416FE">
        <w:t>published MPMs</w:t>
      </w:r>
      <w:r w:rsidR="006F5805">
        <w:t xml:space="preserve"> </w:t>
      </w:r>
      <w:r w:rsidR="00BB0102">
        <w:t>available</w:t>
      </w:r>
      <w:r w:rsidR="006F5805">
        <w:t xml:space="preserve"> in one particular database</w:t>
      </w:r>
      <w:r w:rsidR="004F6F15">
        <w:t xml:space="preserve">. </w:t>
      </w:r>
      <w:r w:rsidR="008C0D30">
        <w:t xml:space="preserve">We therefore </w:t>
      </w:r>
      <w:r w:rsidR="00DC7108">
        <w:t>encourage more research</w:t>
      </w:r>
      <w:r w:rsidR="00B17BC3">
        <w:t xml:space="preserve"> in this area.</w:t>
      </w:r>
    </w:p>
    <w:p w14:paraId="72D54FFC" w14:textId="1F8C5D8B" w:rsidR="00410C1B" w:rsidRDefault="000914BC" w:rsidP="007903D4">
      <w:pPr>
        <w:spacing w:line="480" w:lineRule="auto"/>
        <w:ind w:firstLine="720"/>
      </w:pPr>
      <w:r>
        <w:t xml:space="preserve">The </w:t>
      </w:r>
      <w:r w:rsidR="00943ED0">
        <w:t>increasing</w:t>
      </w:r>
      <w:r w:rsidR="00F425E1">
        <w:t xml:space="preserve"> </w:t>
      </w:r>
      <w:r w:rsidR="001B49F6">
        <w:t xml:space="preserve">availability of large, </w:t>
      </w:r>
      <w:r w:rsidR="00742AC5">
        <w:t>compiled</w:t>
      </w:r>
      <w:r w:rsidR="001B49F6">
        <w:t xml:space="preserve"> datasets</w:t>
      </w:r>
      <w:r w:rsidR="00BA1209">
        <w:t xml:space="preserve"> in ecology and</w:t>
      </w:r>
      <w:r w:rsidR="00943ED0">
        <w:t xml:space="preserve"> evolution brings </w:t>
      </w:r>
      <w:r w:rsidR="007421D6">
        <w:t>new opportunities, but</w:t>
      </w:r>
      <w:r w:rsidR="00943ED0">
        <w:t xml:space="preserve"> also new challenges.</w:t>
      </w:r>
      <w:r w:rsidR="001B49F6">
        <w:t xml:space="preserve"> </w:t>
      </w:r>
      <w:r w:rsidR="00A85CB8">
        <w:t xml:space="preserve">The </w:t>
      </w:r>
      <w:r w:rsidR="00A0531F">
        <w:t>data that end</w:t>
      </w:r>
      <w:r w:rsidR="00A85CB8">
        <w:t xml:space="preserve"> up in </w:t>
      </w:r>
      <w:r w:rsidR="00A90842">
        <w:t>compiled</w:t>
      </w:r>
      <w:r w:rsidR="00A85CB8">
        <w:t xml:space="preserve"> databases </w:t>
      </w:r>
      <w:r w:rsidR="00FE3AA7">
        <w:t>have</w:t>
      </w:r>
      <w:r w:rsidR="00A85CB8">
        <w:t xml:space="preserve"> always </w:t>
      </w:r>
      <w:r w:rsidR="00FE3AA7">
        <w:t xml:space="preserve">been </w:t>
      </w:r>
      <w:r w:rsidR="00A85CB8">
        <w:t xml:space="preserve">collected </w:t>
      </w:r>
      <w:r w:rsidR="006A3FB7">
        <w:t>for</w:t>
      </w:r>
      <w:r w:rsidR="00A85CB8">
        <w:t xml:space="preserve"> </w:t>
      </w:r>
      <w:r w:rsidR="006A3FB7">
        <w:t>a particular purpose</w:t>
      </w:r>
      <w:r w:rsidR="003E7D4D">
        <w:t xml:space="preserve"> — a purpose</w:t>
      </w:r>
      <w:r w:rsidR="00C57349">
        <w:t xml:space="preserve"> </w:t>
      </w:r>
      <w:r w:rsidR="00FE3AA7">
        <w:t>that</w:t>
      </w:r>
      <w:r w:rsidR="003E7D4D">
        <w:t xml:space="preserve"> will</w:t>
      </w:r>
      <w:r w:rsidR="00C57349">
        <w:t xml:space="preserve"> </w:t>
      </w:r>
      <w:r w:rsidR="00FE3AA7">
        <w:t xml:space="preserve">have </w:t>
      </w:r>
      <w:r w:rsidR="006A3FB7">
        <w:t>inform</w:t>
      </w:r>
      <w:r w:rsidR="00451D29">
        <w:t>ed</w:t>
      </w:r>
      <w:r w:rsidR="00C57349">
        <w:t xml:space="preserve"> the</w:t>
      </w:r>
      <w:r w:rsidR="006A3FB7">
        <w:t xml:space="preserve"> </w:t>
      </w:r>
      <w:r w:rsidR="00AC42F5">
        <w:t xml:space="preserve">sampling design and statistical methodology used to </w:t>
      </w:r>
      <w:r w:rsidR="00F2737E">
        <w:t>generate</w:t>
      </w:r>
      <w:r w:rsidR="00AC42F5">
        <w:t xml:space="preserve"> th</w:t>
      </w:r>
      <w:r w:rsidR="00993160">
        <w:t>at</w:t>
      </w:r>
      <w:r w:rsidR="00AC42F5">
        <w:t xml:space="preserve"> data.</w:t>
      </w:r>
      <w:r w:rsidR="007903D4">
        <w:t xml:space="preserve"> </w:t>
      </w:r>
      <w:r w:rsidR="00C90C08">
        <w:t xml:space="preserve">Among the hundreds of data sources </w:t>
      </w:r>
      <w:r w:rsidR="006B7B8F">
        <w:t>underlying</w:t>
      </w:r>
      <w:r w:rsidR="00C90C08">
        <w:t xml:space="preserve"> a given database</w:t>
      </w:r>
      <w:r w:rsidR="00CF2768">
        <w:t>, such as COMP</w:t>
      </w:r>
      <w:r w:rsidR="004368D3">
        <w:t xml:space="preserve">ADRE, there can be large variation </w:t>
      </w:r>
      <w:r w:rsidR="0013105A">
        <w:t>not only in the</w:t>
      </w:r>
      <w:r w:rsidR="00C90C08">
        <w:t xml:space="preserve"> degree of sampling uncertainty</w:t>
      </w:r>
      <w:r w:rsidR="00717949">
        <w:t xml:space="preserve"> associated with parameter estimates</w:t>
      </w:r>
      <w:r w:rsidR="0013105A">
        <w:t xml:space="preserve">, as we have examined </w:t>
      </w:r>
      <w:r w:rsidR="00223FF7">
        <w:t>here</w:t>
      </w:r>
      <w:r w:rsidR="0013105A">
        <w:t xml:space="preserve">, but also in the broader assumptions </w:t>
      </w:r>
      <w:r w:rsidR="0084295D">
        <w:t>and context in which the data w</w:t>
      </w:r>
      <w:r w:rsidR="00D225B0">
        <w:t>ere</w:t>
      </w:r>
      <w:r w:rsidR="0084295D">
        <w:t xml:space="preserve"> collected</w:t>
      </w:r>
      <w:r w:rsidR="0013105A">
        <w:t>.</w:t>
      </w:r>
      <w:r w:rsidR="003208C6">
        <w:t xml:space="preserve"> </w:t>
      </w:r>
      <w:r w:rsidR="00D13635">
        <w:t xml:space="preserve">Identifying and accounting for </w:t>
      </w:r>
      <w:r w:rsidR="00293EC4">
        <w:t xml:space="preserve">these </w:t>
      </w:r>
      <w:r w:rsidR="00D13635">
        <w:t xml:space="preserve">sources of uncertainty </w:t>
      </w:r>
      <w:r w:rsidR="00870772">
        <w:t xml:space="preserve">is challenging, and generally requires better data reporting </w:t>
      </w:r>
      <w:r w:rsidR="00C7070E">
        <w:t>in</w:t>
      </w:r>
      <w:r w:rsidR="00870772">
        <w:t xml:space="preserve"> primary sources, but </w:t>
      </w:r>
      <w:r w:rsidR="005E1393">
        <w:t>can</w:t>
      </w:r>
      <w:r w:rsidR="00870772">
        <w:t xml:space="preserve"> ultimately lead to more rigorous inferences.</w:t>
      </w:r>
    </w:p>
    <w:p w14:paraId="5AEEFFAD" w14:textId="77777777" w:rsidR="008E5B82" w:rsidDel="00D72BF1" w:rsidRDefault="008E5B82" w:rsidP="00EB437E">
      <w:pPr>
        <w:spacing w:line="480" w:lineRule="auto"/>
        <w:rPr>
          <w:del w:id="19" w:author="Patrick BARKS" w:date="2020-10-11T18:21:00Z"/>
        </w:rPr>
      </w:pPr>
    </w:p>
    <w:p w14:paraId="439ED12C" w14:textId="77777777" w:rsidR="008C7DF7" w:rsidDel="00D72BF1" w:rsidRDefault="008C7DF7" w:rsidP="00EB437E">
      <w:pPr>
        <w:spacing w:line="480" w:lineRule="auto"/>
        <w:rPr>
          <w:del w:id="20" w:author="Patrick BARKS" w:date="2020-10-11T18:21:00Z"/>
        </w:rPr>
      </w:pPr>
    </w:p>
    <w:p w14:paraId="108DC67F" w14:textId="77777777" w:rsidR="00870772" w:rsidDel="00D72BF1" w:rsidRDefault="00870772" w:rsidP="00EB437E">
      <w:pPr>
        <w:spacing w:line="480" w:lineRule="auto"/>
        <w:rPr>
          <w:del w:id="21" w:author="Patrick BARKS" w:date="2020-10-11T18:21:00Z"/>
        </w:rPr>
      </w:pPr>
    </w:p>
    <w:p w14:paraId="21934BE2" w14:textId="77777777" w:rsidR="00870772" w:rsidDel="00D72BF1" w:rsidRDefault="00870772" w:rsidP="00EB437E">
      <w:pPr>
        <w:spacing w:line="480" w:lineRule="auto"/>
        <w:rPr>
          <w:del w:id="22" w:author="Patrick BARKS" w:date="2020-10-11T18:21:00Z"/>
        </w:rPr>
      </w:pPr>
    </w:p>
    <w:p w14:paraId="5E0FC6B7" w14:textId="77777777" w:rsidR="00870772" w:rsidDel="00D72BF1" w:rsidRDefault="00870772" w:rsidP="00EB437E">
      <w:pPr>
        <w:spacing w:line="480" w:lineRule="auto"/>
        <w:rPr>
          <w:del w:id="23" w:author="Patrick BARKS" w:date="2020-10-11T18:21:00Z"/>
        </w:rPr>
      </w:pPr>
    </w:p>
    <w:p w14:paraId="012FFA77" w14:textId="77777777" w:rsidR="00870772" w:rsidDel="00D72BF1" w:rsidRDefault="00870772" w:rsidP="00EB437E">
      <w:pPr>
        <w:spacing w:line="480" w:lineRule="auto"/>
        <w:rPr>
          <w:del w:id="24" w:author="Patrick BARKS" w:date="2020-10-11T18:21:00Z"/>
        </w:rPr>
      </w:pPr>
    </w:p>
    <w:p w14:paraId="1B937EDC" w14:textId="148DA8A3" w:rsidR="00D72BF1" w:rsidRDefault="00D72BF1">
      <w:pPr>
        <w:rPr>
          <w:ins w:id="25" w:author="Patrick BARKS" w:date="2020-10-11T18:21:00Z"/>
        </w:rPr>
      </w:pPr>
      <w:ins w:id="26" w:author="Patrick BARKS" w:date="2020-10-11T18:21:00Z">
        <w:r>
          <w:br w:type="page"/>
        </w:r>
      </w:ins>
    </w:p>
    <w:p w14:paraId="198B2133" w14:textId="5EEF9175" w:rsidR="00870772" w:rsidDel="00D72BF1" w:rsidRDefault="00870772" w:rsidP="00EB437E">
      <w:pPr>
        <w:spacing w:line="480" w:lineRule="auto"/>
        <w:rPr>
          <w:del w:id="27" w:author="Patrick BARKS" w:date="2020-10-11T18:21:00Z"/>
        </w:rPr>
      </w:pPr>
    </w:p>
    <w:p w14:paraId="34D420AB" w14:textId="77777777" w:rsidR="00396861" w:rsidRPr="00855AF3" w:rsidRDefault="00396861" w:rsidP="00396861">
      <w:pPr>
        <w:spacing w:after="80" w:line="480" w:lineRule="auto"/>
        <w:rPr>
          <w:b/>
          <w:sz w:val="26"/>
          <w:szCs w:val="26"/>
        </w:rPr>
      </w:pPr>
      <w:r>
        <w:rPr>
          <w:b/>
          <w:sz w:val="26"/>
          <w:szCs w:val="26"/>
        </w:rPr>
        <w:t>Acknowledgements</w:t>
      </w:r>
    </w:p>
    <w:p w14:paraId="48F5FE16" w14:textId="0D5DCCBF" w:rsidR="00396861" w:rsidRDefault="00396861" w:rsidP="00396861">
      <w:pPr>
        <w:spacing w:line="480" w:lineRule="auto"/>
      </w:pPr>
      <w:r>
        <w:t xml:space="preserve">We are indebted to the COMPADRE data digitization team and management committee for their work in developing the COMPADRE Plant Matrix Database. We thank </w:t>
      </w:r>
      <w:commentRangeStart w:id="28"/>
      <w:r>
        <w:t>X</w:t>
      </w:r>
      <w:commentRangeEnd w:id="28"/>
      <w:r w:rsidR="00F1520D">
        <w:rPr>
          <w:rStyle w:val="Marquedecommentaire"/>
        </w:rPr>
        <w:commentReference w:id="28"/>
      </w:r>
      <w:r>
        <w:t xml:space="preserve"> for providing information on sample sizes in their studies. This work was supported by a grant from the Independent Research Fund Denmark (grant </w:t>
      </w:r>
      <w:r w:rsidRPr="00F63043">
        <w:t>6108-00467B</w:t>
      </w:r>
      <w:r>
        <w:t>).</w:t>
      </w:r>
    </w:p>
    <w:p w14:paraId="73CC4FA7" w14:textId="77777777" w:rsidR="00EB7C62" w:rsidRDefault="00EB7C62" w:rsidP="00F41A64">
      <w:pPr>
        <w:spacing w:line="480" w:lineRule="auto"/>
      </w:pPr>
    </w:p>
    <w:p w14:paraId="36519BF5" w14:textId="77777777" w:rsidR="00396861" w:rsidRDefault="00396861" w:rsidP="00F41A64">
      <w:pPr>
        <w:spacing w:line="480" w:lineRule="auto"/>
      </w:pPr>
    </w:p>
    <w:p w14:paraId="45DEC05F" w14:textId="6F45D52D" w:rsidR="006F1906" w:rsidRPr="00855AF3" w:rsidRDefault="006F1906" w:rsidP="00A75A6B">
      <w:pPr>
        <w:spacing w:after="80" w:line="480" w:lineRule="auto"/>
        <w:rPr>
          <w:b/>
          <w:sz w:val="26"/>
          <w:szCs w:val="26"/>
        </w:rPr>
      </w:pPr>
      <w:r>
        <w:rPr>
          <w:b/>
          <w:sz w:val="26"/>
          <w:szCs w:val="26"/>
        </w:rPr>
        <w:t>Author Contributions</w:t>
      </w:r>
    </w:p>
    <w:p w14:paraId="7776464E" w14:textId="2466A3A8" w:rsidR="00F320AD" w:rsidRPr="000210CE" w:rsidRDefault="00F320AD" w:rsidP="00A75A6B">
      <w:pPr>
        <w:spacing w:line="480" w:lineRule="auto"/>
        <w:rPr>
          <w:color w:val="000000" w:themeColor="text1"/>
        </w:rPr>
      </w:pPr>
      <w:r w:rsidRPr="000210CE">
        <w:rPr>
          <w:color w:val="000000" w:themeColor="text1"/>
        </w:rPr>
        <w:t xml:space="preserve">P.M.B. and </w:t>
      </w:r>
      <w:r w:rsidR="00E1707F">
        <w:rPr>
          <w:color w:val="000000" w:themeColor="text1"/>
        </w:rPr>
        <w:t>O.R.J</w:t>
      </w:r>
      <w:r w:rsidRPr="000210CE">
        <w:rPr>
          <w:color w:val="000000" w:themeColor="text1"/>
        </w:rPr>
        <w:t xml:space="preserve">. </w:t>
      </w:r>
      <w:r w:rsidR="00E1707F">
        <w:rPr>
          <w:color w:val="000000" w:themeColor="text1"/>
        </w:rPr>
        <w:t>developed</w:t>
      </w:r>
      <w:r w:rsidRPr="000210CE">
        <w:rPr>
          <w:color w:val="000000" w:themeColor="text1"/>
        </w:rPr>
        <w:t xml:space="preserve"> the id</w:t>
      </w:r>
      <w:r>
        <w:rPr>
          <w:color w:val="000000" w:themeColor="text1"/>
        </w:rPr>
        <w:t>ea for the study</w:t>
      </w:r>
      <w:r w:rsidRPr="000210CE">
        <w:rPr>
          <w:color w:val="000000" w:themeColor="text1"/>
        </w:rPr>
        <w:t>, P.M.B.</w:t>
      </w:r>
      <w:r>
        <w:rPr>
          <w:color w:val="000000" w:themeColor="text1"/>
        </w:rPr>
        <w:t xml:space="preserve"> performed </w:t>
      </w:r>
      <w:r w:rsidRPr="000210CE">
        <w:rPr>
          <w:color w:val="000000" w:themeColor="text1"/>
        </w:rPr>
        <w:t xml:space="preserve">the </w:t>
      </w:r>
      <w:r w:rsidR="0050467D">
        <w:rPr>
          <w:color w:val="000000" w:themeColor="text1"/>
        </w:rPr>
        <w:t>data collection</w:t>
      </w:r>
      <w:r>
        <w:rPr>
          <w:color w:val="000000" w:themeColor="text1"/>
        </w:rPr>
        <w:t xml:space="preserve"> and analyses</w:t>
      </w:r>
      <w:r w:rsidRPr="000210CE">
        <w:rPr>
          <w:color w:val="000000" w:themeColor="text1"/>
        </w:rPr>
        <w:t xml:space="preserve">, and </w:t>
      </w:r>
      <w:r>
        <w:rPr>
          <w:color w:val="000000" w:themeColor="text1"/>
        </w:rPr>
        <w:t xml:space="preserve">P.M.B. wrote the manuscript with feedback and editing from </w:t>
      </w:r>
      <w:r w:rsidR="002B276A">
        <w:rPr>
          <w:color w:val="000000" w:themeColor="text1"/>
        </w:rPr>
        <w:t>O.R.J</w:t>
      </w:r>
      <w:r w:rsidRPr="000210CE">
        <w:rPr>
          <w:color w:val="000000" w:themeColor="text1"/>
        </w:rPr>
        <w:t>.</w:t>
      </w:r>
    </w:p>
    <w:p w14:paraId="608603AC" w14:textId="77777777" w:rsidR="00F320AD" w:rsidRDefault="00F320AD" w:rsidP="00A75A6B">
      <w:pPr>
        <w:spacing w:line="480" w:lineRule="auto"/>
      </w:pPr>
    </w:p>
    <w:p w14:paraId="1E5FB429" w14:textId="77777777" w:rsidR="005F0515" w:rsidRDefault="005F0515" w:rsidP="00A75A6B">
      <w:pPr>
        <w:spacing w:line="480" w:lineRule="auto"/>
      </w:pPr>
    </w:p>
    <w:p w14:paraId="5AF677C2" w14:textId="682C81DA" w:rsidR="005F0515" w:rsidRPr="00855AF3" w:rsidRDefault="005F0515" w:rsidP="00A75A6B">
      <w:pPr>
        <w:spacing w:after="80" w:line="480" w:lineRule="auto"/>
        <w:rPr>
          <w:b/>
          <w:sz w:val="26"/>
          <w:szCs w:val="26"/>
        </w:rPr>
      </w:pPr>
      <w:r>
        <w:rPr>
          <w:b/>
          <w:sz w:val="26"/>
          <w:szCs w:val="26"/>
        </w:rPr>
        <w:t xml:space="preserve">Data </w:t>
      </w:r>
      <w:r w:rsidR="00EA353D">
        <w:rPr>
          <w:b/>
          <w:sz w:val="26"/>
          <w:szCs w:val="26"/>
        </w:rPr>
        <w:t>Accessibility</w:t>
      </w:r>
    </w:p>
    <w:p w14:paraId="08CCF196" w14:textId="706B3532" w:rsidR="005F0515" w:rsidRDefault="005F0515" w:rsidP="00A75A6B">
      <w:pPr>
        <w:spacing w:line="480" w:lineRule="auto"/>
      </w:pPr>
      <w:r>
        <w:t xml:space="preserve">Data and R scripts required to reproduce our analyses are </w:t>
      </w:r>
      <w:r w:rsidR="00810CA2">
        <w:t>av</w:t>
      </w:r>
      <w:r w:rsidR="002B6DC1">
        <w:t>ailable at github.com/</w:t>
      </w:r>
      <w:proofErr w:type="spellStart"/>
      <w:r w:rsidR="002B6DC1">
        <w:t>patrickba</w:t>
      </w:r>
      <w:r w:rsidR="00810CA2">
        <w:t>r</w:t>
      </w:r>
      <w:r w:rsidR="002B6DC1">
        <w:t>k</w:t>
      </w:r>
      <w:r w:rsidR="00810CA2">
        <w:t>s</w:t>
      </w:r>
      <w:proofErr w:type="spellEnd"/>
      <w:r w:rsidR="0087202E">
        <w:t>/</w:t>
      </w:r>
      <w:proofErr w:type="spellStart"/>
      <w:r w:rsidR="0087202E">
        <w:t>mpm</w:t>
      </w:r>
      <w:proofErr w:type="spellEnd"/>
      <w:r w:rsidR="0087202E">
        <w:t>-</w:t>
      </w:r>
      <w:proofErr w:type="gramStart"/>
      <w:r w:rsidR="0087202E">
        <w:t>uncertainty</w:t>
      </w:r>
      <w:r w:rsidR="00810CA2">
        <w:t>, and</w:t>
      </w:r>
      <w:proofErr w:type="gramEnd"/>
      <w:r w:rsidR="00810CA2">
        <w:t xml:space="preserve"> </w:t>
      </w:r>
      <w:r>
        <w:t>archived at the Dryad Digital Repository ([will insert citation if accepted]).</w:t>
      </w:r>
    </w:p>
    <w:p w14:paraId="5B0EB46D" w14:textId="77777777" w:rsidR="005F0515" w:rsidRDefault="005F0515" w:rsidP="00F41A64">
      <w:pPr>
        <w:spacing w:line="480" w:lineRule="auto"/>
      </w:pPr>
    </w:p>
    <w:p w14:paraId="57CEFB5F" w14:textId="77777777" w:rsidR="00AA300B" w:rsidRDefault="00AA300B" w:rsidP="00F41A64">
      <w:pPr>
        <w:spacing w:line="480" w:lineRule="auto"/>
      </w:pPr>
    </w:p>
    <w:p w14:paraId="59D22323" w14:textId="77777777" w:rsidR="00E4655D" w:rsidRDefault="00E4655D" w:rsidP="00F41A64">
      <w:pPr>
        <w:spacing w:line="480" w:lineRule="auto"/>
      </w:pPr>
    </w:p>
    <w:p w14:paraId="6D9AEA60" w14:textId="77777777" w:rsidR="00E4655D" w:rsidRDefault="00E4655D" w:rsidP="00F41A64">
      <w:pPr>
        <w:spacing w:line="480" w:lineRule="auto"/>
      </w:pPr>
    </w:p>
    <w:p w14:paraId="6B1E5DF5" w14:textId="77777777" w:rsidR="00E4655D" w:rsidRDefault="00E4655D" w:rsidP="00F41A64">
      <w:pPr>
        <w:spacing w:line="480" w:lineRule="auto"/>
      </w:pPr>
    </w:p>
    <w:p w14:paraId="07076E3A" w14:textId="77777777" w:rsidR="00E4655D" w:rsidRDefault="00E4655D" w:rsidP="00F41A64">
      <w:pPr>
        <w:spacing w:line="480" w:lineRule="auto"/>
      </w:pPr>
    </w:p>
    <w:p w14:paraId="7DC44C04" w14:textId="03703DEC" w:rsidR="00384570" w:rsidRPr="00855AF3" w:rsidRDefault="00384570" w:rsidP="00384570">
      <w:pPr>
        <w:spacing w:after="80" w:line="360" w:lineRule="auto"/>
        <w:rPr>
          <w:b/>
          <w:sz w:val="26"/>
          <w:szCs w:val="26"/>
        </w:rPr>
      </w:pPr>
      <w:r>
        <w:rPr>
          <w:b/>
          <w:sz w:val="26"/>
          <w:szCs w:val="26"/>
        </w:rPr>
        <w:lastRenderedPageBreak/>
        <w:t>References</w:t>
      </w:r>
    </w:p>
    <w:p w14:paraId="7FC08CBA" w14:textId="01F05C33" w:rsidR="00D2366B" w:rsidRDefault="00D2366B" w:rsidP="00281C50">
      <w:pPr>
        <w:spacing w:after="80" w:line="360" w:lineRule="auto"/>
        <w:ind w:left="227" w:hanging="227"/>
      </w:pPr>
      <w:r w:rsidRPr="00D2366B">
        <w:t xml:space="preserve">Adler, P. B., Salguero-Gómez, R., </w:t>
      </w:r>
      <w:proofErr w:type="spellStart"/>
      <w:r w:rsidRPr="00D2366B">
        <w:t>Compagnoni</w:t>
      </w:r>
      <w:proofErr w:type="spellEnd"/>
      <w:r w:rsidRPr="00D2366B">
        <w:t xml:space="preserve">, A., Hsu, J. S., Ray-Mukherjee, J., </w:t>
      </w:r>
      <w:proofErr w:type="spellStart"/>
      <w:r w:rsidRPr="00D2366B">
        <w:t>Mbea</w:t>
      </w:r>
      <w:r>
        <w:t>u</w:t>
      </w:r>
      <w:proofErr w:type="spellEnd"/>
      <w:r>
        <w:t>-Ache, C., and Franco, M. (2014)</w:t>
      </w:r>
      <w:r w:rsidRPr="00D2366B">
        <w:t xml:space="preserve"> Functional traits explain variation in plant life history strategies. </w:t>
      </w:r>
      <w:r w:rsidRPr="00D2366B">
        <w:rPr>
          <w:i/>
        </w:rPr>
        <w:t>Proceedings of the National Academy of Sciences</w:t>
      </w:r>
      <w:r>
        <w:t xml:space="preserve">, </w:t>
      </w:r>
      <w:r w:rsidRPr="00D2366B">
        <w:rPr>
          <w:b/>
        </w:rPr>
        <w:t>111</w:t>
      </w:r>
      <w:r w:rsidRPr="00D2366B">
        <w:t>, 740-745.</w:t>
      </w:r>
    </w:p>
    <w:p w14:paraId="28559467" w14:textId="09DD4BC5" w:rsidR="006605FD" w:rsidRDefault="006605FD" w:rsidP="00281C50">
      <w:pPr>
        <w:spacing w:after="80" w:line="360" w:lineRule="auto"/>
        <w:ind w:left="227" w:hanging="227"/>
      </w:pPr>
      <w:r>
        <w:rPr>
          <w:rFonts w:hint="eastAsia"/>
        </w:rPr>
        <w:t>Bailey, R. T. (1997)</w:t>
      </w:r>
      <w:r w:rsidRPr="006605FD">
        <w:rPr>
          <w:rFonts w:hint="eastAsia"/>
        </w:rPr>
        <w:t xml:space="preserve"> Estimation from zero</w:t>
      </w:r>
      <w:r>
        <w:rPr>
          <w:rFonts w:hint="eastAsia"/>
        </w:rPr>
        <w:t>-</w:t>
      </w:r>
      <w:r w:rsidRPr="006605FD">
        <w:rPr>
          <w:rFonts w:hint="eastAsia"/>
        </w:rPr>
        <w:t>fail</w:t>
      </w:r>
      <w:r w:rsidR="0044679C">
        <w:rPr>
          <w:rFonts w:hint="eastAsia"/>
        </w:rPr>
        <w:t xml:space="preserve">ure data. </w:t>
      </w:r>
      <w:r w:rsidR="0044679C" w:rsidRPr="0044679C">
        <w:rPr>
          <w:rFonts w:hint="eastAsia"/>
          <w:i/>
        </w:rPr>
        <w:t>Risk Analysis</w:t>
      </w:r>
      <w:r w:rsidR="0044679C">
        <w:rPr>
          <w:rFonts w:hint="eastAsia"/>
        </w:rPr>
        <w:t xml:space="preserve">, </w:t>
      </w:r>
      <w:r w:rsidR="0044679C" w:rsidRPr="0044679C">
        <w:rPr>
          <w:rFonts w:hint="eastAsia"/>
          <w:b/>
        </w:rPr>
        <w:t>17</w:t>
      </w:r>
      <w:r w:rsidR="0044679C">
        <w:rPr>
          <w:rFonts w:hint="eastAsia"/>
        </w:rPr>
        <w:t xml:space="preserve">, </w:t>
      </w:r>
      <w:r w:rsidRPr="006605FD">
        <w:rPr>
          <w:rFonts w:hint="eastAsia"/>
        </w:rPr>
        <w:t>375-380.</w:t>
      </w:r>
    </w:p>
    <w:p w14:paraId="1B0CC177" w14:textId="3A2AE208" w:rsidR="003732F1" w:rsidRDefault="00246BF7" w:rsidP="00281C50">
      <w:pPr>
        <w:spacing w:after="80" w:line="360" w:lineRule="auto"/>
        <w:ind w:left="227" w:hanging="227"/>
      </w:pPr>
      <w:proofErr w:type="spellStart"/>
      <w:r>
        <w:t>Baudisch</w:t>
      </w:r>
      <w:proofErr w:type="spellEnd"/>
      <w:r>
        <w:t>, A. (2011)</w:t>
      </w:r>
      <w:r w:rsidR="006F274A" w:rsidRPr="006F274A">
        <w:t xml:space="preserve"> The pace and shape of ageing. </w:t>
      </w:r>
      <w:r w:rsidR="006F274A" w:rsidRPr="00744996">
        <w:rPr>
          <w:i/>
        </w:rPr>
        <w:t>Method</w:t>
      </w:r>
      <w:r w:rsidR="00744996" w:rsidRPr="00744996">
        <w:rPr>
          <w:i/>
        </w:rPr>
        <w:t>s in Ecology and Evolution</w:t>
      </w:r>
      <w:r w:rsidR="00744996">
        <w:t xml:space="preserve">, </w:t>
      </w:r>
      <w:r w:rsidR="00744996" w:rsidRPr="00744996">
        <w:rPr>
          <w:b/>
        </w:rPr>
        <w:t>2</w:t>
      </w:r>
      <w:r w:rsidR="006F274A" w:rsidRPr="006F274A">
        <w:t>, 375-382.</w:t>
      </w:r>
    </w:p>
    <w:p w14:paraId="621F0226" w14:textId="2A516538" w:rsidR="006F274A" w:rsidRDefault="006F274A" w:rsidP="00281C50">
      <w:pPr>
        <w:spacing w:after="80" w:line="360" w:lineRule="auto"/>
        <w:ind w:left="227" w:hanging="227"/>
      </w:pPr>
      <w:proofErr w:type="spellStart"/>
      <w:r w:rsidRPr="006F274A">
        <w:rPr>
          <w:rFonts w:hint="eastAsia"/>
        </w:rPr>
        <w:t>Baudisch</w:t>
      </w:r>
      <w:proofErr w:type="spellEnd"/>
      <w:r w:rsidRPr="006F274A">
        <w:rPr>
          <w:rFonts w:hint="eastAsia"/>
        </w:rPr>
        <w:t>, A., Salguero</w:t>
      </w:r>
      <w:r w:rsidR="00413F75">
        <w:t>-</w:t>
      </w:r>
      <w:r w:rsidRPr="006F274A">
        <w:rPr>
          <w:rFonts w:hint="eastAsia"/>
        </w:rPr>
        <w:t xml:space="preserve">Gómez, R., Jones, O. R., </w:t>
      </w:r>
      <w:proofErr w:type="spellStart"/>
      <w:r w:rsidRPr="006F274A">
        <w:rPr>
          <w:rFonts w:hint="eastAsia"/>
        </w:rPr>
        <w:t>Wrycza</w:t>
      </w:r>
      <w:proofErr w:type="spellEnd"/>
      <w:r w:rsidRPr="006F274A">
        <w:rPr>
          <w:rFonts w:hint="eastAsia"/>
        </w:rPr>
        <w:t xml:space="preserve">, T., </w:t>
      </w:r>
      <w:proofErr w:type="spellStart"/>
      <w:r w:rsidRPr="006F274A">
        <w:rPr>
          <w:rFonts w:hint="eastAsia"/>
        </w:rPr>
        <w:t>Mbeau</w:t>
      </w:r>
      <w:proofErr w:type="spellEnd"/>
      <w:r>
        <w:rPr>
          <w:rFonts w:hint="eastAsia"/>
        </w:rPr>
        <w:t>-</w:t>
      </w:r>
      <w:r w:rsidRPr="006F274A">
        <w:rPr>
          <w:rFonts w:hint="eastAsia"/>
        </w:rPr>
        <w:t>Ache, C., Fr</w:t>
      </w:r>
      <w:r w:rsidR="00705739">
        <w:rPr>
          <w:rFonts w:hint="eastAsia"/>
        </w:rPr>
        <w:t xml:space="preserve">anco, M., </w:t>
      </w:r>
      <w:r w:rsidR="00A45501">
        <w:t>and</w:t>
      </w:r>
      <w:r w:rsidR="00705739">
        <w:rPr>
          <w:rFonts w:hint="eastAsia"/>
        </w:rPr>
        <w:t xml:space="preserve"> </w:t>
      </w:r>
      <w:proofErr w:type="spellStart"/>
      <w:r w:rsidR="00705739">
        <w:rPr>
          <w:rFonts w:hint="eastAsia"/>
        </w:rPr>
        <w:t>Colchero</w:t>
      </w:r>
      <w:proofErr w:type="spellEnd"/>
      <w:r w:rsidR="00705739">
        <w:rPr>
          <w:rFonts w:hint="eastAsia"/>
        </w:rPr>
        <w:t>, F. (2013)</w:t>
      </w:r>
      <w:r w:rsidRPr="006F274A">
        <w:rPr>
          <w:rFonts w:hint="eastAsia"/>
        </w:rPr>
        <w:t xml:space="preserve"> The pace and shape of senescence in angiosperms. </w:t>
      </w:r>
      <w:r w:rsidRPr="003920F5">
        <w:rPr>
          <w:rFonts w:hint="eastAsia"/>
          <w:i/>
        </w:rPr>
        <w:t>Journal of Ecology</w:t>
      </w:r>
      <w:r w:rsidRPr="006F274A">
        <w:rPr>
          <w:rFonts w:hint="eastAsia"/>
        </w:rPr>
        <w:t xml:space="preserve">, </w:t>
      </w:r>
      <w:r w:rsidRPr="003920F5">
        <w:rPr>
          <w:rFonts w:hint="eastAsia"/>
          <w:b/>
        </w:rPr>
        <w:t>1</w:t>
      </w:r>
      <w:r w:rsidR="003920F5" w:rsidRPr="003920F5">
        <w:rPr>
          <w:rFonts w:hint="eastAsia"/>
          <w:b/>
        </w:rPr>
        <w:t>01</w:t>
      </w:r>
      <w:r w:rsidRPr="006F274A">
        <w:rPr>
          <w:rFonts w:hint="eastAsia"/>
        </w:rPr>
        <w:t>, 596-606.</w:t>
      </w:r>
    </w:p>
    <w:p w14:paraId="766A56D4" w14:textId="69C90D46" w:rsidR="009C5871" w:rsidRDefault="009C5871" w:rsidP="00281C50">
      <w:pPr>
        <w:spacing w:after="80" w:line="360" w:lineRule="auto"/>
        <w:ind w:left="227" w:hanging="227"/>
      </w:pPr>
      <w:r w:rsidRPr="009C5871">
        <w:t xml:space="preserve">Biggs, R., Carpenter, S. R., </w:t>
      </w:r>
      <w:r>
        <w:t>and Brock, W. A. (2009)</w:t>
      </w:r>
      <w:r w:rsidRPr="009C5871">
        <w:t xml:space="preserve"> Spurious certainty: how ignoring measurement error and environmental heterogeneity may contribute to environmental </w:t>
      </w:r>
      <w:r w:rsidR="00CB53B1">
        <w:t xml:space="preserve">controversies. </w:t>
      </w:r>
      <w:proofErr w:type="spellStart"/>
      <w:r w:rsidR="00CB53B1" w:rsidRPr="00CB53B1">
        <w:rPr>
          <w:i/>
        </w:rPr>
        <w:t>BioScience</w:t>
      </w:r>
      <w:proofErr w:type="spellEnd"/>
      <w:r w:rsidR="00CB53B1">
        <w:t xml:space="preserve">, </w:t>
      </w:r>
      <w:r w:rsidR="00CB53B1" w:rsidRPr="00CB53B1">
        <w:rPr>
          <w:b/>
        </w:rPr>
        <w:t>59</w:t>
      </w:r>
      <w:r w:rsidRPr="009C5871">
        <w:t>, 65-76.</w:t>
      </w:r>
    </w:p>
    <w:p w14:paraId="3DF4ED57" w14:textId="6E4DCA50" w:rsidR="00F35B10" w:rsidRDefault="00F35B10" w:rsidP="00281C50">
      <w:pPr>
        <w:spacing w:after="80" w:line="360" w:lineRule="auto"/>
        <w:ind w:left="227" w:hanging="227"/>
      </w:pPr>
      <w:r w:rsidRPr="00F35B10">
        <w:t xml:space="preserve">Caswell, H. </w:t>
      </w:r>
      <w:r w:rsidR="00705739">
        <w:t>(</w:t>
      </w:r>
      <w:r w:rsidRPr="00F35B10">
        <w:t>2001</w:t>
      </w:r>
      <w:r w:rsidR="00705739">
        <w:t>)</w:t>
      </w:r>
      <w:r w:rsidRPr="00F35B10">
        <w:t xml:space="preserve"> </w:t>
      </w:r>
      <w:r w:rsidRPr="003920F5">
        <w:rPr>
          <w:i/>
        </w:rPr>
        <w:t>Matrix population models: construction, analysis, and interpretation</w:t>
      </w:r>
      <w:r w:rsidRPr="00F35B10">
        <w:t>, 2nd ed. Sinauer, Sunderland, MA.</w:t>
      </w:r>
    </w:p>
    <w:p w14:paraId="0F855128" w14:textId="4E696117" w:rsidR="003A454A" w:rsidRDefault="003A454A" w:rsidP="00281C50">
      <w:pPr>
        <w:spacing w:after="80" w:line="360" w:lineRule="auto"/>
        <w:ind w:left="227" w:hanging="227"/>
      </w:pPr>
      <w:r w:rsidRPr="003A454A">
        <w:rPr>
          <w:rFonts w:hint="eastAsia"/>
        </w:rPr>
        <w:t>Coch</w:t>
      </w:r>
      <w:r>
        <w:rPr>
          <w:rFonts w:hint="eastAsia"/>
        </w:rPr>
        <w:t xml:space="preserve">ran, M. E., </w:t>
      </w:r>
      <w:r w:rsidR="006D5E09">
        <w:t>and</w:t>
      </w:r>
      <w:r>
        <w:rPr>
          <w:rFonts w:hint="eastAsia"/>
        </w:rPr>
        <w:t xml:space="preserve"> </w:t>
      </w:r>
      <w:proofErr w:type="spellStart"/>
      <w:r>
        <w:rPr>
          <w:rFonts w:hint="eastAsia"/>
        </w:rPr>
        <w:t>Ellner</w:t>
      </w:r>
      <w:proofErr w:type="spellEnd"/>
      <w:r>
        <w:rPr>
          <w:rFonts w:hint="eastAsia"/>
        </w:rPr>
        <w:t>, S. (1992)</w:t>
      </w:r>
      <w:r w:rsidRPr="003A454A">
        <w:rPr>
          <w:rFonts w:hint="eastAsia"/>
        </w:rPr>
        <w:t xml:space="preserve"> Simple Methods for Calculating Age</w:t>
      </w:r>
      <w:r>
        <w:rPr>
          <w:rFonts w:hint="eastAsia"/>
        </w:rPr>
        <w:t>-</w:t>
      </w:r>
      <w:r w:rsidRPr="003A454A">
        <w:rPr>
          <w:rFonts w:hint="eastAsia"/>
        </w:rPr>
        <w:t>Based Life History Parameters for Stage</w:t>
      </w:r>
      <w:r>
        <w:rPr>
          <w:rFonts w:hint="eastAsia"/>
        </w:rPr>
        <w:t>-</w:t>
      </w:r>
      <w:r w:rsidRPr="003A454A">
        <w:rPr>
          <w:rFonts w:hint="eastAsia"/>
        </w:rPr>
        <w:t>Structured Population</w:t>
      </w:r>
      <w:r>
        <w:rPr>
          <w:rFonts w:hint="eastAsia"/>
        </w:rPr>
        <w:t xml:space="preserve">s. </w:t>
      </w:r>
      <w:r w:rsidRPr="003A454A">
        <w:rPr>
          <w:rFonts w:hint="eastAsia"/>
          <w:i/>
        </w:rPr>
        <w:t xml:space="preserve">Ecological </w:t>
      </w:r>
      <w:r w:rsidRPr="003A454A">
        <w:rPr>
          <w:i/>
        </w:rPr>
        <w:t>M</w:t>
      </w:r>
      <w:r w:rsidRPr="003A454A">
        <w:rPr>
          <w:rFonts w:hint="eastAsia"/>
          <w:i/>
        </w:rPr>
        <w:t>onographs</w:t>
      </w:r>
      <w:r>
        <w:rPr>
          <w:rFonts w:hint="eastAsia"/>
        </w:rPr>
        <w:t xml:space="preserve">, </w:t>
      </w:r>
      <w:r w:rsidRPr="003A454A">
        <w:rPr>
          <w:rFonts w:hint="eastAsia"/>
          <w:b/>
        </w:rPr>
        <w:t>62</w:t>
      </w:r>
      <w:r w:rsidRPr="003A454A">
        <w:rPr>
          <w:rFonts w:hint="eastAsia"/>
        </w:rPr>
        <w:t>, 345-364.</w:t>
      </w:r>
    </w:p>
    <w:p w14:paraId="2E826EF8" w14:textId="714CE3E9" w:rsidR="00E31BC9" w:rsidRDefault="00E31BC9" w:rsidP="00A67EC9">
      <w:pPr>
        <w:spacing w:after="80" w:line="360" w:lineRule="auto"/>
        <w:ind w:left="227" w:hanging="227"/>
      </w:pPr>
      <w:r w:rsidRPr="00E31BC9">
        <w:rPr>
          <w:rFonts w:hint="eastAsia"/>
        </w:rPr>
        <w:t>Coutts, S. R., Salguero</w:t>
      </w:r>
      <w:r>
        <w:t>-</w:t>
      </w:r>
      <w:r w:rsidRPr="00E31BC9">
        <w:rPr>
          <w:rFonts w:hint="eastAsia"/>
        </w:rPr>
        <w:t xml:space="preserve">Gómez, R., </w:t>
      </w:r>
      <w:proofErr w:type="spellStart"/>
      <w:r w:rsidRPr="00E31BC9">
        <w:rPr>
          <w:rFonts w:hint="eastAsia"/>
        </w:rPr>
        <w:t>Csergő</w:t>
      </w:r>
      <w:proofErr w:type="spellEnd"/>
      <w:r w:rsidRPr="00E31BC9">
        <w:rPr>
          <w:rFonts w:hint="eastAsia"/>
        </w:rPr>
        <w:t>,</w:t>
      </w:r>
      <w:r>
        <w:rPr>
          <w:rFonts w:hint="eastAsia"/>
        </w:rPr>
        <w:t xml:space="preserve"> A. M., </w:t>
      </w:r>
      <w:r>
        <w:t>and</w:t>
      </w:r>
      <w:r>
        <w:rPr>
          <w:rFonts w:hint="eastAsia"/>
        </w:rPr>
        <w:t xml:space="preserve"> Buckley, Y. M. (2016)</w:t>
      </w:r>
      <w:r w:rsidRPr="00E31BC9">
        <w:rPr>
          <w:rFonts w:hint="eastAsia"/>
        </w:rPr>
        <w:t xml:space="preserve"> Extrapolating demography with climate, proximity and phylogeny: approach with </w:t>
      </w:r>
      <w:r>
        <w:rPr>
          <w:rFonts w:hint="eastAsia"/>
        </w:rPr>
        <w:t xml:space="preserve">caution. </w:t>
      </w:r>
      <w:r w:rsidRPr="00E31BC9">
        <w:rPr>
          <w:rFonts w:hint="eastAsia"/>
          <w:i/>
        </w:rPr>
        <w:t xml:space="preserve">Ecology </w:t>
      </w:r>
      <w:r w:rsidRPr="00E31BC9">
        <w:rPr>
          <w:i/>
        </w:rPr>
        <w:t>L</w:t>
      </w:r>
      <w:r w:rsidRPr="00E31BC9">
        <w:rPr>
          <w:rFonts w:hint="eastAsia"/>
          <w:i/>
        </w:rPr>
        <w:t>etters</w:t>
      </w:r>
      <w:r>
        <w:rPr>
          <w:rFonts w:hint="eastAsia"/>
        </w:rPr>
        <w:t xml:space="preserve">, </w:t>
      </w:r>
      <w:r w:rsidRPr="00E31BC9">
        <w:rPr>
          <w:rFonts w:hint="eastAsia"/>
          <w:b/>
        </w:rPr>
        <w:t>19</w:t>
      </w:r>
      <w:r w:rsidRPr="00E31BC9">
        <w:rPr>
          <w:rFonts w:hint="eastAsia"/>
        </w:rPr>
        <w:t>, 1429-1438.</w:t>
      </w:r>
    </w:p>
    <w:p w14:paraId="750631DF" w14:textId="0FD14844" w:rsidR="002F32D6" w:rsidRDefault="002F32D6" w:rsidP="00A67EC9">
      <w:pPr>
        <w:spacing w:after="80" w:line="360" w:lineRule="auto"/>
        <w:ind w:left="227" w:hanging="227"/>
      </w:pPr>
      <w:proofErr w:type="spellStart"/>
      <w:r w:rsidRPr="002F32D6">
        <w:rPr>
          <w:rFonts w:hint="eastAsia"/>
        </w:rPr>
        <w:t>Csergő</w:t>
      </w:r>
      <w:proofErr w:type="spellEnd"/>
      <w:r w:rsidRPr="002F32D6">
        <w:rPr>
          <w:rFonts w:hint="eastAsia"/>
        </w:rPr>
        <w:t>, A. M., Salguero</w:t>
      </w:r>
      <w:r>
        <w:t>-</w:t>
      </w:r>
      <w:r w:rsidRPr="002F32D6">
        <w:rPr>
          <w:rFonts w:hint="eastAsia"/>
        </w:rPr>
        <w:t xml:space="preserve">Gómez, R., </w:t>
      </w:r>
      <w:proofErr w:type="spellStart"/>
      <w:r w:rsidRPr="002F32D6">
        <w:rPr>
          <w:rFonts w:hint="eastAsia"/>
        </w:rPr>
        <w:t>Broennimann</w:t>
      </w:r>
      <w:proofErr w:type="spellEnd"/>
      <w:r w:rsidRPr="002F32D6">
        <w:rPr>
          <w:rFonts w:hint="eastAsia"/>
        </w:rPr>
        <w:t xml:space="preserve">, O., Coutts, S. R., </w:t>
      </w:r>
      <w:proofErr w:type="spellStart"/>
      <w:r w:rsidRPr="002F32D6">
        <w:rPr>
          <w:rFonts w:hint="eastAsia"/>
        </w:rPr>
        <w:t>Guisan</w:t>
      </w:r>
      <w:proofErr w:type="spellEnd"/>
      <w:r w:rsidRPr="002F32D6">
        <w:rPr>
          <w:rFonts w:hint="eastAsia"/>
        </w:rPr>
        <w:t xml:space="preserve">, A., </w:t>
      </w:r>
      <w:proofErr w:type="spellStart"/>
      <w:r w:rsidRPr="002F32D6">
        <w:rPr>
          <w:rFonts w:hint="eastAsia"/>
        </w:rPr>
        <w:t>Angert</w:t>
      </w:r>
      <w:proofErr w:type="spellEnd"/>
      <w:r w:rsidRPr="002F32D6">
        <w:rPr>
          <w:rFonts w:hint="eastAsia"/>
        </w:rPr>
        <w:t>, A. L</w:t>
      </w:r>
      <w:r>
        <w:rPr>
          <w:rFonts w:hint="eastAsia"/>
        </w:rPr>
        <w:t xml:space="preserve">., </w:t>
      </w:r>
      <w:r w:rsidR="000A17CB">
        <w:t xml:space="preserve">Welk, E., Stott, I., </w:t>
      </w:r>
      <w:proofErr w:type="spellStart"/>
      <w:r w:rsidR="000A17CB">
        <w:t>Enquist</w:t>
      </w:r>
      <w:proofErr w:type="spellEnd"/>
      <w:r w:rsidR="000A17CB">
        <w:t>, B. J., McGill, B.,</w:t>
      </w:r>
      <w:r>
        <w:rPr>
          <w:rFonts w:hint="eastAsia"/>
        </w:rPr>
        <w:t xml:space="preserve"> </w:t>
      </w:r>
      <w:proofErr w:type="spellStart"/>
      <w:r>
        <w:rPr>
          <w:rFonts w:hint="eastAsia"/>
        </w:rPr>
        <w:t>Svenning</w:t>
      </w:r>
      <w:proofErr w:type="spellEnd"/>
      <w:r>
        <w:rPr>
          <w:rFonts w:hint="eastAsia"/>
        </w:rPr>
        <w:t>, J. C.</w:t>
      </w:r>
      <w:r w:rsidR="000A17CB">
        <w:t xml:space="preserve">, </w:t>
      </w:r>
      <w:proofErr w:type="spellStart"/>
      <w:r w:rsidR="000A17CB">
        <w:t>Violle</w:t>
      </w:r>
      <w:proofErr w:type="spellEnd"/>
      <w:r w:rsidR="000A17CB">
        <w:t>, C., and Buckley, Y. M.</w:t>
      </w:r>
      <w:r>
        <w:rPr>
          <w:rFonts w:hint="eastAsia"/>
        </w:rPr>
        <w:t xml:space="preserve"> (2017)</w:t>
      </w:r>
      <w:r w:rsidRPr="002F32D6">
        <w:rPr>
          <w:rFonts w:hint="eastAsia"/>
        </w:rPr>
        <w:t xml:space="preserve"> Less </w:t>
      </w:r>
      <w:proofErr w:type="spellStart"/>
      <w:r w:rsidRPr="002F32D6">
        <w:rPr>
          <w:rFonts w:hint="eastAsia"/>
        </w:rPr>
        <w:t>favourable</w:t>
      </w:r>
      <w:proofErr w:type="spellEnd"/>
      <w:r w:rsidRPr="002F32D6">
        <w:rPr>
          <w:rFonts w:hint="eastAsia"/>
        </w:rPr>
        <w:t xml:space="preserve"> climates constrain demographic strategies i</w:t>
      </w:r>
      <w:r>
        <w:rPr>
          <w:rFonts w:hint="eastAsia"/>
        </w:rPr>
        <w:t xml:space="preserve">n plants. </w:t>
      </w:r>
      <w:r w:rsidRPr="002F32D6">
        <w:rPr>
          <w:rFonts w:hint="eastAsia"/>
          <w:i/>
        </w:rPr>
        <w:t xml:space="preserve">Ecology </w:t>
      </w:r>
      <w:r w:rsidRPr="002F32D6">
        <w:rPr>
          <w:i/>
        </w:rPr>
        <w:t>L</w:t>
      </w:r>
      <w:r w:rsidRPr="002F32D6">
        <w:rPr>
          <w:rFonts w:hint="eastAsia"/>
          <w:i/>
        </w:rPr>
        <w:t>etters</w:t>
      </w:r>
      <w:r>
        <w:rPr>
          <w:rFonts w:hint="eastAsia"/>
        </w:rPr>
        <w:t xml:space="preserve">, </w:t>
      </w:r>
      <w:r w:rsidRPr="002F32D6">
        <w:rPr>
          <w:rFonts w:hint="eastAsia"/>
          <w:b/>
        </w:rPr>
        <w:t>20</w:t>
      </w:r>
      <w:r w:rsidRPr="002F32D6">
        <w:rPr>
          <w:rFonts w:hint="eastAsia"/>
        </w:rPr>
        <w:t>, 969-980.</w:t>
      </w:r>
    </w:p>
    <w:p w14:paraId="49C74B12" w14:textId="4CE7E854" w:rsidR="00074C10" w:rsidRDefault="003B33D9" w:rsidP="00A67EC9">
      <w:pPr>
        <w:spacing w:after="80" w:line="360" w:lineRule="auto"/>
        <w:ind w:left="227" w:hanging="227"/>
      </w:pPr>
      <w:r>
        <w:t>d</w:t>
      </w:r>
      <w:r w:rsidR="00074C10" w:rsidRPr="00074C10">
        <w:rPr>
          <w:rFonts w:hint="eastAsia"/>
        </w:rPr>
        <w:t xml:space="preserve">e </w:t>
      </w:r>
      <w:proofErr w:type="spellStart"/>
      <w:r w:rsidR="00074C10" w:rsidRPr="00074C10">
        <w:rPr>
          <w:rFonts w:hint="eastAsia"/>
        </w:rPr>
        <w:t>Magalhaes</w:t>
      </w:r>
      <w:proofErr w:type="spellEnd"/>
      <w:r w:rsidR="00074C10" w:rsidRPr="00074C10">
        <w:rPr>
          <w:rFonts w:hint="eastAsia"/>
        </w:rPr>
        <w:t xml:space="preserve">, J. P., </w:t>
      </w:r>
      <w:r>
        <w:t>and</w:t>
      </w:r>
      <w:r w:rsidR="00074C10" w:rsidRPr="00074C10">
        <w:rPr>
          <w:rFonts w:hint="eastAsia"/>
        </w:rPr>
        <w:t xml:space="preserve"> Costa, J. (2009) A database of vertebrate longevity records and their relation to other life</w:t>
      </w:r>
      <w:r w:rsidR="00074C10">
        <w:rPr>
          <w:rFonts w:hint="eastAsia"/>
        </w:rPr>
        <w:t>-</w:t>
      </w:r>
      <w:r w:rsidR="00074C10" w:rsidRPr="00074C10">
        <w:rPr>
          <w:rFonts w:hint="eastAsia"/>
        </w:rPr>
        <w:t xml:space="preserve">history traits. </w:t>
      </w:r>
      <w:r w:rsidR="00074C10" w:rsidRPr="00074C10">
        <w:rPr>
          <w:rFonts w:hint="eastAsia"/>
          <w:i/>
        </w:rPr>
        <w:t xml:space="preserve">Journal of </w:t>
      </w:r>
      <w:r w:rsidR="00074C10" w:rsidRPr="00074C10">
        <w:rPr>
          <w:i/>
        </w:rPr>
        <w:t>E</w:t>
      </w:r>
      <w:r w:rsidR="00074C10" w:rsidRPr="00074C10">
        <w:rPr>
          <w:rFonts w:hint="eastAsia"/>
          <w:i/>
        </w:rPr>
        <w:t xml:space="preserve">volutionary </w:t>
      </w:r>
      <w:r w:rsidR="00074C10" w:rsidRPr="00074C10">
        <w:rPr>
          <w:i/>
        </w:rPr>
        <w:t>B</w:t>
      </w:r>
      <w:r w:rsidR="00074C10" w:rsidRPr="00074C10">
        <w:rPr>
          <w:rFonts w:hint="eastAsia"/>
          <w:i/>
        </w:rPr>
        <w:t>iology</w:t>
      </w:r>
      <w:r w:rsidR="00074C10">
        <w:rPr>
          <w:rFonts w:hint="eastAsia"/>
        </w:rPr>
        <w:t xml:space="preserve">, </w:t>
      </w:r>
      <w:r w:rsidR="00074C10" w:rsidRPr="00074C10">
        <w:rPr>
          <w:rFonts w:hint="eastAsia"/>
          <w:b/>
        </w:rPr>
        <w:t>22</w:t>
      </w:r>
      <w:r w:rsidR="00074C10" w:rsidRPr="00074C10">
        <w:rPr>
          <w:rFonts w:hint="eastAsia"/>
        </w:rPr>
        <w:t>, 1770-1774.</w:t>
      </w:r>
    </w:p>
    <w:p w14:paraId="0B5F274A" w14:textId="0DDF8507" w:rsidR="00E73B38" w:rsidRDefault="00E73B38" w:rsidP="00A67EC9">
      <w:pPr>
        <w:spacing w:after="80" w:line="360" w:lineRule="auto"/>
        <w:ind w:left="227" w:hanging="227"/>
      </w:pPr>
      <w:r w:rsidRPr="00E73B38">
        <w:t xml:space="preserve">Ellis, M. M., Williams, J. L., </w:t>
      </w:r>
      <w:proofErr w:type="spellStart"/>
      <w:r w:rsidRPr="00E73B38">
        <w:t>Lesica</w:t>
      </w:r>
      <w:proofErr w:type="spellEnd"/>
      <w:r w:rsidRPr="00E73B38">
        <w:t xml:space="preserve">, P., Bell, T. J., </w:t>
      </w:r>
      <w:proofErr w:type="spellStart"/>
      <w:r w:rsidRPr="00E73B38">
        <w:t>Bierzychudek</w:t>
      </w:r>
      <w:proofErr w:type="spellEnd"/>
      <w:r w:rsidRPr="00E73B38">
        <w:t>, P., Bowles, M.,</w:t>
      </w:r>
      <w:r w:rsidR="00E46E8B" w:rsidRPr="00E46E8B">
        <w:t xml:space="preserve"> Crone</w:t>
      </w:r>
      <w:r w:rsidR="00E46E8B">
        <w:t>, E. E.,</w:t>
      </w:r>
      <w:r w:rsidR="00E46E8B" w:rsidRPr="00E46E8B">
        <w:t xml:space="preserve"> </w:t>
      </w:r>
      <w:proofErr w:type="spellStart"/>
      <w:r w:rsidR="00E46E8B" w:rsidRPr="00E46E8B">
        <w:t>Doak</w:t>
      </w:r>
      <w:proofErr w:type="spellEnd"/>
      <w:r w:rsidR="00E46E8B">
        <w:t>, D. F.,</w:t>
      </w:r>
      <w:r w:rsidR="00E46E8B" w:rsidRPr="00E46E8B">
        <w:t xml:space="preserve"> </w:t>
      </w:r>
      <w:proofErr w:type="spellStart"/>
      <w:r w:rsidR="00E46E8B" w:rsidRPr="00E46E8B">
        <w:t>Ehrlén</w:t>
      </w:r>
      <w:proofErr w:type="spellEnd"/>
      <w:r w:rsidR="00E46E8B">
        <w:t>, J.,</w:t>
      </w:r>
      <w:r w:rsidR="00E46E8B" w:rsidRPr="00E46E8B">
        <w:t xml:space="preserve"> Ellis-Adam</w:t>
      </w:r>
      <w:r w:rsidR="00E46E8B">
        <w:t>, A.,</w:t>
      </w:r>
      <w:r w:rsidR="00E46E8B" w:rsidRPr="00E46E8B">
        <w:t xml:space="preserve"> McEachern</w:t>
      </w:r>
      <w:r w:rsidR="00E46E8B">
        <w:t>, K.,</w:t>
      </w:r>
      <w:r w:rsidR="00E46E8B" w:rsidRPr="00E46E8B">
        <w:t xml:space="preserve"> Ganesan</w:t>
      </w:r>
      <w:r w:rsidR="00E46E8B">
        <w:t>, R.,</w:t>
      </w:r>
      <w:r w:rsidR="00E46E8B" w:rsidRPr="00E46E8B">
        <w:t xml:space="preserve"> Latham</w:t>
      </w:r>
      <w:r w:rsidR="00E46E8B">
        <w:t>, P.,</w:t>
      </w:r>
      <w:r w:rsidR="00E46E8B" w:rsidRPr="00E46E8B">
        <w:t xml:space="preserve"> </w:t>
      </w:r>
      <w:proofErr w:type="spellStart"/>
      <w:r w:rsidR="00E46E8B" w:rsidRPr="00E46E8B">
        <w:t>Luijten</w:t>
      </w:r>
      <w:proofErr w:type="spellEnd"/>
      <w:r w:rsidR="00E46E8B">
        <w:t>, S.,</w:t>
      </w:r>
      <w:r w:rsidR="00E46E8B" w:rsidRPr="00E46E8B">
        <w:t xml:space="preserve"> </w:t>
      </w:r>
      <w:r w:rsidR="00E46E8B" w:rsidRPr="00E46E8B">
        <w:lastRenderedPageBreak/>
        <w:t>Kaye</w:t>
      </w:r>
      <w:r w:rsidR="00E46E8B">
        <w:t>, T. N.,</w:t>
      </w:r>
      <w:r w:rsidR="00E46E8B" w:rsidRPr="00E46E8B">
        <w:t xml:space="preserve"> Knight</w:t>
      </w:r>
      <w:r w:rsidR="00E46E8B">
        <w:t>, T. M.,</w:t>
      </w:r>
      <w:r w:rsidR="00E46E8B" w:rsidRPr="00E46E8B">
        <w:t xml:space="preserve"> Menges</w:t>
      </w:r>
      <w:r w:rsidR="00E46E8B">
        <w:t>, E. S.,</w:t>
      </w:r>
      <w:r w:rsidR="00E46E8B" w:rsidRPr="00E46E8B">
        <w:t xml:space="preserve"> Morris</w:t>
      </w:r>
      <w:r w:rsidR="00E46E8B">
        <w:t>, W. F.,</w:t>
      </w:r>
      <w:r w:rsidR="00E46E8B" w:rsidRPr="00E46E8B">
        <w:t xml:space="preserve"> den </w:t>
      </w:r>
      <w:proofErr w:type="spellStart"/>
      <w:r w:rsidR="00E46E8B" w:rsidRPr="00E46E8B">
        <w:t>Nijs</w:t>
      </w:r>
      <w:proofErr w:type="spellEnd"/>
      <w:r w:rsidR="003E05C7">
        <w:t>, H.,</w:t>
      </w:r>
      <w:r w:rsidR="00E46E8B" w:rsidRPr="00E46E8B">
        <w:t xml:space="preserve"> </w:t>
      </w:r>
      <w:proofErr w:type="spellStart"/>
      <w:r w:rsidR="00E46E8B" w:rsidRPr="00E46E8B">
        <w:t>Oostermeijer</w:t>
      </w:r>
      <w:proofErr w:type="spellEnd"/>
      <w:r w:rsidR="003E05C7">
        <w:t>, G.,</w:t>
      </w:r>
      <w:r w:rsidR="00E46E8B" w:rsidRPr="00E46E8B">
        <w:t xml:space="preserve"> Quintana-</w:t>
      </w:r>
      <w:proofErr w:type="spellStart"/>
      <w:r w:rsidR="00E46E8B" w:rsidRPr="00E46E8B">
        <w:t>Ascencio</w:t>
      </w:r>
      <w:proofErr w:type="spellEnd"/>
      <w:r w:rsidR="003E05C7">
        <w:t>. P. F.,</w:t>
      </w:r>
      <w:r w:rsidR="00E46E8B" w:rsidRPr="00E46E8B">
        <w:t xml:space="preserve"> Shelly</w:t>
      </w:r>
      <w:r w:rsidR="003E05C7">
        <w:t>, J. S.,</w:t>
      </w:r>
      <w:r w:rsidR="00E46E8B" w:rsidRPr="00E46E8B">
        <w:t xml:space="preserve"> Stanley</w:t>
      </w:r>
      <w:r w:rsidR="003E05C7">
        <w:t>, A.,</w:t>
      </w:r>
      <w:r w:rsidR="00E46E8B" w:rsidRPr="00E46E8B">
        <w:t xml:space="preserve"> Thorpe</w:t>
      </w:r>
      <w:r w:rsidR="003E05C7">
        <w:t>, A.,</w:t>
      </w:r>
      <w:r w:rsidR="00E46E8B" w:rsidRPr="00E46E8B">
        <w:t xml:space="preserve"> </w:t>
      </w:r>
      <w:proofErr w:type="spellStart"/>
      <w:r w:rsidR="00E46E8B" w:rsidRPr="00E46E8B">
        <w:t>Ticktin</w:t>
      </w:r>
      <w:proofErr w:type="spellEnd"/>
      <w:r w:rsidR="003E05C7">
        <w:t>, T.,</w:t>
      </w:r>
      <w:r w:rsidR="00E46E8B" w:rsidRPr="00E46E8B">
        <w:t xml:space="preserve"> Valverde</w:t>
      </w:r>
      <w:r w:rsidR="003E05C7">
        <w:t>, T.,</w:t>
      </w:r>
      <w:r w:rsidR="00E46E8B" w:rsidRPr="00E46E8B">
        <w:t xml:space="preserve"> </w:t>
      </w:r>
      <w:proofErr w:type="spellStart"/>
      <w:r w:rsidR="00E46E8B" w:rsidRPr="00E46E8B">
        <w:t>Weekley</w:t>
      </w:r>
      <w:proofErr w:type="spellEnd"/>
      <w:r w:rsidR="003E05C7">
        <w:t>, C. W.</w:t>
      </w:r>
      <w:r>
        <w:t xml:space="preserve"> (2012)</w:t>
      </w:r>
      <w:r w:rsidRPr="00E73B38">
        <w:t xml:space="preserve"> Matrix population models from 20 studies of perennial p</w:t>
      </w:r>
      <w:r>
        <w:t xml:space="preserve">lant populations. </w:t>
      </w:r>
      <w:r w:rsidRPr="00E73B38">
        <w:rPr>
          <w:i/>
        </w:rPr>
        <w:t>Ecology</w:t>
      </w:r>
      <w:r>
        <w:t xml:space="preserve">, </w:t>
      </w:r>
      <w:r w:rsidRPr="00E73B38">
        <w:rPr>
          <w:b/>
        </w:rPr>
        <w:t>93</w:t>
      </w:r>
      <w:r w:rsidRPr="00E73B38">
        <w:t>, 951-951.</w:t>
      </w:r>
    </w:p>
    <w:p w14:paraId="6AF5F3CE" w14:textId="14378A87" w:rsidR="00D87D7D" w:rsidRDefault="00D87D7D" w:rsidP="00A67EC9">
      <w:pPr>
        <w:spacing w:after="80" w:line="360" w:lineRule="auto"/>
        <w:ind w:left="227" w:hanging="227"/>
      </w:pPr>
      <w:r w:rsidRPr="00D87D7D">
        <w:t xml:space="preserve">Franco, M., </w:t>
      </w:r>
      <w:r>
        <w:t>and Silvertown, J. (1996)</w:t>
      </w:r>
      <w:r w:rsidRPr="00D87D7D">
        <w:t xml:space="preserve"> Life history variation in plants: an exploration of the fast-slow continuum hypothesis. </w:t>
      </w:r>
      <w:r w:rsidRPr="00D87D7D">
        <w:rPr>
          <w:i/>
        </w:rPr>
        <w:t>Philosophical Transactions of the Royal Society of London B</w:t>
      </w:r>
      <w:r>
        <w:t xml:space="preserve">, </w:t>
      </w:r>
      <w:r w:rsidRPr="00D87D7D">
        <w:rPr>
          <w:b/>
        </w:rPr>
        <w:t>351</w:t>
      </w:r>
      <w:r w:rsidRPr="00D87D7D">
        <w:t>, 1341-1348.</w:t>
      </w:r>
    </w:p>
    <w:p w14:paraId="32E0D161" w14:textId="337A7CC2" w:rsidR="004B692D" w:rsidRDefault="004B692D" w:rsidP="00A67EC9">
      <w:pPr>
        <w:spacing w:after="80" w:line="360" w:lineRule="auto"/>
        <w:ind w:left="227" w:hanging="227"/>
      </w:pPr>
      <w:r w:rsidRPr="004B692D">
        <w:t xml:space="preserve">Fristoe, T. S., </w:t>
      </w:r>
      <w:proofErr w:type="spellStart"/>
      <w:r w:rsidRPr="004B692D">
        <w:t>Iwaniuk</w:t>
      </w:r>
      <w:proofErr w:type="spellEnd"/>
      <w:r>
        <w:t>, A. N., and Botero, C. A. (2017)</w:t>
      </w:r>
      <w:r w:rsidRPr="004B692D">
        <w:t xml:space="preserve"> Big brains stabilize populations and facilitate colonization of variable habitats in birds. </w:t>
      </w:r>
      <w:r w:rsidRPr="004B692D">
        <w:rPr>
          <w:i/>
        </w:rPr>
        <w:t>Nature Ecology &amp; Evolution</w:t>
      </w:r>
      <w:r>
        <w:t xml:space="preserve">, </w:t>
      </w:r>
      <w:r w:rsidRPr="004B692D">
        <w:rPr>
          <w:b/>
        </w:rPr>
        <w:t>1</w:t>
      </w:r>
      <w:r w:rsidRPr="004B692D">
        <w:t>, 1706.</w:t>
      </w:r>
    </w:p>
    <w:p w14:paraId="342DC39B" w14:textId="188514DF" w:rsidR="00D663BD" w:rsidRDefault="00D663BD" w:rsidP="00A67EC9">
      <w:pPr>
        <w:spacing w:after="80" w:line="360" w:lineRule="auto"/>
        <w:ind w:left="227" w:hanging="227"/>
      </w:pPr>
      <w:r w:rsidRPr="00D663BD">
        <w:t>Garratt, M., Gaillard, J.</w:t>
      </w:r>
      <w:r w:rsidR="00F34BB9">
        <w:t>-</w:t>
      </w:r>
      <w:r w:rsidRPr="00D663BD">
        <w:t xml:space="preserve">M., Brooks, </w:t>
      </w:r>
      <w:r>
        <w:t xml:space="preserve">R. C., and </w:t>
      </w:r>
      <w:proofErr w:type="spellStart"/>
      <w:r>
        <w:t>Lemaître</w:t>
      </w:r>
      <w:proofErr w:type="spellEnd"/>
      <w:r>
        <w:t>, J.</w:t>
      </w:r>
      <w:r w:rsidR="001464FE">
        <w:t>-</w:t>
      </w:r>
      <w:r>
        <w:t>F. (2013)</w:t>
      </w:r>
      <w:r w:rsidRPr="00D663BD">
        <w:t xml:space="preserve"> Diversification of the eutherian placenta is associated with changes in the pace of life. </w:t>
      </w:r>
      <w:r w:rsidRPr="00D663BD">
        <w:rPr>
          <w:i/>
        </w:rPr>
        <w:t>Proceedings of the National Academy of Sciences</w:t>
      </w:r>
      <w:r>
        <w:t xml:space="preserve">, </w:t>
      </w:r>
      <w:r w:rsidRPr="00D663BD">
        <w:rPr>
          <w:b/>
        </w:rPr>
        <w:t>110</w:t>
      </w:r>
      <w:r w:rsidRPr="00D663BD">
        <w:t>, 7760-7765.</w:t>
      </w:r>
    </w:p>
    <w:p w14:paraId="787FE51F" w14:textId="0C632228" w:rsidR="00DE7DF2" w:rsidRDefault="00DE7DF2" w:rsidP="00A67EC9">
      <w:pPr>
        <w:spacing w:after="80" w:line="360" w:lineRule="auto"/>
        <w:ind w:left="227" w:hanging="227"/>
      </w:pPr>
      <w:r w:rsidRPr="00DE7DF2">
        <w:t xml:space="preserve">Healy, K., </w:t>
      </w:r>
      <w:proofErr w:type="spellStart"/>
      <w:r w:rsidRPr="00DE7DF2">
        <w:t>Guillerme</w:t>
      </w:r>
      <w:proofErr w:type="spellEnd"/>
      <w:r w:rsidRPr="00DE7DF2">
        <w:t>, T., Finlay, S., Kane, A., Kelly, S. B.</w:t>
      </w:r>
      <w:r w:rsidR="006B4E0A">
        <w:t xml:space="preserve"> A.</w:t>
      </w:r>
      <w:r w:rsidRPr="00DE7DF2">
        <w:t>, McClea</w:t>
      </w:r>
      <w:r>
        <w:t>n, D.,</w:t>
      </w:r>
      <w:r w:rsidR="00BE1423">
        <w:t xml:space="preserve"> Kelly, D. J., Donohue, I., Jackson, A. L., and</w:t>
      </w:r>
      <w:r>
        <w:t xml:space="preserve"> Cooper, N. (2014)</w:t>
      </w:r>
      <w:r w:rsidRPr="00DE7DF2">
        <w:t xml:space="preserve"> Ecology and mode-of-life explain lifespan variation in birds and mammals. </w:t>
      </w:r>
      <w:r w:rsidRPr="00DE7DF2">
        <w:rPr>
          <w:i/>
        </w:rPr>
        <w:t>Proceedings of the Royal Society B: Biological Sciences</w:t>
      </w:r>
      <w:r>
        <w:t>, 281</w:t>
      </w:r>
      <w:r w:rsidRPr="00DE7DF2">
        <w:t>, 20140298.</w:t>
      </w:r>
    </w:p>
    <w:p w14:paraId="215DDD0D" w14:textId="2BCE9DDA" w:rsidR="00A217FB" w:rsidRDefault="00A217FB" w:rsidP="00A67EC9">
      <w:pPr>
        <w:spacing w:after="80" w:line="360" w:lineRule="auto"/>
        <w:ind w:left="227" w:hanging="227"/>
      </w:pPr>
      <w:r>
        <w:t xml:space="preserve">Healy et al. (in review) </w:t>
      </w:r>
      <w:r w:rsidRPr="00A05753">
        <w:t>Beyond the fast-slow continuum in animal life-histories</w:t>
      </w:r>
      <w:r>
        <w:t xml:space="preserve">. </w:t>
      </w:r>
      <w:r w:rsidRPr="00646514">
        <w:rPr>
          <w:i/>
        </w:rPr>
        <w:t>Nature Ecology and Evolution</w:t>
      </w:r>
      <w:r>
        <w:t>.</w:t>
      </w:r>
    </w:p>
    <w:p w14:paraId="07EA728A" w14:textId="2B4B717B" w:rsidR="006E2009" w:rsidRDefault="006E2009" w:rsidP="00A67EC9">
      <w:pPr>
        <w:spacing w:after="80" w:line="360" w:lineRule="auto"/>
        <w:ind w:left="227" w:hanging="227"/>
      </w:pPr>
      <w:r w:rsidRPr="006E2009">
        <w:t xml:space="preserve">Horvitz, C. C., </w:t>
      </w:r>
      <w:r>
        <w:t>and</w:t>
      </w:r>
      <w:r w:rsidRPr="006E2009">
        <w:t xml:space="preserve"> </w:t>
      </w:r>
      <w:proofErr w:type="spellStart"/>
      <w:r w:rsidRPr="006E2009">
        <w:t>T</w:t>
      </w:r>
      <w:r>
        <w:t>uljapurkar</w:t>
      </w:r>
      <w:proofErr w:type="spellEnd"/>
      <w:r>
        <w:t>, S. (2008)</w:t>
      </w:r>
      <w:r w:rsidRPr="006E2009">
        <w:t xml:space="preserve"> Stage dynamics, period survival, and mortality plateaus. </w:t>
      </w:r>
      <w:r w:rsidRPr="006E2009">
        <w:rPr>
          <w:i/>
        </w:rPr>
        <w:t>The American Naturalist</w:t>
      </w:r>
      <w:r>
        <w:t xml:space="preserve">, </w:t>
      </w:r>
      <w:r w:rsidRPr="006E2009">
        <w:rPr>
          <w:b/>
        </w:rPr>
        <w:t>172</w:t>
      </w:r>
      <w:r>
        <w:t>,</w:t>
      </w:r>
      <w:r w:rsidRPr="006E2009">
        <w:t xml:space="preserve"> 203-215.</w:t>
      </w:r>
    </w:p>
    <w:p w14:paraId="568A1FB7" w14:textId="09CA21CD" w:rsidR="00F6684B" w:rsidRDefault="00F6684B" w:rsidP="00A67EC9">
      <w:pPr>
        <w:spacing w:after="80" w:line="360" w:lineRule="auto"/>
        <w:ind w:left="227" w:hanging="227"/>
      </w:pPr>
      <w:r w:rsidRPr="00F6684B">
        <w:rPr>
          <w:rFonts w:hint="eastAsia"/>
        </w:rPr>
        <w:t xml:space="preserve">Jones, K. E., </w:t>
      </w:r>
      <w:proofErr w:type="spellStart"/>
      <w:r w:rsidRPr="00F6684B">
        <w:rPr>
          <w:rFonts w:hint="eastAsia"/>
        </w:rPr>
        <w:t>Bielby</w:t>
      </w:r>
      <w:proofErr w:type="spellEnd"/>
      <w:r w:rsidRPr="00F6684B">
        <w:rPr>
          <w:rFonts w:hint="eastAsia"/>
        </w:rPr>
        <w:t xml:space="preserve">, J., Cardillo, M., Fritz, S. A., O'Dell, J., Orme, C. D. L., </w:t>
      </w:r>
      <w:r w:rsidR="00E16BD3" w:rsidRPr="00E16BD3">
        <w:t>Safi</w:t>
      </w:r>
      <w:r w:rsidR="00E16BD3">
        <w:t>, K.,</w:t>
      </w:r>
      <w:r w:rsidR="00E16BD3" w:rsidRPr="00E16BD3">
        <w:t xml:space="preserve"> </w:t>
      </w:r>
      <w:proofErr w:type="spellStart"/>
      <w:r w:rsidR="00E16BD3" w:rsidRPr="00E16BD3">
        <w:t>Sechrest</w:t>
      </w:r>
      <w:proofErr w:type="spellEnd"/>
      <w:r w:rsidR="00E16BD3">
        <w:t>, W.</w:t>
      </w:r>
      <w:r w:rsidR="00E16BD3" w:rsidRPr="00E16BD3">
        <w:t xml:space="preserve"> </w:t>
      </w:r>
      <w:proofErr w:type="spellStart"/>
      <w:r w:rsidR="00E16BD3" w:rsidRPr="00E16BD3">
        <w:t>Boakes</w:t>
      </w:r>
      <w:proofErr w:type="spellEnd"/>
      <w:r w:rsidR="00E16BD3">
        <w:t>, E. H.,</w:t>
      </w:r>
      <w:r w:rsidR="00E16BD3" w:rsidRPr="00E16BD3">
        <w:t xml:space="preserve"> Carbone</w:t>
      </w:r>
      <w:r w:rsidR="00E16BD3">
        <w:t>, C.,</w:t>
      </w:r>
      <w:r w:rsidR="00E16BD3" w:rsidRPr="00E16BD3">
        <w:t xml:space="preserve"> Connolly</w:t>
      </w:r>
      <w:r w:rsidR="00E16BD3">
        <w:t>, C.,</w:t>
      </w:r>
      <w:r w:rsidR="00E16BD3" w:rsidRPr="00E16BD3">
        <w:t xml:space="preserve"> </w:t>
      </w:r>
      <w:proofErr w:type="spellStart"/>
      <w:r w:rsidR="00E16BD3" w:rsidRPr="00E16BD3">
        <w:t>Cutts</w:t>
      </w:r>
      <w:proofErr w:type="spellEnd"/>
      <w:r w:rsidR="00E16BD3">
        <w:t>, M. J.,</w:t>
      </w:r>
      <w:r w:rsidR="00E16BD3" w:rsidRPr="00E16BD3">
        <w:t xml:space="preserve"> Foster</w:t>
      </w:r>
      <w:r w:rsidR="00E16BD3">
        <w:t>, J. K.,</w:t>
      </w:r>
      <w:r w:rsidR="00E16BD3" w:rsidRPr="00E16BD3">
        <w:t xml:space="preserve"> </w:t>
      </w:r>
      <w:proofErr w:type="spellStart"/>
      <w:r w:rsidR="00E16BD3" w:rsidRPr="00E16BD3">
        <w:t>Grenyer</w:t>
      </w:r>
      <w:proofErr w:type="spellEnd"/>
      <w:r w:rsidR="00E16BD3">
        <w:t>, R.,</w:t>
      </w:r>
      <w:r w:rsidR="00E16BD3" w:rsidRPr="00E16BD3">
        <w:t xml:space="preserve"> Habib</w:t>
      </w:r>
      <w:r w:rsidR="00E16BD3">
        <w:t>, M.,</w:t>
      </w:r>
      <w:r w:rsidR="00E16BD3" w:rsidRPr="00E16BD3">
        <w:t xml:space="preserve"> Plaster</w:t>
      </w:r>
      <w:r w:rsidR="00E16BD3">
        <w:t xml:space="preserve">, C. A., </w:t>
      </w:r>
      <w:r w:rsidR="00E16BD3" w:rsidRPr="00E16BD3">
        <w:t>Price</w:t>
      </w:r>
      <w:r w:rsidR="00E16BD3">
        <w:t>, S. A.,</w:t>
      </w:r>
      <w:r w:rsidR="00E16BD3" w:rsidRPr="00E16BD3">
        <w:t xml:space="preserve"> Rigby</w:t>
      </w:r>
      <w:r w:rsidR="00E16BD3">
        <w:t>, E. A.,</w:t>
      </w:r>
      <w:r w:rsidR="00E16BD3" w:rsidRPr="00E16BD3">
        <w:t xml:space="preserve"> </w:t>
      </w:r>
      <w:proofErr w:type="spellStart"/>
      <w:r w:rsidR="00E16BD3" w:rsidRPr="00E16BD3">
        <w:t>Rist</w:t>
      </w:r>
      <w:proofErr w:type="spellEnd"/>
      <w:r w:rsidR="00E16BD3">
        <w:t>, J.,</w:t>
      </w:r>
      <w:r w:rsidR="00E16BD3" w:rsidRPr="00E16BD3">
        <w:t xml:space="preserve"> Teacher</w:t>
      </w:r>
      <w:r w:rsidR="00E16BD3">
        <w:t>, A.,</w:t>
      </w:r>
      <w:r w:rsidR="00E16BD3" w:rsidRPr="00E16BD3">
        <w:t xml:space="preserve"> </w:t>
      </w:r>
      <w:proofErr w:type="spellStart"/>
      <w:r w:rsidR="00E16BD3" w:rsidRPr="00E16BD3">
        <w:t>Bininda-Emonds</w:t>
      </w:r>
      <w:proofErr w:type="spellEnd"/>
      <w:r w:rsidR="00E16BD3">
        <w:t>, O. R. P.,</w:t>
      </w:r>
      <w:r w:rsidR="00E16BD3" w:rsidRPr="00E16BD3">
        <w:t xml:space="preserve"> </w:t>
      </w:r>
      <w:proofErr w:type="spellStart"/>
      <w:r w:rsidR="00E16BD3" w:rsidRPr="00E16BD3">
        <w:t>Gittleman</w:t>
      </w:r>
      <w:proofErr w:type="spellEnd"/>
      <w:r w:rsidR="00E16BD3">
        <w:t>, J. L.,</w:t>
      </w:r>
      <w:r w:rsidR="00E16BD3" w:rsidRPr="00E16BD3">
        <w:t xml:space="preserve"> Mace</w:t>
      </w:r>
      <w:r w:rsidR="00E16BD3">
        <w:t>, G. M.,</w:t>
      </w:r>
      <w:r w:rsidR="00E16BD3" w:rsidRPr="00E16BD3">
        <w:t xml:space="preserve"> </w:t>
      </w:r>
      <w:r w:rsidR="00E16BD3">
        <w:t xml:space="preserve">and </w:t>
      </w:r>
      <w:r w:rsidR="00E16BD3" w:rsidRPr="00E16BD3">
        <w:t>Purvis</w:t>
      </w:r>
      <w:r w:rsidR="00E16BD3">
        <w:t>, A.</w:t>
      </w:r>
      <w:r w:rsidR="00E16BD3" w:rsidRPr="00E16BD3" w:rsidDel="00E16BD3">
        <w:rPr>
          <w:rFonts w:hint="eastAsia"/>
        </w:rPr>
        <w:t xml:space="preserve"> </w:t>
      </w:r>
      <w:r>
        <w:rPr>
          <w:rFonts w:hint="eastAsia"/>
        </w:rPr>
        <w:t>(2009)</w:t>
      </w:r>
      <w:r w:rsidRPr="00F6684B">
        <w:rPr>
          <w:rFonts w:hint="eastAsia"/>
        </w:rPr>
        <w:t xml:space="preserve"> </w:t>
      </w:r>
      <w:proofErr w:type="spellStart"/>
      <w:r w:rsidRPr="00F6684B">
        <w:rPr>
          <w:rFonts w:hint="eastAsia"/>
        </w:rPr>
        <w:t>PanTHERIA</w:t>
      </w:r>
      <w:proofErr w:type="spellEnd"/>
      <w:r w:rsidRPr="00F6684B">
        <w:rPr>
          <w:rFonts w:hint="eastAsia"/>
        </w:rPr>
        <w:t>: a species</w:t>
      </w:r>
      <w:r>
        <w:rPr>
          <w:rFonts w:hint="eastAsia"/>
        </w:rPr>
        <w:t>-</w:t>
      </w:r>
      <w:r w:rsidRPr="00F6684B">
        <w:rPr>
          <w:rFonts w:hint="eastAsia"/>
        </w:rPr>
        <w:t>level database of life history, ecology, and geography of extant and recently extinct ma</w:t>
      </w:r>
      <w:r>
        <w:rPr>
          <w:rFonts w:hint="eastAsia"/>
        </w:rPr>
        <w:t xml:space="preserve">mmals. </w:t>
      </w:r>
      <w:r w:rsidRPr="00F6684B">
        <w:rPr>
          <w:rFonts w:hint="eastAsia"/>
          <w:i/>
        </w:rPr>
        <w:t>Ecology</w:t>
      </w:r>
      <w:r>
        <w:rPr>
          <w:rFonts w:hint="eastAsia"/>
        </w:rPr>
        <w:t xml:space="preserve">, </w:t>
      </w:r>
      <w:r w:rsidRPr="00F6684B">
        <w:rPr>
          <w:rFonts w:hint="eastAsia"/>
          <w:b/>
        </w:rPr>
        <w:t>90</w:t>
      </w:r>
      <w:r w:rsidRPr="00F6684B">
        <w:rPr>
          <w:rFonts w:hint="eastAsia"/>
        </w:rPr>
        <w:t>, 2648-2648.</w:t>
      </w:r>
    </w:p>
    <w:p w14:paraId="3186D18A" w14:textId="12F8B800" w:rsidR="00F35B10" w:rsidRDefault="00F35B10" w:rsidP="00A67EC9">
      <w:pPr>
        <w:spacing w:after="80" w:line="360" w:lineRule="auto"/>
        <w:ind w:left="227" w:hanging="227"/>
      </w:pPr>
      <w:r w:rsidRPr="00F35B10">
        <w:t xml:space="preserve">Jones, O. R., </w:t>
      </w:r>
      <w:proofErr w:type="spellStart"/>
      <w:r w:rsidRPr="00F35B10">
        <w:t>Scheuerlein</w:t>
      </w:r>
      <w:proofErr w:type="spellEnd"/>
      <w:r w:rsidRPr="00F35B10">
        <w:t xml:space="preserve">, A., Salguero-Gómez, R., </w:t>
      </w:r>
      <w:proofErr w:type="spellStart"/>
      <w:r w:rsidRPr="00F35B10">
        <w:t>Camarda</w:t>
      </w:r>
      <w:proofErr w:type="spellEnd"/>
      <w:r w:rsidRPr="00F35B10">
        <w:t xml:space="preserve">, C. G., </w:t>
      </w:r>
      <w:proofErr w:type="spellStart"/>
      <w:r w:rsidRPr="00F35B10">
        <w:t>Schaible</w:t>
      </w:r>
      <w:proofErr w:type="spellEnd"/>
      <w:r w:rsidRPr="00F35B10">
        <w:t xml:space="preserve">, R., Casper, B. B., </w:t>
      </w:r>
      <w:r w:rsidR="001B2347" w:rsidRPr="001B2347">
        <w:t>Dahlgren</w:t>
      </w:r>
      <w:r w:rsidR="001B2347">
        <w:t>, J. P.</w:t>
      </w:r>
      <w:r w:rsidR="001B2347" w:rsidRPr="001B2347">
        <w:t xml:space="preserve">, </w:t>
      </w:r>
      <w:proofErr w:type="spellStart"/>
      <w:r w:rsidR="001B2347" w:rsidRPr="001B2347">
        <w:t>Ehrlén</w:t>
      </w:r>
      <w:proofErr w:type="spellEnd"/>
      <w:r w:rsidR="001B2347">
        <w:t>, J.</w:t>
      </w:r>
      <w:r w:rsidR="001B2347" w:rsidRPr="001B2347">
        <w:t>, García</w:t>
      </w:r>
      <w:r w:rsidR="001B2347">
        <w:t>, M. B.</w:t>
      </w:r>
      <w:r w:rsidR="001B2347" w:rsidRPr="001B2347">
        <w:t>, Menges</w:t>
      </w:r>
      <w:r w:rsidR="001B2347">
        <w:t xml:space="preserve">, E. S., </w:t>
      </w:r>
      <w:r w:rsidR="001B2347" w:rsidRPr="001B2347">
        <w:t>Quintana-</w:t>
      </w:r>
      <w:proofErr w:type="spellStart"/>
      <w:r w:rsidR="001B2347" w:rsidRPr="001B2347">
        <w:t>Ascencio</w:t>
      </w:r>
      <w:proofErr w:type="spellEnd"/>
      <w:r w:rsidR="001B2347">
        <w:t>, P. F.</w:t>
      </w:r>
      <w:r w:rsidR="00EA46D9">
        <w:t xml:space="preserve">, </w:t>
      </w:r>
      <w:r w:rsidR="001B2347" w:rsidRPr="001B2347">
        <w:t>Caswell</w:t>
      </w:r>
      <w:r w:rsidR="00EA46D9">
        <w:t>, H.</w:t>
      </w:r>
      <w:r w:rsidR="001B2347" w:rsidRPr="001B2347">
        <w:t xml:space="preserve">, </w:t>
      </w:r>
      <w:proofErr w:type="spellStart"/>
      <w:r w:rsidR="001B2347" w:rsidRPr="001B2347">
        <w:lastRenderedPageBreak/>
        <w:t>Baudisch</w:t>
      </w:r>
      <w:proofErr w:type="spellEnd"/>
      <w:r w:rsidR="00EA46D9">
        <w:t>, A.,</w:t>
      </w:r>
      <w:r w:rsidR="001B2347" w:rsidRPr="001B2347">
        <w:t xml:space="preserve"> </w:t>
      </w:r>
      <w:r w:rsidR="00EA46D9">
        <w:t>and</w:t>
      </w:r>
      <w:r w:rsidR="001B2347" w:rsidRPr="001B2347">
        <w:t xml:space="preserve"> </w:t>
      </w:r>
      <w:proofErr w:type="spellStart"/>
      <w:r w:rsidR="001B2347" w:rsidRPr="001B2347">
        <w:t>Vaupel</w:t>
      </w:r>
      <w:proofErr w:type="spellEnd"/>
      <w:r w:rsidR="00EA46D9">
        <w:t>, J. W.</w:t>
      </w:r>
      <w:r>
        <w:t xml:space="preserve"> (2014)</w:t>
      </w:r>
      <w:r w:rsidRPr="00F35B10">
        <w:t xml:space="preserve"> Diversity of ageing across the</w:t>
      </w:r>
      <w:r>
        <w:t xml:space="preserve"> tree of life. </w:t>
      </w:r>
      <w:r w:rsidRPr="00262730">
        <w:rPr>
          <w:i/>
        </w:rPr>
        <w:t>Nature</w:t>
      </w:r>
      <w:r>
        <w:t xml:space="preserve">, </w:t>
      </w:r>
      <w:r w:rsidRPr="00F35B10">
        <w:rPr>
          <w:b/>
        </w:rPr>
        <w:t>505</w:t>
      </w:r>
      <w:r w:rsidRPr="00F35B10">
        <w:t>, 169</w:t>
      </w:r>
      <w:r>
        <w:t>-173</w:t>
      </w:r>
      <w:r w:rsidRPr="00F35B10">
        <w:t>.</w:t>
      </w:r>
    </w:p>
    <w:p w14:paraId="0888EA6F" w14:textId="61C1509B" w:rsidR="000C050B" w:rsidRDefault="000C050B" w:rsidP="00A67EC9">
      <w:pPr>
        <w:spacing w:after="80" w:line="360" w:lineRule="auto"/>
        <w:ind w:left="227" w:hanging="227"/>
      </w:pPr>
      <w:r w:rsidRPr="000C050B">
        <w:t>Kendall, B.</w:t>
      </w:r>
      <w:r>
        <w:t xml:space="preserve"> E. (1998)</w:t>
      </w:r>
      <w:r w:rsidRPr="000C050B">
        <w:t xml:space="preserve"> Estimating the magnitude of environmental stochasticity in survivorship dat</w:t>
      </w:r>
      <w:r>
        <w:t xml:space="preserve">a. </w:t>
      </w:r>
      <w:r w:rsidRPr="000C050B">
        <w:rPr>
          <w:i/>
        </w:rPr>
        <w:t>Ecological Applications</w:t>
      </w:r>
      <w:r>
        <w:t xml:space="preserve">, </w:t>
      </w:r>
      <w:r w:rsidRPr="000C050B">
        <w:rPr>
          <w:b/>
        </w:rPr>
        <w:t>8</w:t>
      </w:r>
      <w:r w:rsidRPr="000C050B">
        <w:t>, 184-193.</w:t>
      </w:r>
    </w:p>
    <w:p w14:paraId="7D405843" w14:textId="0EE80355" w:rsidR="00337B57" w:rsidRDefault="00337B57" w:rsidP="00A67EC9">
      <w:pPr>
        <w:spacing w:after="80" w:line="360" w:lineRule="auto"/>
        <w:ind w:left="227" w:hanging="227"/>
      </w:pPr>
      <w:r>
        <w:t>Kendall, B. E., and Fox, G. A.</w:t>
      </w:r>
      <w:r w:rsidRPr="00337B57">
        <w:t xml:space="preserve"> </w:t>
      </w:r>
      <w:r>
        <w:t>(</w:t>
      </w:r>
      <w:r w:rsidRPr="00337B57">
        <w:t>2002</w:t>
      </w:r>
      <w:r>
        <w:t>)</w:t>
      </w:r>
      <w:r w:rsidRPr="00337B57">
        <w:t xml:space="preserve"> Variation among individuals and reduced demographic stochas</w:t>
      </w:r>
      <w:r>
        <w:t xml:space="preserve">ticity. </w:t>
      </w:r>
      <w:r w:rsidRPr="00337B57">
        <w:rPr>
          <w:i/>
        </w:rPr>
        <w:t>Conservation Biology</w:t>
      </w:r>
      <w:r>
        <w:t xml:space="preserve">, </w:t>
      </w:r>
      <w:r w:rsidRPr="00337B57">
        <w:rPr>
          <w:b/>
        </w:rPr>
        <w:t>16</w:t>
      </w:r>
      <w:r>
        <w:t xml:space="preserve">, </w:t>
      </w:r>
      <w:r w:rsidRPr="00337B57">
        <w:t>109</w:t>
      </w:r>
      <w:r>
        <w:t>-</w:t>
      </w:r>
      <w:r w:rsidRPr="00337B57">
        <w:t>116.</w:t>
      </w:r>
    </w:p>
    <w:p w14:paraId="2B7BC8E6" w14:textId="0D4B6E9B" w:rsidR="0027007F" w:rsidRDefault="00D654FF" w:rsidP="00A67EC9">
      <w:pPr>
        <w:spacing w:after="80" w:line="360" w:lineRule="auto"/>
        <w:ind w:left="227" w:hanging="227"/>
      </w:pPr>
      <w:proofErr w:type="spellStart"/>
      <w:r>
        <w:t>Kiviniemi</w:t>
      </w:r>
      <w:proofErr w:type="spellEnd"/>
      <w:r>
        <w:t xml:space="preserve">, K. (2002) </w:t>
      </w:r>
      <w:r w:rsidR="0027007F" w:rsidRPr="0027007F">
        <w:t xml:space="preserve">Population dynamics of </w:t>
      </w:r>
      <w:r w:rsidR="0027007F" w:rsidRPr="0027007F">
        <w:rPr>
          <w:i/>
        </w:rPr>
        <w:t xml:space="preserve">Agrimonia </w:t>
      </w:r>
      <w:proofErr w:type="spellStart"/>
      <w:r w:rsidR="0027007F" w:rsidRPr="0027007F">
        <w:rPr>
          <w:i/>
        </w:rPr>
        <w:t>eupatoria</w:t>
      </w:r>
      <w:proofErr w:type="spellEnd"/>
      <w:r w:rsidR="0027007F" w:rsidRPr="0027007F">
        <w:t xml:space="preserve"> and </w:t>
      </w:r>
      <w:proofErr w:type="spellStart"/>
      <w:r w:rsidR="0027007F" w:rsidRPr="0027007F">
        <w:rPr>
          <w:i/>
        </w:rPr>
        <w:t>Geum</w:t>
      </w:r>
      <w:proofErr w:type="spellEnd"/>
      <w:r w:rsidR="0027007F" w:rsidRPr="0027007F">
        <w:rPr>
          <w:i/>
        </w:rPr>
        <w:t xml:space="preserve"> </w:t>
      </w:r>
      <w:proofErr w:type="spellStart"/>
      <w:r w:rsidR="0027007F" w:rsidRPr="0027007F">
        <w:rPr>
          <w:i/>
        </w:rPr>
        <w:t>rivale</w:t>
      </w:r>
      <w:proofErr w:type="spellEnd"/>
      <w:r w:rsidR="0027007F" w:rsidRPr="0027007F">
        <w:t xml:space="preserve">, two perennial grassland species. </w:t>
      </w:r>
      <w:r w:rsidR="0027007F" w:rsidRPr="0027007F">
        <w:rPr>
          <w:i/>
        </w:rPr>
        <w:t>Plant Ecology</w:t>
      </w:r>
      <w:r w:rsidR="0027007F" w:rsidRPr="0027007F">
        <w:t xml:space="preserve">, </w:t>
      </w:r>
      <w:r w:rsidR="0027007F" w:rsidRPr="0027007F">
        <w:rPr>
          <w:b/>
        </w:rPr>
        <w:t>159</w:t>
      </w:r>
      <w:r w:rsidR="0027007F" w:rsidRPr="0027007F">
        <w:t>, 153-169.</w:t>
      </w:r>
    </w:p>
    <w:p w14:paraId="657C20CB" w14:textId="1E1286BB" w:rsidR="0086665E" w:rsidRDefault="0086665E" w:rsidP="00A67EC9">
      <w:pPr>
        <w:spacing w:after="80" w:line="360" w:lineRule="auto"/>
        <w:ind w:left="227" w:hanging="227"/>
      </w:pPr>
      <w:proofErr w:type="spellStart"/>
      <w:r w:rsidRPr="0086665E">
        <w:t>Le</w:t>
      </w:r>
      <w:r>
        <w:t>sica</w:t>
      </w:r>
      <w:proofErr w:type="spellEnd"/>
      <w:r>
        <w:t xml:space="preserve">, P., </w:t>
      </w:r>
      <w:r w:rsidR="00207AC2">
        <w:t>and</w:t>
      </w:r>
      <w:r>
        <w:t xml:space="preserve"> Crone, E. E. (2007)</w:t>
      </w:r>
      <w:r w:rsidRPr="0086665E">
        <w:t xml:space="preserve"> Causes and consequences of prolonged dormancy for an iteroparous geophyte, </w:t>
      </w:r>
      <w:r w:rsidRPr="0086665E">
        <w:rPr>
          <w:i/>
        </w:rPr>
        <w:t xml:space="preserve">Silene </w:t>
      </w:r>
      <w:proofErr w:type="spellStart"/>
      <w:r w:rsidRPr="0086665E">
        <w:rPr>
          <w:i/>
        </w:rPr>
        <w:t>spaldingii</w:t>
      </w:r>
      <w:proofErr w:type="spellEnd"/>
      <w:r>
        <w:t xml:space="preserve">. </w:t>
      </w:r>
      <w:r w:rsidRPr="0086665E">
        <w:rPr>
          <w:i/>
        </w:rPr>
        <w:t>Journal of Ecology</w:t>
      </w:r>
      <w:r>
        <w:t xml:space="preserve">, </w:t>
      </w:r>
      <w:r w:rsidRPr="0086665E">
        <w:rPr>
          <w:b/>
        </w:rPr>
        <w:t>95</w:t>
      </w:r>
      <w:r w:rsidRPr="0086665E">
        <w:t>, 1360-1369.</w:t>
      </w:r>
    </w:p>
    <w:p w14:paraId="257873EE" w14:textId="2B1A0375" w:rsidR="008E0D98" w:rsidRDefault="008E0D98" w:rsidP="00A67EC9">
      <w:pPr>
        <w:spacing w:after="80" w:line="360" w:lineRule="auto"/>
        <w:ind w:left="227" w:hanging="227"/>
      </w:pPr>
      <w:r w:rsidRPr="008E0D98">
        <w:t xml:space="preserve">McDonald, J. L., Franco, M., Townley, S., </w:t>
      </w:r>
      <w:proofErr w:type="spellStart"/>
      <w:r w:rsidRPr="008E0D98">
        <w:t>Ezard</w:t>
      </w:r>
      <w:proofErr w:type="spellEnd"/>
      <w:r w:rsidRPr="008E0D98">
        <w:t xml:space="preserve">, T. H., </w:t>
      </w:r>
      <w:proofErr w:type="spellStart"/>
      <w:r w:rsidRPr="008E0D98">
        <w:t>Jelbe</w:t>
      </w:r>
      <w:r>
        <w:t>rt</w:t>
      </w:r>
      <w:proofErr w:type="spellEnd"/>
      <w:r>
        <w:t>, K., and Hodgson, D. J. (2017)</w:t>
      </w:r>
      <w:r w:rsidRPr="008E0D98">
        <w:t xml:space="preserve"> Divergent demographic strategies of plants in variable environments. </w:t>
      </w:r>
      <w:r w:rsidRPr="008E0D98">
        <w:rPr>
          <w:i/>
        </w:rPr>
        <w:t>Nature Ecology &amp; Evolution</w:t>
      </w:r>
      <w:r>
        <w:t xml:space="preserve">, </w:t>
      </w:r>
      <w:r w:rsidRPr="008E0D98">
        <w:rPr>
          <w:b/>
        </w:rPr>
        <w:t>1</w:t>
      </w:r>
      <w:r w:rsidRPr="008E0D98">
        <w:t>, 0029.</w:t>
      </w:r>
    </w:p>
    <w:p w14:paraId="63479F71" w14:textId="1A4362AB" w:rsidR="0006064B" w:rsidRDefault="0006064B" w:rsidP="00A67EC9">
      <w:pPr>
        <w:spacing w:after="80" w:line="360" w:lineRule="auto"/>
        <w:ind w:left="227" w:hanging="227"/>
      </w:pPr>
      <w:proofErr w:type="spellStart"/>
      <w:r w:rsidRPr="0006064B">
        <w:t>McElreath</w:t>
      </w:r>
      <w:proofErr w:type="spellEnd"/>
      <w:r w:rsidRPr="0006064B">
        <w:t xml:space="preserve">, R. (2018) </w:t>
      </w:r>
      <w:r w:rsidRPr="0006064B">
        <w:rPr>
          <w:i/>
        </w:rPr>
        <w:t xml:space="preserve">Statistical </w:t>
      </w:r>
      <w:r w:rsidR="00A3646A">
        <w:rPr>
          <w:i/>
        </w:rPr>
        <w:t>R</w:t>
      </w:r>
      <w:r w:rsidRPr="0006064B">
        <w:rPr>
          <w:i/>
        </w:rPr>
        <w:t>ethinking: A Bayesian course with examples in R and Stan</w:t>
      </w:r>
      <w:r w:rsidRPr="0006064B">
        <w:t>. Chapman and Hall/CRC.</w:t>
      </w:r>
    </w:p>
    <w:p w14:paraId="714E7907" w14:textId="338FE02B" w:rsidR="00A0721A" w:rsidRDefault="00A0721A" w:rsidP="00A67EC9">
      <w:pPr>
        <w:spacing w:after="80" w:line="360" w:lineRule="auto"/>
        <w:ind w:left="227" w:hanging="227"/>
      </w:pPr>
      <w:r w:rsidRPr="00A0721A">
        <w:t>McGowan, C. P., Runge</w:t>
      </w:r>
      <w:r>
        <w:t>, M. C., and Larson, M. A. (2011).</w:t>
      </w:r>
      <w:r w:rsidRPr="00A0721A">
        <w:t xml:space="preserve"> Incorporating parametric uncertainty into population viability analysis models.</w:t>
      </w:r>
      <w:r w:rsidR="00462B3C">
        <w:t xml:space="preserve"> </w:t>
      </w:r>
      <w:r w:rsidR="00462B3C" w:rsidRPr="00462B3C">
        <w:rPr>
          <w:i/>
        </w:rPr>
        <w:t>Biological Conservation</w:t>
      </w:r>
      <w:r w:rsidR="00462B3C">
        <w:t xml:space="preserve">, </w:t>
      </w:r>
      <w:r w:rsidR="00462B3C" w:rsidRPr="00462B3C">
        <w:rPr>
          <w:b/>
        </w:rPr>
        <w:t>144</w:t>
      </w:r>
      <w:r w:rsidRPr="00A0721A">
        <w:t>, 1400-1408.</w:t>
      </w:r>
    </w:p>
    <w:p w14:paraId="27DCE6F1" w14:textId="199D51BB" w:rsidR="00D97FE6" w:rsidRDefault="00D97FE6" w:rsidP="00A67EC9">
      <w:pPr>
        <w:spacing w:after="80" w:line="360" w:lineRule="auto"/>
        <w:ind w:left="227" w:hanging="227"/>
      </w:pPr>
      <w:proofErr w:type="spellStart"/>
      <w:r w:rsidRPr="00D97FE6">
        <w:rPr>
          <w:rFonts w:hint="eastAsia"/>
        </w:rPr>
        <w:t>Myhrvold</w:t>
      </w:r>
      <w:proofErr w:type="spellEnd"/>
      <w:r w:rsidRPr="00D97FE6">
        <w:rPr>
          <w:rFonts w:hint="eastAsia"/>
        </w:rPr>
        <w:t xml:space="preserve">, N. P., Baldridge, E., Chan, B., </w:t>
      </w:r>
      <w:proofErr w:type="spellStart"/>
      <w:r w:rsidRPr="00D97FE6">
        <w:rPr>
          <w:rFonts w:hint="eastAsia"/>
        </w:rPr>
        <w:t>Sivam</w:t>
      </w:r>
      <w:proofErr w:type="spellEnd"/>
      <w:r w:rsidRPr="00D97FE6">
        <w:rPr>
          <w:rFonts w:hint="eastAsia"/>
        </w:rPr>
        <w:t>, D., Freeman, D. L., &amp; Ernes</w:t>
      </w:r>
      <w:r>
        <w:rPr>
          <w:rFonts w:hint="eastAsia"/>
        </w:rPr>
        <w:t>t, S. M. (2015)</w:t>
      </w:r>
      <w:r w:rsidRPr="00D97FE6">
        <w:rPr>
          <w:rFonts w:hint="eastAsia"/>
        </w:rPr>
        <w:t xml:space="preserve"> An amniote life</w:t>
      </w:r>
      <w:r>
        <w:rPr>
          <w:rFonts w:hint="eastAsia"/>
        </w:rPr>
        <w:t>-</w:t>
      </w:r>
      <w:r w:rsidRPr="00D97FE6">
        <w:rPr>
          <w:rFonts w:hint="eastAsia"/>
        </w:rPr>
        <w:t>history database to perform comparative analyses with birds, mammals, and reptiles</w:t>
      </w:r>
      <w:r>
        <w:t>.</w:t>
      </w:r>
      <w:r w:rsidRPr="00D97FE6">
        <w:rPr>
          <w:rFonts w:hint="eastAsia"/>
        </w:rPr>
        <w:t xml:space="preserve"> </w:t>
      </w:r>
      <w:r w:rsidRPr="00BB52DC">
        <w:rPr>
          <w:rFonts w:hint="eastAsia"/>
          <w:i/>
        </w:rPr>
        <w:t>Ecology</w:t>
      </w:r>
      <w:r>
        <w:rPr>
          <w:rFonts w:hint="eastAsia"/>
        </w:rPr>
        <w:t xml:space="preserve">, </w:t>
      </w:r>
      <w:r w:rsidRPr="00D97FE6">
        <w:rPr>
          <w:rFonts w:hint="eastAsia"/>
          <w:b/>
        </w:rPr>
        <w:t>96</w:t>
      </w:r>
      <w:r w:rsidRPr="00D97FE6">
        <w:rPr>
          <w:rFonts w:hint="eastAsia"/>
        </w:rPr>
        <w:t>, 3109-3109.</w:t>
      </w:r>
    </w:p>
    <w:p w14:paraId="7F480BE9" w14:textId="01880B7C" w:rsidR="00F73019" w:rsidRDefault="00F73019" w:rsidP="00A67EC9">
      <w:pPr>
        <w:spacing w:after="80" w:line="360" w:lineRule="auto"/>
        <w:ind w:left="227" w:hanging="227"/>
      </w:pPr>
      <w:r>
        <w:t>Peng, R.</w:t>
      </w:r>
      <w:r w:rsidR="00D900A8">
        <w:t xml:space="preserve"> D.</w:t>
      </w:r>
      <w:r>
        <w:t xml:space="preserve"> </w:t>
      </w:r>
      <w:r w:rsidR="00926C25">
        <w:t xml:space="preserve">(2018) </w:t>
      </w:r>
      <w:r w:rsidRPr="00FC4CC4">
        <w:t>Context Compatibility in Data Analysis</w:t>
      </w:r>
      <w:r w:rsidR="00FC4CC4">
        <w:t xml:space="preserve"> [Blog </w:t>
      </w:r>
      <w:r w:rsidR="00E83ADC">
        <w:t>P</w:t>
      </w:r>
      <w:r w:rsidR="00FC4CC4">
        <w:t>ost]</w:t>
      </w:r>
      <w:r>
        <w:t>.</w:t>
      </w:r>
      <w:r w:rsidR="00926C25">
        <w:t xml:space="preserve"> </w:t>
      </w:r>
      <w:r w:rsidR="00FD4EA9">
        <w:t xml:space="preserve">Retrieved from </w:t>
      </w:r>
      <w:r w:rsidR="00926C25" w:rsidRPr="00926C25">
        <w:t>https://simplystatistics.org/2018/05/24/context-compatibility-in-data-analysis/</w:t>
      </w:r>
    </w:p>
    <w:p w14:paraId="1EF42144" w14:textId="52611E18" w:rsidR="007D78F2" w:rsidRDefault="007D78F2" w:rsidP="00A67EC9">
      <w:pPr>
        <w:spacing w:after="80" w:line="360" w:lineRule="auto"/>
        <w:ind w:left="227" w:hanging="227"/>
      </w:pPr>
      <w:r w:rsidRPr="007D78F2">
        <w:rPr>
          <w:rFonts w:hint="eastAsia"/>
        </w:rPr>
        <w:t>Salguero</w:t>
      </w:r>
      <w:r>
        <w:t>-</w:t>
      </w:r>
      <w:r w:rsidRPr="007D78F2">
        <w:rPr>
          <w:rFonts w:hint="eastAsia"/>
        </w:rPr>
        <w:t>Gómez, R., Jones, O. R., Archer, C. R., Buckley, Y. M., Che</w:t>
      </w:r>
      <w:r>
        <w:t>-</w:t>
      </w:r>
      <w:r w:rsidRPr="007D78F2">
        <w:rPr>
          <w:rFonts w:hint="eastAsia"/>
        </w:rPr>
        <w:t xml:space="preserve">Castaldo, J., Caswell, H., </w:t>
      </w:r>
      <w:r w:rsidR="00903EF3" w:rsidRPr="00903EF3">
        <w:t>Hodgson</w:t>
      </w:r>
      <w:r w:rsidR="00903EF3">
        <w:t xml:space="preserve">, D., </w:t>
      </w:r>
      <w:proofErr w:type="spellStart"/>
      <w:r w:rsidR="00903EF3" w:rsidRPr="00903EF3">
        <w:t>Scheuerlein</w:t>
      </w:r>
      <w:proofErr w:type="spellEnd"/>
      <w:r w:rsidR="00903EF3">
        <w:t>, A.,</w:t>
      </w:r>
      <w:r w:rsidR="00903EF3" w:rsidRPr="00903EF3">
        <w:t xml:space="preserve"> Conde</w:t>
      </w:r>
      <w:r w:rsidR="00903EF3">
        <w:t>, D. A.,</w:t>
      </w:r>
      <w:r w:rsidR="00903EF3" w:rsidRPr="00903EF3">
        <w:t xml:space="preserve"> Brinks</w:t>
      </w:r>
      <w:r w:rsidR="00903EF3">
        <w:t>, E.,</w:t>
      </w:r>
      <w:r w:rsidR="00903EF3" w:rsidRPr="00903EF3">
        <w:t xml:space="preserve"> de Buhr</w:t>
      </w:r>
      <w:r w:rsidR="00903EF3">
        <w:t>, H.,</w:t>
      </w:r>
      <w:r w:rsidR="00903EF3" w:rsidRPr="00903EF3">
        <w:t xml:space="preserve"> </w:t>
      </w:r>
      <w:proofErr w:type="spellStart"/>
      <w:r w:rsidR="00903EF3" w:rsidRPr="00903EF3">
        <w:t>Farack</w:t>
      </w:r>
      <w:proofErr w:type="spellEnd"/>
      <w:r w:rsidR="00903EF3">
        <w:t>, C.,</w:t>
      </w:r>
      <w:r w:rsidR="00903EF3" w:rsidRPr="00903EF3">
        <w:t xml:space="preserve"> Gottschalk</w:t>
      </w:r>
      <w:r w:rsidR="00215028">
        <w:t>, F.,</w:t>
      </w:r>
      <w:r w:rsidR="00903EF3" w:rsidRPr="00903EF3">
        <w:t xml:space="preserve"> Hartmann</w:t>
      </w:r>
      <w:r w:rsidR="00215028">
        <w:t>, A.,</w:t>
      </w:r>
      <w:r w:rsidR="00903EF3" w:rsidRPr="00903EF3">
        <w:t xml:space="preserve"> Henning</w:t>
      </w:r>
      <w:r w:rsidR="00215028">
        <w:t>, A.,</w:t>
      </w:r>
      <w:r w:rsidR="00903EF3" w:rsidRPr="00903EF3">
        <w:t xml:space="preserve"> Hoppe</w:t>
      </w:r>
      <w:r w:rsidR="00215028">
        <w:t>, G.,</w:t>
      </w:r>
      <w:r w:rsidR="00903EF3" w:rsidRPr="00903EF3">
        <w:t xml:space="preserve"> </w:t>
      </w:r>
      <w:proofErr w:type="spellStart"/>
      <w:r w:rsidR="00903EF3" w:rsidRPr="00903EF3">
        <w:t>Römer</w:t>
      </w:r>
      <w:proofErr w:type="spellEnd"/>
      <w:r w:rsidR="00215028">
        <w:t>, G.,</w:t>
      </w:r>
      <w:r w:rsidR="00903EF3" w:rsidRPr="00903EF3">
        <w:t xml:space="preserve"> Runge</w:t>
      </w:r>
      <w:r w:rsidR="00215028">
        <w:t>, J.,</w:t>
      </w:r>
      <w:r w:rsidR="00903EF3" w:rsidRPr="00903EF3">
        <w:t xml:space="preserve"> Ruoff</w:t>
      </w:r>
      <w:r w:rsidR="00215028">
        <w:t>, T.,</w:t>
      </w:r>
      <w:r w:rsidR="00903EF3" w:rsidRPr="00903EF3">
        <w:t xml:space="preserve"> Wille</w:t>
      </w:r>
      <w:r w:rsidR="00215028">
        <w:t>, J.,</w:t>
      </w:r>
      <w:r w:rsidR="00903EF3" w:rsidRPr="00903EF3">
        <w:t xml:space="preserve"> </w:t>
      </w:r>
      <w:proofErr w:type="spellStart"/>
      <w:r w:rsidR="00903EF3" w:rsidRPr="00903EF3">
        <w:t>Zeh</w:t>
      </w:r>
      <w:proofErr w:type="spellEnd"/>
      <w:r w:rsidR="00215028">
        <w:t>, S.,</w:t>
      </w:r>
      <w:r w:rsidR="00903EF3" w:rsidRPr="00903EF3">
        <w:t xml:space="preserve"> Davison</w:t>
      </w:r>
      <w:r w:rsidR="00215028">
        <w:t>, R.,</w:t>
      </w:r>
      <w:r w:rsidR="00903EF3" w:rsidRPr="00903EF3">
        <w:t xml:space="preserve"> </w:t>
      </w:r>
      <w:proofErr w:type="spellStart"/>
      <w:r w:rsidR="00903EF3" w:rsidRPr="00903EF3">
        <w:t>Vieregg</w:t>
      </w:r>
      <w:proofErr w:type="spellEnd"/>
      <w:r w:rsidR="00215028">
        <w:t>, D.,</w:t>
      </w:r>
      <w:r w:rsidR="00903EF3" w:rsidRPr="00903EF3">
        <w:t xml:space="preserve"> </w:t>
      </w:r>
      <w:proofErr w:type="spellStart"/>
      <w:r w:rsidR="00903EF3" w:rsidRPr="00903EF3">
        <w:t>Baudisch</w:t>
      </w:r>
      <w:proofErr w:type="spellEnd"/>
      <w:r w:rsidR="00215028">
        <w:t>, A.,</w:t>
      </w:r>
      <w:r w:rsidR="00903EF3" w:rsidRPr="00903EF3">
        <w:t xml:space="preserve"> </w:t>
      </w:r>
      <w:proofErr w:type="spellStart"/>
      <w:r w:rsidR="00903EF3" w:rsidRPr="00903EF3">
        <w:t>Altwegg</w:t>
      </w:r>
      <w:proofErr w:type="spellEnd"/>
      <w:r w:rsidR="00215028">
        <w:t>, R.,</w:t>
      </w:r>
      <w:r w:rsidR="00903EF3" w:rsidRPr="00903EF3">
        <w:t xml:space="preserve"> </w:t>
      </w:r>
      <w:proofErr w:type="spellStart"/>
      <w:r w:rsidR="00903EF3" w:rsidRPr="00903EF3">
        <w:t>Colchero</w:t>
      </w:r>
      <w:proofErr w:type="spellEnd"/>
      <w:r w:rsidR="00215028">
        <w:t>, F.,</w:t>
      </w:r>
      <w:r w:rsidR="00903EF3" w:rsidRPr="00903EF3">
        <w:t xml:space="preserve"> Dong</w:t>
      </w:r>
      <w:r w:rsidR="00215028">
        <w:t>, M.,</w:t>
      </w:r>
      <w:r w:rsidR="00903EF3" w:rsidRPr="00903EF3">
        <w:t xml:space="preserve"> de Kroon</w:t>
      </w:r>
      <w:r w:rsidR="00215028">
        <w:t>, H.,</w:t>
      </w:r>
      <w:r w:rsidR="00903EF3" w:rsidRPr="00903EF3">
        <w:t xml:space="preserve"> </w:t>
      </w:r>
      <w:proofErr w:type="spellStart"/>
      <w:r w:rsidR="00903EF3" w:rsidRPr="00903EF3">
        <w:t>Lebreton</w:t>
      </w:r>
      <w:proofErr w:type="spellEnd"/>
      <w:r w:rsidR="00215028">
        <w:t>, J.-D.,</w:t>
      </w:r>
      <w:r w:rsidR="00903EF3" w:rsidRPr="00903EF3">
        <w:t xml:space="preserve"> Metcalf</w:t>
      </w:r>
      <w:r w:rsidR="00215028">
        <w:t>, C. J. E., Neel, M. M.,</w:t>
      </w:r>
      <w:r w:rsidR="00903EF3" w:rsidRPr="00903EF3">
        <w:t xml:space="preserve"> Parker</w:t>
      </w:r>
      <w:r w:rsidR="00215028">
        <w:t>, I. M.,</w:t>
      </w:r>
      <w:r w:rsidR="00903EF3" w:rsidRPr="00903EF3">
        <w:t xml:space="preserve"> Takada</w:t>
      </w:r>
      <w:r w:rsidR="00215028">
        <w:t>, T.,</w:t>
      </w:r>
      <w:r w:rsidR="00903EF3" w:rsidRPr="00903EF3">
        <w:t xml:space="preserve"> Valverde</w:t>
      </w:r>
      <w:r w:rsidR="00215028">
        <w:t>, T.,</w:t>
      </w:r>
      <w:r w:rsidR="00903EF3" w:rsidRPr="00903EF3">
        <w:t xml:space="preserve"> </w:t>
      </w:r>
      <w:proofErr w:type="spellStart"/>
      <w:r w:rsidR="00903EF3" w:rsidRPr="00903EF3">
        <w:t>Vélez</w:t>
      </w:r>
      <w:proofErr w:type="spellEnd"/>
      <w:r w:rsidR="00215028">
        <w:rPr>
          <w:rFonts w:hint="eastAsia"/>
        </w:rPr>
        <w:t>-</w:t>
      </w:r>
      <w:r w:rsidR="00903EF3" w:rsidRPr="00903EF3">
        <w:t>Espino</w:t>
      </w:r>
      <w:r w:rsidR="00215028">
        <w:t>, L. A.,</w:t>
      </w:r>
      <w:r w:rsidR="00903EF3" w:rsidRPr="00903EF3">
        <w:t xml:space="preserve"> Wardle</w:t>
      </w:r>
      <w:r w:rsidR="00215028">
        <w:t xml:space="preserve">, G. M., </w:t>
      </w:r>
      <w:r w:rsidR="00903EF3" w:rsidRPr="00903EF3">
        <w:t>Franco</w:t>
      </w:r>
      <w:r w:rsidR="00215028">
        <w:t>, M., and</w:t>
      </w:r>
      <w:r w:rsidR="00903EF3" w:rsidRPr="00903EF3">
        <w:t xml:space="preserve"> </w:t>
      </w:r>
      <w:proofErr w:type="spellStart"/>
      <w:r w:rsidR="00903EF3" w:rsidRPr="00903EF3">
        <w:t>Vaupel</w:t>
      </w:r>
      <w:proofErr w:type="spellEnd"/>
      <w:r w:rsidR="00215028">
        <w:t>, J. W</w:t>
      </w:r>
      <w:r>
        <w:rPr>
          <w:rFonts w:hint="eastAsia"/>
        </w:rPr>
        <w:t>. (2015)</w:t>
      </w:r>
      <w:r w:rsidRPr="007D78F2">
        <w:rPr>
          <w:rFonts w:hint="eastAsia"/>
        </w:rPr>
        <w:t xml:space="preserve"> The COMPADRE Plant </w:t>
      </w:r>
      <w:r w:rsidRPr="007D78F2">
        <w:rPr>
          <w:rFonts w:hint="eastAsia"/>
        </w:rPr>
        <w:lastRenderedPageBreak/>
        <w:t>Matrix Database: an open online repository for plant demogr</w:t>
      </w:r>
      <w:r>
        <w:rPr>
          <w:rFonts w:hint="eastAsia"/>
        </w:rPr>
        <w:t xml:space="preserve">aphy. </w:t>
      </w:r>
      <w:r w:rsidRPr="007D78F2">
        <w:rPr>
          <w:rFonts w:hint="eastAsia"/>
          <w:i/>
        </w:rPr>
        <w:t>Journal of Ecology</w:t>
      </w:r>
      <w:r>
        <w:rPr>
          <w:rFonts w:hint="eastAsia"/>
        </w:rPr>
        <w:t xml:space="preserve">, </w:t>
      </w:r>
      <w:r w:rsidRPr="007D78F2">
        <w:rPr>
          <w:rFonts w:hint="eastAsia"/>
          <w:b/>
        </w:rPr>
        <w:t>103</w:t>
      </w:r>
      <w:r w:rsidRPr="007D78F2">
        <w:rPr>
          <w:rFonts w:hint="eastAsia"/>
        </w:rPr>
        <w:t>, 202-218.</w:t>
      </w:r>
    </w:p>
    <w:p w14:paraId="27BB1E1C" w14:textId="26CD33ED" w:rsidR="00CC627A" w:rsidRDefault="00CC627A" w:rsidP="00F56468">
      <w:pPr>
        <w:spacing w:after="80" w:line="360" w:lineRule="auto"/>
        <w:ind w:left="227" w:hanging="227"/>
      </w:pPr>
      <w:r w:rsidRPr="00CC627A">
        <w:t>Salguero</w:t>
      </w:r>
      <w:r>
        <w:t>-</w:t>
      </w:r>
      <w:r w:rsidRPr="00CC627A">
        <w:t xml:space="preserve">Gómez, R., Jones, O. R., Archer, C. R., </w:t>
      </w:r>
      <w:proofErr w:type="spellStart"/>
      <w:r w:rsidRPr="00CC627A">
        <w:t>Bein</w:t>
      </w:r>
      <w:proofErr w:type="spellEnd"/>
      <w:r w:rsidR="00460D7D">
        <w:t xml:space="preserve">, C., de Buhr, H., </w:t>
      </w:r>
      <w:proofErr w:type="spellStart"/>
      <w:r w:rsidR="00460D7D">
        <w:t>Farack</w:t>
      </w:r>
      <w:proofErr w:type="spellEnd"/>
      <w:r w:rsidR="00460D7D">
        <w:t xml:space="preserve">, C., Gottschalk, F., Hartmann, A., Henning, A., Hoppe, G., Romer, G., Ruoff, T., Sommer, V., </w:t>
      </w:r>
      <w:r w:rsidR="00F56468">
        <w:t xml:space="preserve">Wille, J., Voigt, J., </w:t>
      </w:r>
      <w:proofErr w:type="spellStart"/>
      <w:r w:rsidR="00F56468">
        <w:t>Zeh</w:t>
      </w:r>
      <w:proofErr w:type="spellEnd"/>
      <w:r w:rsidR="00F56468">
        <w:t xml:space="preserve">, S., </w:t>
      </w:r>
      <w:proofErr w:type="spellStart"/>
      <w:r w:rsidR="00F56468">
        <w:t>Vieregg</w:t>
      </w:r>
      <w:proofErr w:type="spellEnd"/>
      <w:r w:rsidR="00F56468">
        <w:t xml:space="preserve">, D., Buckley, Y. M., Che-Castaldo, J., Hodgson, D., </w:t>
      </w:r>
      <w:proofErr w:type="spellStart"/>
      <w:r w:rsidR="00F56468">
        <w:t>Scheuerlein</w:t>
      </w:r>
      <w:proofErr w:type="spellEnd"/>
      <w:r w:rsidR="00F56468">
        <w:t xml:space="preserve">, A., Caswell, H., and </w:t>
      </w:r>
      <w:proofErr w:type="spellStart"/>
      <w:r w:rsidR="00460D7D">
        <w:t>Vaupe</w:t>
      </w:r>
      <w:r w:rsidR="00F56468">
        <w:t>l</w:t>
      </w:r>
      <w:proofErr w:type="spellEnd"/>
      <w:r w:rsidR="00F56468">
        <w:t xml:space="preserve">, J. W. </w:t>
      </w:r>
      <w:r>
        <w:t>(2016</w:t>
      </w:r>
      <w:r w:rsidR="00647463">
        <w:t>a</w:t>
      </w:r>
      <w:r>
        <w:t>)</w:t>
      </w:r>
      <w:r w:rsidRPr="00CC627A">
        <w:t xml:space="preserve"> COMADRE: a global data base of animal demography. </w:t>
      </w:r>
      <w:r w:rsidRPr="00CC627A">
        <w:rPr>
          <w:i/>
        </w:rPr>
        <w:t>Journal of Animal Ecology</w:t>
      </w:r>
      <w:r>
        <w:t xml:space="preserve">, </w:t>
      </w:r>
      <w:r w:rsidRPr="00CC627A">
        <w:rPr>
          <w:b/>
        </w:rPr>
        <w:t>85</w:t>
      </w:r>
      <w:r w:rsidRPr="00CC627A">
        <w:t>, 371-384.</w:t>
      </w:r>
    </w:p>
    <w:p w14:paraId="08D26D57" w14:textId="72CC733B" w:rsidR="009F2FEE" w:rsidRDefault="009F2FEE" w:rsidP="00A67EC9">
      <w:pPr>
        <w:spacing w:after="80" w:line="360" w:lineRule="auto"/>
        <w:ind w:left="227" w:hanging="227"/>
      </w:pPr>
      <w:r w:rsidRPr="009F2FEE">
        <w:t xml:space="preserve">Salguero-Gómez, R., Jones, O. R., </w:t>
      </w:r>
      <w:proofErr w:type="spellStart"/>
      <w:r w:rsidRPr="009F2FEE">
        <w:t>Jongejans</w:t>
      </w:r>
      <w:proofErr w:type="spellEnd"/>
      <w:r w:rsidRPr="009F2FEE">
        <w:t xml:space="preserve">, E., Blomberg, S. P., Hodgson, D. J., </w:t>
      </w:r>
      <w:proofErr w:type="spellStart"/>
      <w:r w:rsidRPr="009F2FEE">
        <w:t>Mbeau</w:t>
      </w:r>
      <w:proofErr w:type="spellEnd"/>
      <w:r w:rsidRPr="009F2FEE">
        <w:t xml:space="preserve">-Ache, </w:t>
      </w:r>
      <w:r>
        <w:t>C.,</w:t>
      </w:r>
      <w:r w:rsidR="00057140">
        <w:t xml:space="preserve"> </w:t>
      </w:r>
      <w:proofErr w:type="spellStart"/>
      <w:r w:rsidR="00057140">
        <w:t>Zuidema</w:t>
      </w:r>
      <w:proofErr w:type="spellEnd"/>
      <w:r w:rsidR="00057140">
        <w:t>, P. A., de Kroon, H.,</w:t>
      </w:r>
      <w:r>
        <w:t xml:space="preserve"> </w:t>
      </w:r>
      <w:r w:rsidR="00BD763C">
        <w:t>and</w:t>
      </w:r>
      <w:r>
        <w:t xml:space="preserve"> Buckley, Y. M. (2016</w:t>
      </w:r>
      <w:r w:rsidR="00647463">
        <w:t>b</w:t>
      </w:r>
      <w:r>
        <w:t>)</w:t>
      </w:r>
      <w:r w:rsidRPr="009F2FEE">
        <w:t xml:space="preserve"> Fast–slow continuum and reproductive strategies structure plant life-history variation worldwide. </w:t>
      </w:r>
      <w:r w:rsidR="00646514" w:rsidRPr="00D663BD">
        <w:rPr>
          <w:i/>
        </w:rPr>
        <w:t>Proceedings of the National Academy of Sciences</w:t>
      </w:r>
      <w:r>
        <w:t xml:space="preserve">, </w:t>
      </w:r>
      <w:r w:rsidRPr="009F2FEE">
        <w:rPr>
          <w:b/>
        </w:rPr>
        <w:t>113</w:t>
      </w:r>
      <w:r w:rsidRPr="009F2FEE">
        <w:t>, 230-235.</w:t>
      </w:r>
    </w:p>
    <w:p w14:paraId="23D092FD" w14:textId="34B7DE2E" w:rsidR="001E557B" w:rsidRDefault="00EC26AC" w:rsidP="00A67EC9">
      <w:pPr>
        <w:spacing w:after="80" w:line="360" w:lineRule="auto"/>
        <w:ind w:left="227" w:hanging="227"/>
      </w:pPr>
      <w:proofErr w:type="spellStart"/>
      <w:ins w:id="29" w:author="Patrick BARKS" w:date="2020-10-09T09:12:00Z">
        <w:r>
          <w:t>Baudisch</w:t>
        </w:r>
        <w:proofErr w:type="spellEnd"/>
        <w:r>
          <w:t xml:space="preserve">, A., and </w:t>
        </w:r>
      </w:ins>
      <w:r w:rsidR="001E557B" w:rsidRPr="001E557B">
        <w:t>Stott</w:t>
      </w:r>
      <w:r w:rsidR="001E557B">
        <w:t>, I</w:t>
      </w:r>
      <w:del w:id="30" w:author="Patrick BARKS" w:date="2020-10-09T09:12:00Z">
        <w:r w:rsidR="001E557B" w:rsidDel="00EC26AC">
          <w:delText>.,</w:delText>
        </w:r>
        <w:r w:rsidR="001E557B" w:rsidRPr="001E557B" w:rsidDel="00EC26AC">
          <w:delText xml:space="preserve"> and Baudisch</w:delText>
        </w:r>
        <w:r w:rsidR="001E557B" w:rsidDel="00EC26AC">
          <w:delText>, A</w:delText>
        </w:r>
      </w:del>
      <w:r w:rsidR="001E557B">
        <w:t>.</w:t>
      </w:r>
      <w:r w:rsidR="001E557B" w:rsidRPr="001E557B">
        <w:t xml:space="preserve"> (2019)</w:t>
      </w:r>
      <w:ins w:id="31" w:author="Patrick BARKS" w:date="2020-10-09T09:11:00Z">
        <w:r w:rsidR="00150102">
          <w:t xml:space="preserve"> A pace and shape perspective on fertility.</w:t>
        </w:r>
        <w:r>
          <w:t xml:space="preserve"> </w:t>
        </w:r>
        <w:r w:rsidRPr="00EC26AC">
          <w:rPr>
            <w:i/>
            <w:iCs/>
            <w:rPrChange w:id="32" w:author="Patrick BARKS" w:date="2020-10-09T09:12:00Z">
              <w:rPr/>
            </w:rPrChange>
          </w:rPr>
          <w:t>Methods in Ecology and Evolution</w:t>
        </w:r>
        <w:r>
          <w:t xml:space="preserve">, </w:t>
        </w:r>
        <w:r w:rsidRPr="00EC26AC">
          <w:rPr>
            <w:b/>
            <w:bCs/>
            <w:rPrChange w:id="33" w:author="Patrick BARKS" w:date="2020-10-09T09:12:00Z">
              <w:rPr/>
            </w:rPrChange>
          </w:rPr>
          <w:t>10</w:t>
        </w:r>
        <w:r>
          <w:t>, 1941-1</w:t>
        </w:r>
      </w:ins>
      <w:ins w:id="34" w:author="Patrick BARKS" w:date="2020-10-09T09:12:00Z">
        <w:r>
          <w:t>951.</w:t>
        </w:r>
      </w:ins>
      <w:del w:id="35" w:author="Patrick BARKS" w:date="2020-10-11T18:20:00Z">
        <w:r w:rsidR="009247AB" w:rsidDel="00892F43">
          <w:delText xml:space="preserve"> […]</w:delText>
        </w:r>
      </w:del>
    </w:p>
    <w:p w14:paraId="27999616" w14:textId="30D86776" w:rsidR="006120EF" w:rsidRPr="00A80AFE" w:rsidRDefault="006120EF" w:rsidP="00A67EC9">
      <w:pPr>
        <w:spacing w:after="80" w:line="360" w:lineRule="auto"/>
        <w:ind w:left="227" w:hanging="227"/>
        <w:rPr>
          <w:lang w:val="fr-FR"/>
        </w:rPr>
      </w:pPr>
      <w:r w:rsidRPr="006120EF">
        <w:t xml:space="preserve">Stan Development Team. </w:t>
      </w:r>
      <w:r>
        <w:t>(</w:t>
      </w:r>
      <w:r w:rsidRPr="006120EF">
        <w:t>2018</w:t>
      </w:r>
      <w:r>
        <w:t>)</w:t>
      </w:r>
      <w:r w:rsidRPr="006120EF">
        <w:t xml:space="preserve"> </w:t>
      </w:r>
      <w:proofErr w:type="spellStart"/>
      <w:r w:rsidRPr="006120EF">
        <w:rPr>
          <w:i/>
        </w:rPr>
        <w:t>RStan</w:t>
      </w:r>
      <w:proofErr w:type="spellEnd"/>
      <w:r w:rsidRPr="006120EF">
        <w:rPr>
          <w:i/>
        </w:rPr>
        <w:t xml:space="preserve">: </w:t>
      </w:r>
      <w:proofErr w:type="gramStart"/>
      <w:r w:rsidRPr="006120EF">
        <w:rPr>
          <w:i/>
        </w:rPr>
        <w:t>the</w:t>
      </w:r>
      <w:proofErr w:type="gramEnd"/>
      <w:r w:rsidRPr="006120EF">
        <w:rPr>
          <w:i/>
        </w:rPr>
        <w:t xml:space="preserve"> R interface to Stan</w:t>
      </w:r>
      <w:r w:rsidRPr="006120EF">
        <w:t xml:space="preserve">. </w:t>
      </w:r>
      <w:r w:rsidRPr="00A80AFE">
        <w:rPr>
          <w:lang w:val="fr-FR"/>
        </w:rPr>
        <w:t>R package version 2.17.3.   http://mc-stan.org</w:t>
      </w:r>
    </w:p>
    <w:p w14:paraId="22D64D9F" w14:textId="7EE4B86F" w:rsidR="00564671" w:rsidRDefault="00564671" w:rsidP="00A67EC9">
      <w:pPr>
        <w:spacing w:after="80" w:line="360" w:lineRule="auto"/>
        <w:ind w:left="227" w:hanging="227"/>
      </w:pPr>
      <w:r w:rsidRPr="00564671">
        <w:t>Teller, B. J., Adler, P. B., Edwards, C. B., Hoo</w:t>
      </w:r>
      <w:r>
        <w:t xml:space="preserve">ker, G., and </w:t>
      </w:r>
      <w:proofErr w:type="spellStart"/>
      <w:r>
        <w:t>Ellner</w:t>
      </w:r>
      <w:proofErr w:type="spellEnd"/>
      <w:r>
        <w:t>, S. P. (2016)</w:t>
      </w:r>
      <w:r w:rsidRPr="00564671">
        <w:t xml:space="preserve"> Linking demography with drivers: climate and competition. </w:t>
      </w:r>
      <w:r w:rsidRPr="00564671">
        <w:rPr>
          <w:i/>
        </w:rPr>
        <w:t>Methods in Ecology and Evolution</w:t>
      </w:r>
      <w:r>
        <w:t xml:space="preserve">, </w:t>
      </w:r>
      <w:r w:rsidRPr="00564671">
        <w:rPr>
          <w:b/>
        </w:rPr>
        <w:t>7</w:t>
      </w:r>
      <w:r w:rsidRPr="00564671">
        <w:t>, 171-183.</w:t>
      </w:r>
    </w:p>
    <w:p w14:paraId="5366A149" w14:textId="2FD53E89" w:rsidR="003732F1" w:rsidRDefault="00B9081B" w:rsidP="00A67EC9">
      <w:pPr>
        <w:spacing w:after="80" w:line="360" w:lineRule="auto"/>
        <w:ind w:left="227" w:hanging="227"/>
      </w:pPr>
      <w:proofErr w:type="spellStart"/>
      <w:r w:rsidRPr="00B9081B">
        <w:t>Wrycza</w:t>
      </w:r>
      <w:proofErr w:type="spellEnd"/>
      <w:r w:rsidRPr="00B9081B">
        <w:t xml:space="preserve">, T. F., </w:t>
      </w:r>
      <w:proofErr w:type="spellStart"/>
      <w:r w:rsidRPr="00B9081B">
        <w:t>Missov</w:t>
      </w:r>
      <w:proofErr w:type="spellEnd"/>
      <w:r w:rsidRPr="00B9081B">
        <w:t xml:space="preserve">, T. I., </w:t>
      </w:r>
      <w:r>
        <w:t xml:space="preserve">and </w:t>
      </w:r>
      <w:proofErr w:type="spellStart"/>
      <w:r>
        <w:t>Baudisch</w:t>
      </w:r>
      <w:proofErr w:type="spellEnd"/>
      <w:r>
        <w:t>, A. (2015)</w:t>
      </w:r>
      <w:r w:rsidRPr="00B9081B">
        <w:t xml:space="preserve"> Quantifying the</w:t>
      </w:r>
      <w:r>
        <w:t xml:space="preserve"> shape of aging. </w:t>
      </w:r>
      <w:proofErr w:type="spellStart"/>
      <w:r w:rsidRPr="00262730">
        <w:rPr>
          <w:i/>
        </w:rPr>
        <w:t>PloS</w:t>
      </w:r>
      <w:proofErr w:type="spellEnd"/>
      <w:r w:rsidRPr="00262730">
        <w:rPr>
          <w:i/>
        </w:rPr>
        <w:t xml:space="preserve"> ONE</w:t>
      </w:r>
      <w:r>
        <w:t xml:space="preserve">, </w:t>
      </w:r>
      <w:r w:rsidRPr="00B9081B">
        <w:rPr>
          <w:b/>
        </w:rPr>
        <w:t>10</w:t>
      </w:r>
      <w:r w:rsidRPr="00B9081B">
        <w:t>, e0119163.</w:t>
      </w:r>
    </w:p>
    <w:p w14:paraId="5A93E170" w14:textId="77777777" w:rsidR="003732F1" w:rsidRDefault="003732F1" w:rsidP="00F41A64">
      <w:pPr>
        <w:spacing w:line="480" w:lineRule="auto"/>
      </w:pPr>
    </w:p>
    <w:p w14:paraId="00A233DC" w14:textId="77777777" w:rsidR="00BA765D" w:rsidRDefault="00BA765D" w:rsidP="00F41A64">
      <w:pPr>
        <w:spacing w:line="480" w:lineRule="auto"/>
      </w:pPr>
    </w:p>
    <w:p w14:paraId="3F3AF8B7" w14:textId="77777777" w:rsidR="005938C8" w:rsidRDefault="005938C8" w:rsidP="00F41A64">
      <w:pPr>
        <w:spacing w:line="480" w:lineRule="auto"/>
      </w:pPr>
    </w:p>
    <w:p w14:paraId="75C52E6A" w14:textId="77777777" w:rsidR="000E3658" w:rsidRDefault="000E3658" w:rsidP="00F41A64">
      <w:pPr>
        <w:spacing w:line="480" w:lineRule="auto"/>
      </w:pPr>
    </w:p>
    <w:p w14:paraId="29470983" w14:textId="77777777" w:rsidR="000E3658" w:rsidRDefault="000E3658" w:rsidP="00F41A64">
      <w:pPr>
        <w:spacing w:line="480" w:lineRule="auto"/>
      </w:pPr>
    </w:p>
    <w:p w14:paraId="1ECF07D8" w14:textId="77777777" w:rsidR="000E3658" w:rsidRDefault="000E3658" w:rsidP="00F41A64">
      <w:pPr>
        <w:spacing w:line="480" w:lineRule="auto"/>
      </w:pPr>
    </w:p>
    <w:p w14:paraId="0395D8BA" w14:textId="77777777" w:rsidR="000E3658" w:rsidRDefault="000E3658" w:rsidP="00F41A64">
      <w:pPr>
        <w:spacing w:line="480" w:lineRule="auto"/>
      </w:pPr>
    </w:p>
    <w:p w14:paraId="2D83F94E" w14:textId="77777777" w:rsidR="000E3658" w:rsidRDefault="000E3658" w:rsidP="00F41A64">
      <w:pPr>
        <w:spacing w:line="480" w:lineRule="auto"/>
      </w:pPr>
    </w:p>
    <w:p w14:paraId="69AC27AE" w14:textId="18F3CBA7" w:rsidR="00BA765D" w:rsidRDefault="007F039E" w:rsidP="00DE7F0C">
      <w:pPr>
        <w:spacing w:line="360" w:lineRule="auto"/>
      </w:pPr>
      <w:r>
        <w:rPr>
          <w:b/>
        </w:rPr>
        <w:t xml:space="preserve">Table </w:t>
      </w:r>
      <w:r w:rsidR="000B4FA5">
        <w:rPr>
          <w:b/>
        </w:rPr>
        <w:t>1</w:t>
      </w:r>
      <w:r w:rsidR="00315CE9" w:rsidRPr="00BD5479">
        <w:rPr>
          <w:b/>
        </w:rPr>
        <w:t>.</w:t>
      </w:r>
      <w:r w:rsidR="00315CE9">
        <w:t xml:space="preserve"> </w:t>
      </w:r>
      <w:r w:rsidR="00397238">
        <w:t>Variance components in parameters derived from MPMs.</w:t>
      </w:r>
    </w:p>
    <w:tbl>
      <w:tblPr>
        <w:tblStyle w:val="Grilledutableau"/>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7"/>
        <w:gridCol w:w="5513"/>
      </w:tblGrid>
      <w:tr w:rsidR="00DE7F0C" w:rsidRPr="002167AF" w14:paraId="70C8B5D9" w14:textId="77777777" w:rsidTr="00DE7F0C">
        <w:tc>
          <w:tcPr>
            <w:tcW w:w="2055" w:type="pct"/>
            <w:tcBorders>
              <w:top w:val="nil"/>
              <w:bottom w:val="single" w:sz="4" w:space="0" w:color="auto"/>
            </w:tcBorders>
          </w:tcPr>
          <w:p w14:paraId="5F0384F1" w14:textId="77777777" w:rsidR="00DE7F0C" w:rsidRPr="002167AF" w:rsidRDefault="00DE7F0C" w:rsidP="00903EF3">
            <w:pPr>
              <w:spacing w:line="360" w:lineRule="auto"/>
              <w:rPr>
                <w:b/>
              </w:rPr>
            </w:pPr>
            <w:r w:rsidRPr="002167AF">
              <w:rPr>
                <w:b/>
              </w:rPr>
              <w:t>Parameter</w:t>
            </w:r>
          </w:p>
        </w:tc>
        <w:tc>
          <w:tcPr>
            <w:tcW w:w="2945" w:type="pct"/>
            <w:tcBorders>
              <w:top w:val="single" w:sz="4" w:space="0" w:color="auto"/>
              <w:bottom w:val="single" w:sz="4" w:space="0" w:color="auto"/>
            </w:tcBorders>
          </w:tcPr>
          <w:p w14:paraId="250FF8CE" w14:textId="15BF1461" w:rsidR="00DE7F0C" w:rsidRPr="002167AF" w:rsidRDefault="00DE7F0C" w:rsidP="00975A41">
            <w:pPr>
              <w:spacing w:line="360" w:lineRule="auto"/>
              <w:rPr>
                <w:b/>
              </w:rPr>
            </w:pPr>
            <w:r w:rsidRPr="002167AF">
              <w:rPr>
                <w:b/>
              </w:rPr>
              <w:t>Proportion of total variance</w:t>
            </w:r>
            <w:r>
              <w:rPr>
                <w:b/>
              </w:rPr>
              <w:t xml:space="preserve"> </w:t>
            </w:r>
            <w:r w:rsidRPr="002167AF">
              <w:rPr>
                <w:b/>
              </w:rPr>
              <w:t>due to within-</w:t>
            </w:r>
            <w:r w:rsidR="00975A41">
              <w:rPr>
                <w:b/>
              </w:rPr>
              <w:t>population</w:t>
            </w:r>
            <w:r w:rsidRPr="002167AF">
              <w:rPr>
                <w:b/>
              </w:rPr>
              <w:t xml:space="preserve"> sampling uncertainty</w:t>
            </w:r>
            <w:r>
              <w:t xml:space="preserve"> (</w:t>
            </w:r>
            <m:oMath>
              <m:sSubSup>
                <m:sSubSupPr>
                  <m:ctrlPr>
                    <w:rPr>
                      <w:rFonts w:ascii="Cambria Math" w:hAnsi="Cambria Math"/>
                      <w:i/>
                    </w:rPr>
                  </m:ctrlPr>
                </m:sSubSupPr>
                <m:e>
                  <m:r>
                    <w:rPr>
                      <w:rFonts w:ascii="Cambria Math" w:hAnsi="Cambria Math"/>
                    </w:rPr>
                    <m:t>σ</m:t>
                  </m:r>
                </m:e>
                <m:sub>
                  <m:r>
                    <w:rPr>
                      <w:rFonts w:ascii="Cambria Math" w:hAnsi="Cambria Math"/>
                    </w:rPr>
                    <m:t>within</m:t>
                  </m:r>
                </m:sub>
                <m:sup>
                  <m:r>
                    <w:rPr>
                      <w:rFonts w:ascii="Cambria Math" w:hAnsi="Cambria Math"/>
                    </w:rPr>
                    <m:t>2</m:t>
                  </m:r>
                </m:sup>
              </m:sSubSup>
              <m:r>
                <w:rPr>
                  <w:rFonts w:ascii="Cambria Math" w:hAnsi="Cambria Math"/>
                </w:rPr>
                <m:t xml:space="preserve"> / </m:t>
              </m:r>
              <m:sSubSup>
                <m:sSubSupPr>
                  <m:ctrlPr>
                    <w:rPr>
                      <w:rFonts w:ascii="Cambria Math" w:hAnsi="Cambria Math"/>
                      <w:i/>
                    </w:rPr>
                  </m:ctrlPr>
                </m:sSubSupPr>
                <m:e>
                  <m:r>
                    <w:rPr>
                      <w:rFonts w:ascii="Cambria Math" w:hAnsi="Cambria Math"/>
                    </w:rPr>
                    <m:t>σ</m:t>
                  </m:r>
                </m:e>
                <m:sub>
                  <m:r>
                    <m:rPr>
                      <m:sty m:val="p"/>
                    </m:rPr>
                    <w:rPr>
                      <w:rFonts w:ascii="Cambria Math" w:hAnsi="Cambria Math"/>
                    </w:rPr>
                    <m:t>total</m:t>
                  </m:r>
                </m:sub>
                <m:sup>
                  <m:r>
                    <w:rPr>
                      <w:rFonts w:ascii="Cambria Math" w:hAnsi="Cambria Math"/>
                    </w:rPr>
                    <m:t>2</m:t>
                  </m:r>
                </m:sup>
              </m:sSubSup>
            </m:oMath>
            <w:r>
              <w:t>)</w:t>
            </w:r>
          </w:p>
        </w:tc>
      </w:tr>
      <w:tr w:rsidR="00DE7F0C" w14:paraId="6AFF4E63" w14:textId="77777777" w:rsidTr="00DE7F0C">
        <w:tc>
          <w:tcPr>
            <w:tcW w:w="2055" w:type="pct"/>
            <w:tcBorders>
              <w:top w:val="single" w:sz="4" w:space="0" w:color="auto"/>
              <w:bottom w:val="nil"/>
            </w:tcBorders>
          </w:tcPr>
          <w:p w14:paraId="5EF53CD1" w14:textId="77777777" w:rsidR="00DE7F0C" w:rsidRDefault="00DE7F0C" w:rsidP="00903EF3">
            <w:pPr>
              <w:spacing w:line="360" w:lineRule="auto"/>
            </w:pPr>
            <w:r>
              <w:t>Mature life expectancy (</w:t>
            </w:r>
            <m:oMath>
              <m:r>
                <w:rPr>
                  <w:rFonts w:ascii="Cambria Math" w:hAnsi="Cambria Math"/>
                </w:rPr>
                <m:t>L</m:t>
              </m:r>
            </m:oMath>
            <w:r>
              <w:t>)</w:t>
            </w:r>
          </w:p>
        </w:tc>
        <w:tc>
          <w:tcPr>
            <w:tcW w:w="2945" w:type="pct"/>
            <w:tcBorders>
              <w:top w:val="single" w:sz="4" w:space="0" w:color="auto"/>
              <w:bottom w:val="nil"/>
            </w:tcBorders>
          </w:tcPr>
          <w:p w14:paraId="012B08DA" w14:textId="77777777" w:rsidR="00DE7F0C" w:rsidRDefault="00DE7F0C" w:rsidP="00903EF3">
            <w:pPr>
              <w:spacing w:line="360" w:lineRule="auto"/>
            </w:pPr>
            <w:r>
              <w:t>0.10 (0.07, 0.13)</w:t>
            </w:r>
          </w:p>
        </w:tc>
      </w:tr>
      <w:tr w:rsidR="00DE7F0C" w14:paraId="0195CDCE" w14:textId="77777777" w:rsidTr="00DE7F0C">
        <w:tc>
          <w:tcPr>
            <w:tcW w:w="2055" w:type="pct"/>
            <w:tcBorders>
              <w:top w:val="nil"/>
            </w:tcBorders>
          </w:tcPr>
          <w:p w14:paraId="5F6F18D6" w14:textId="77777777" w:rsidR="00DE7F0C" w:rsidRDefault="00DE7F0C" w:rsidP="00903EF3">
            <w:pPr>
              <w:spacing w:line="360" w:lineRule="auto"/>
            </w:pPr>
            <w:r>
              <w:t>Shape of mortality distribution (</w:t>
            </w:r>
            <w:r w:rsidRPr="00B543D4">
              <w:rPr>
                <w:i/>
              </w:rPr>
              <w:t>S</w:t>
            </w:r>
            <w:r>
              <w:t>)</w:t>
            </w:r>
          </w:p>
        </w:tc>
        <w:tc>
          <w:tcPr>
            <w:tcW w:w="2945" w:type="pct"/>
            <w:tcBorders>
              <w:top w:val="nil"/>
            </w:tcBorders>
          </w:tcPr>
          <w:p w14:paraId="4418AC46" w14:textId="77777777" w:rsidR="00DE7F0C" w:rsidRDefault="00DE7F0C" w:rsidP="00903EF3">
            <w:pPr>
              <w:spacing w:line="360" w:lineRule="auto"/>
            </w:pPr>
            <w:r>
              <w:t>0.48 (0.34, 0.62)</w:t>
            </w:r>
          </w:p>
        </w:tc>
      </w:tr>
      <w:tr w:rsidR="00DE7F0C" w14:paraId="584470AF" w14:textId="77777777" w:rsidTr="00DE7F0C">
        <w:tc>
          <w:tcPr>
            <w:tcW w:w="2055" w:type="pct"/>
          </w:tcPr>
          <w:p w14:paraId="6B04F92D" w14:textId="77777777" w:rsidR="00DE7F0C" w:rsidRDefault="00DE7F0C" w:rsidP="00903EF3">
            <w:pPr>
              <w:spacing w:line="360" w:lineRule="auto"/>
            </w:pPr>
            <w:r>
              <w:t>Population growth rate (</w:t>
            </w:r>
            <m:oMath>
              <m:r>
                <w:rPr>
                  <w:rFonts w:ascii="Cambria Math" w:hAnsi="Cambria Math"/>
                </w:rPr>
                <m:t>λ</m:t>
              </m:r>
            </m:oMath>
            <w:r>
              <w:t>)</w:t>
            </w:r>
          </w:p>
        </w:tc>
        <w:tc>
          <w:tcPr>
            <w:tcW w:w="2945" w:type="pct"/>
          </w:tcPr>
          <w:p w14:paraId="38D82D08" w14:textId="77777777" w:rsidR="00DE7F0C" w:rsidRDefault="00DE7F0C" w:rsidP="00903EF3">
            <w:pPr>
              <w:spacing w:line="360" w:lineRule="auto"/>
            </w:pPr>
            <w:r>
              <w:t>0.02 (0.01, 0.02)</w:t>
            </w:r>
          </w:p>
        </w:tc>
      </w:tr>
      <w:tr w:rsidR="00DE7F0C" w14:paraId="30F32DF0" w14:textId="77777777" w:rsidTr="00DE7F0C">
        <w:tc>
          <w:tcPr>
            <w:tcW w:w="2055" w:type="pct"/>
          </w:tcPr>
          <w:p w14:paraId="54A3CF2D" w14:textId="77777777" w:rsidR="00DE7F0C" w:rsidRDefault="00DE7F0C" w:rsidP="00903EF3">
            <w:pPr>
              <w:spacing w:line="360" w:lineRule="auto"/>
            </w:pPr>
            <w:r>
              <w:t>Damping ratio (</w:t>
            </w:r>
            <m:oMath>
              <m:r>
                <w:rPr>
                  <w:rFonts w:ascii="Cambria Math" w:hAnsi="Cambria Math"/>
                </w:rPr>
                <m:t>ρ</m:t>
              </m:r>
            </m:oMath>
            <w:r>
              <w:t>)</w:t>
            </w:r>
          </w:p>
        </w:tc>
        <w:tc>
          <w:tcPr>
            <w:tcW w:w="2945" w:type="pct"/>
          </w:tcPr>
          <w:p w14:paraId="2B4FD6E1" w14:textId="77777777" w:rsidR="00DE7F0C" w:rsidRDefault="00DE7F0C" w:rsidP="00903EF3">
            <w:pPr>
              <w:spacing w:line="360" w:lineRule="auto"/>
            </w:pPr>
            <w:r>
              <w:t>0.07 (0.05, 0.10)</w:t>
            </w:r>
          </w:p>
        </w:tc>
      </w:tr>
      <w:tr w:rsidR="00DE7F0C" w14:paraId="1F3CBE73" w14:textId="77777777" w:rsidTr="00DE7F0C">
        <w:tc>
          <w:tcPr>
            <w:tcW w:w="2055" w:type="pct"/>
          </w:tcPr>
          <w:p w14:paraId="7C360C80" w14:textId="77777777" w:rsidR="00DE7F0C" w:rsidRDefault="00DE7F0C" w:rsidP="00903EF3">
            <w:pPr>
              <w:spacing w:line="360" w:lineRule="auto"/>
            </w:pPr>
            <w:r>
              <w:t>Individual growth rate (</w:t>
            </w:r>
            <m:oMath>
              <m:r>
                <w:rPr>
                  <w:rFonts w:ascii="Cambria Math" w:hAnsi="Cambria Math"/>
                </w:rPr>
                <m:t>γ</m:t>
              </m:r>
            </m:oMath>
            <w:r>
              <w:t>)</w:t>
            </w:r>
          </w:p>
        </w:tc>
        <w:tc>
          <w:tcPr>
            <w:tcW w:w="2945" w:type="pct"/>
          </w:tcPr>
          <w:p w14:paraId="408A932B" w14:textId="77777777" w:rsidR="00DE7F0C" w:rsidRDefault="00DE7F0C" w:rsidP="00903EF3">
            <w:pPr>
              <w:spacing w:line="360" w:lineRule="auto"/>
            </w:pPr>
            <w:r>
              <w:t>0.02 (0.01, 0.02)</w:t>
            </w:r>
          </w:p>
        </w:tc>
      </w:tr>
      <w:tr w:rsidR="00DE7F0C" w14:paraId="0CBD086D" w14:textId="77777777" w:rsidTr="00DE7F0C">
        <w:tc>
          <w:tcPr>
            <w:tcW w:w="2055" w:type="pct"/>
          </w:tcPr>
          <w:p w14:paraId="786315D8" w14:textId="77777777" w:rsidR="00DE7F0C" w:rsidRDefault="00DE7F0C" w:rsidP="00903EF3">
            <w:pPr>
              <w:spacing w:line="360" w:lineRule="auto"/>
            </w:pPr>
            <w:r>
              <w:t>Generation time (</w:t>
            </w:r>
            <w:r w:rsidRPr="00B543D4">
              <w:rPr>
                <w:i/>
              </w:rPr>
              <w:t>T</w:t>
            </w:r>
            <w:r>
              <w:t>)</w:t>
            </w:r>
          </w:p>
        </w:tc>
        <w:tc>
          <w:tcPr>
            <w:tcW w:w="2945" w:type="pct"/>
          </w:tcPr>
          <w:p w14:paraId="0C49F808" w14:textId="77777777" w:rsidR="00DE7F0C" w:rsidRDefault="00DE7F0C" w:rsidP="00903EF3">
            <w:pPr>
              <w:spacing w:line="360" w:lineRule="auto"/>
            </w:pPr>
            <w:r>
              <w:t>0.03 (0.02, 0.04)</w:t>
            </w:r>
          </w:p>
        </w:tc>
      </w:tr>
    </w:tbl>
    <w:p w14:paraId="04B4E237" w14:textId="77777777" w:rsidR="00DE7F0C" w:rsidRDefault="00DE7F0C" w:rsidP="00F41A64">
      <w:pPr>
        <w:spacing w:line="480" w:lineRule="auto"/>
      </w:pPr>
    </w:p>
    <w:p w14:paraId="1C6DEB14" w14:textId="77777777" w:rsidR="00315CE9" w:rsidRDefault="00315CE9" w:rsidP="00F41A64">
      <w:pPr>
        <w:spacing w:line="480" w:lineRule="auto"/>
      </w:pPr>
    </w:p>
    <w:p w14:paraId="6A12E6CF" w14:textId="77777777" w:rsidR="00BA765D" w:rsidRDefault="00BA765D" w:rsidP="00F41A64">
      <w:pPr>
        <w:spacing w:line="480" w:lineRule="auto"/>
      </w:pPr>
    </w:p>
    <w:p w14:paraId="559FD494" w14:textId="77777777" w:rsidR="00BA765D" w:rsidRDefault="00BA765D" w:rsidP="00F41A64">
      <w:pPr>
        <w:spacing w:line="480" w:lineRule="auto"/>
      </w:pPr>
    </w:p>
    <w:p w14:paraId="472B2840" w14:textId="77777777" w:rsidR="005938C8" w:rsidRDefault="005938C8" w:rsidP="00F41A64">
      <w:pPr>
        <w:spacing w:line="480" w:lineRule="auto"/>
      </w:pPr>
    </w:p>
    <w:p w14:paraId="4F36D69E" w14:textId="77777777" w:rsidR="005938C8" w:rsidRDefault="005938C8" w:rsidP="00F41A64">
      <w:pPr>
        <w:spacing w:line="480" w:lineRule="auto"/>
      </w:pPr>
    </w:p>
    <w:p w14:paraId="39BB792D" w14:textId="77777777" w:rsidR="005938C8" w:rsidRDefault="005938C8" w:rsidP="00F41A64">
      <w:pPr>
        <w:spacing w:line="480" w:lineRule="auto"/>
      </w:pPr>
    </w:p>
    <w:p w14:paraId="0DA4431F" w14:textId="77777777" w:rsidR="005938C8" w:rsidRDefault="005938C8" w:rsidP="00F41A64">
      <w:pPr>
        <w:spacing w:line="480" w:lineRule="auto"/>
      </w:pPr>
    </w:p>
    <w:p w14:paraId="15CF79FE" w14:textId="77777777" w:rsidR="005938C8" w:rsidRDefault="005938C8" w:rsidP="00F41A64">
      <w:pPr>
        <w:spacing w:line="480" w:lineRule="auto"/>
      </w:pPr>
    </w:p>
    <w:p w14:paraId="739AA8FD" w14:textId="77777777" w:rsidR="005938C8" w:rsidRDefault="005938C8" w:rsidP="00F41A64">
      <w:pPr>
        <w:spacing w:line="480" w:lineRule="auto"/>
      </w:pPr>
    </w:p>
    <w:p w14:paraId="54A5CA86" w14:textId="77777777" w:rsidR="005938C8" w:rsidRDefault="005938C8" w:rsidP="00F41A64">
      <w:pPr>
        <w:spacing w:line="480" w:lineRule="auto"/>
      </w:pPr>
    </w:p>
    <w:p w14:paraId="0909C063" w14:textId="77777777" w:rsidR="005938C8" w:rsidRDefault="005938C8" w:rsidP="00F41A64">
      <w:pPr>
        <w:spacing w:line="480" w:lineRule="auto"/>
      </w:pPr>
    </w:p>
    <w:p w14:paraId="2CEC0BF8" w14:textId="77777777" w:rsidR="005938C8" w:rsidRDefault="005938C8" w:rsidP="00F41A64">
      <w:pPr>
        <w:spacing w:line="480" w:lineRule="auto"/>
      </w:pPr>
    </w:p>
    <w:p w14:paraId="67F501D3" w14:textId="77777777" w:rsidR="00EB7C62" w:rsidRDefault="00EB7C62" w:rsidP="00F41A64">
      <w:pPr>
        <w:spacing w:line="480" w:lineRule="auto"/>
      </w:pPr>
    </w:p>
    <w:p w14:paraId="53E7C25A" w14:textId="77777777" w:rsidR="00EB7C62" w:rsidRDefault="00EB7C62" w:rsidP="00F41A64">
      <w:pPr>
        <w:spacing w:line="480" w:lineRule="auto"/>
      </w:pPr>
    </w:p>
    <w:p w14:paraId="29258F81" w14:textId="4AAB8E9E" w:rsidR="00BA765D" w:rsidRDefault="000B4FA5" w:rsidP="00F41A64">
      <w:pPr>
        <w:spacing w:line="480" w:lineRule="auto"/>
      </w:pPr>
      <w:r>
        <w:rPr>
          <w:noProof/>
        </w:rPr>
        <w:lastRenderedPageBreak/>
        <w:drawing>
          <wp:inline distT="0" distB="0" distL="0" distR="0" wp14:anchorId="3EF1D41B" wp14:editId="1611F9DF">
            <wp:extent cx="5939790" cy="3957320"/>
            <wp:effectExtent l="0" t="0" r="3810" b="5080"/>
            <wp:docPr id="6" name="Picture 6" descr="Macintosh HD:Users:patrickbarks:uncertainty:img:dem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patrickbarks:uncertainty:img:dem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3957320"/>
                    </a:xfrm>
                    <a:prstGeom prst="rect">
                      <a:avLst/>
                    </a:prstGeom>
                    <a:noFill/>
                    <a:ln>
                      <a:noFill/>
                    </a:ln>
                  </pic:spPr>
                </pic:pic>
              </a:graphicData>
            </a:graphic>
          </wp:inline>
        </w:drawing>
      </w:r>
    </w:p>
    <w:p w14:paraId="1DC2B573" w14:textId="5E5B2CA5" w:rsidR="00544C03" w:rsidRDefault="00BA765D" w:rsidP="00F41A64">
      <w:pPr>
        <w:spacing w:line="480" w:lineRule="auto"/>
      </w:pPr>
      <w:r w:rsidRPr="00277372">
        <w:rPr>
          <w:b/>
        </w:rPr>
        <w:t>Fig</w:t>
      </w:r>
      <w:r w:rsidR="00104EEE" w:rsidRPr="00277372">
        <w:rPr>
          <w:b/>
        </w:rPr>
        <w:t>.</w:t>
      </w:r>
      <w:r w:rsidRPr="00277372">
        <w:rPr>
          <w:b/>
        </w:rPr>
        <w:t xml:space="preserve"> 1.</w:t>
      </w:r>
      <w:r>
        <w:t xml:space="preserve"> </w:t>
      </w:r>
      <w:r w:rsidR="00104EEE">
        <w:t xml:space="preserve">Illustration of the derivation of sampling distributions for transition rates and derived parameters </w:t>
      </w:r>
      <w:r w:rsidR="00544C03">
        <w:t>from a</w:t>
      </w:r>
      <w:r w:rsidR="000F53CE">
        <w:t xml:space="preserve"> single</w:t>
      </w:r>
      <w:r w:rsidR="00544C03">
        <w:t xml:space="preserve"> matrix population model in COMPADRE </w:t>
      </w:r>
      <w:r w:rsidR="00AA0FBE">
        <w:t>(</w:t>
      </w:r>
      <w:r w:rsidR="006F3BC1">
        <w:t>1997</w:t>
      </w:r>
      <w:r w:rsidR="00544C03">
        <w:t>-199</w:t>
      </w:r>
      <w:r w:rsidR="006F3BC1">
        <w:t>8</w:t>
      </w:r>
      <w:r w:rsidR="00544C03">
        <w:t xml:space="preserve"> transition for </w:t>
      </w:r>
      <w:r w:rsidR="008E7286" w:rsidRPr="008A540C">
        <w:rPr>
          <w:i/>
        </w:rPr>
        <w:t xml:space="preserve">Agrimonia </w:t>
      </w:r>
      <w:proofErr w:type="spellStart"/>
      <w:r w:rsidR="008E7286" w:rsidRPr="008A540C">
        <w:rPr>
          <w:i/>
        </w:rPr>
        <w:t>eupatoria</w:t>
      </w:r>
      <w:proofErr w:type="spellEnd"/>
      <w:r w:rsidR="008E7286" w:rsidRPr="008A540C">
        <w:rPr>
          <w:i/>
        </w:rPr>
        <w:t xml:space="preserve"> </w:t>
      </w:r>
      <w:r w:rsidR="00AA0FBE">
        <w:t>p</w:t>
      </w:r>
      <w:r w:rsidR="008E7286">
        <w:t>opulation B,</w:t>
      </w:r>
      <w:r w:rsidR="00544C03">
        <w:t xml:space="preserve"> </w:t>
      </w:r>
      <w:r w:rsidR="00AA0FBE">
        <w:t xml:space="preserve">from </w:t>
      </w:r>
      <w:proofErr w:type="spellStart"/>
      <w:r w:rsidR="00AA0FBE">
        <w:t>Kiviniemi</w:t>
      </w:r>
      <w:proofErr w:type="spellEnd"/>
      <w:r w:rsidR="00AA0FBE">
        <w:t xml:space="preserve"> 200</w:t>
      </w:r>
      <w:r w:rsidR="007E1E60">
        <w:t>2</w:t>
      </w:r>
      <w:r w:rsidR="00AA0FBE">
        <w:t>).</w:t>
      </w:r>
      <w:r w:rsidR="00544C03">
        <w:t xml:space="preserve"> The top panels depict the </w:t>
      </w:r>
      <w:r w:rsidR="00277372">
        <w:t xml:space="preserve">original matrix in point </w:t>
      </w:r>
      <w:r w:rsidR="00544C03">
        <w:t>estimate form (</w:t>
      </w:r>
      <w:r w:rsidR="00544C03" w:rsidRPr="00544C03">
        <w:rPr>
          <w:b/>
        </w:rPr>
        <w:t>A</w:t>
      </w:r>
      <w:r w:rsidR="00544C03">
        <w:t xml:space="preserve">), the raw integer counts </w:t>
      </w:r>
      <w:r w:rsidR="00D7203D">
        <w:t>behind the point estimates</w:t>
      </w:r>
      <w:r w:rsidR="00544C03">
        <w:t xml:space="preserve"> (</w:t>
      </w:r>
      <w:r w:rsidR="00544C03" w:rsidRPr="00544C03">
        <w:rPr>
          <w:b/>
        </w:rPr>
        <w:t>B</w:t>
      </w:r>
      <w:r w:rsidR="00544C03">
        <w:t>), and the resulting sampling distribution for each transition (</w:t>
      </w:r>
      <w:r w:rsidR="00544C03" w:rsidRPr="00544C03">
        <w:rPr>
          <w:b/>
        </w:rPr>
        <w:t>C</w:t>
      </w:r>
      <w:r w:rsidR="00544C03">
        <w:t>).</w:t>
      </w:r>
      <w:r w:rsidR="00C34749">
        <w:t xml:space="preserve"> Panel (</w:t>
      </w:r>
      <w:r w:rsidR="00C34749" w:rsidRPr="00C34749">
        <w:rPr>
          <w:b/>
        </w:rPr>
        <w:t>D</w:t>
      </w:r>
      <w:r w:rsidR="00C34749">
        <w:t>) depicts sampling distributions fo</w:t>
      </w:r>
      <w:r w:rsidR="00C865BD">
        <w:t>r a variety of</w:t>
      </w:r>
      <w:r w:rsidR="00C34749">
        <w:t xml:space="preserve"> parameters</w:t>
      </w:r>
      <w:r w:rsidR="00C865BD">
        <w:t xml:space="preserve"> derived from the </w:t>
      </w:r>
      <w:r w:rsidR="002E3EDF">
        <w:t>matrix population model</w:t>
      </w:r>
      <w:r w:rsidR="00C34749">
        <w:t>, including the equilibrium population growth rate (</w:t>
      </w:r>
      <w:r w:rsidR="00C34749" w:rsidRPr="00337EE9">
        <w:rPr>
          <w:rFonts w:cs="Lucida Grande"/>
          <w:i/>
          <w:color w:val="000000"/>
        </w:rPr>
        <w:t>λ</w:t>
      </w:r>
      <w:r w:rsidR="00C34749">
        <w:t>), damping ratio (</w:t>
      </w:r>
      <w:r w:rsidR="00C34749" w:rsidRPr="00337EE9">
        <w:rPr>
          <w:rFonts w:cs="Lucida Grande"/>
          <w:i/>
          <w:color w:val="000000"/>
        </w:rPr>
        <w:t>ρ</w:t>
      </w:r>
      <w:r w:rsidR="00C34749">
        <w:t>), reproductive value of the vegetative stage class</w:t>
      </w:r>
      <w:r w:rsidR="00EB7D09">
        <w:t xml:space="preserve"> (</w:t>
      </w:r>
      <w:r w:rsidR="00EB7D09">
        <w:rPr>
          <w:i/>
        </w:rPr>
        <w:t>v</w:t>
      </w:r>
      <w:r w:rsidR="00EB7D09">
        <w:rPr>
          <w:vertAlign w:val="subscript"/>
        </w:rPr>
        <w:t>3</w:t>
      </w:r>
      <w:r w:rsidR="00EB7D09">
        <w:t>)</w:t>
      </w:r>
      <w:r w:rsidR="00C34749">
        <w:t>, elasticity of</w:t>
      </w:r>
      <w:r w:rsidR="00FB7C53">
        <w:t xml:space="preserve"> </w:t>
      </w:r>
      <w:r w:rsidR="00FB7C53" w:rsidRPr="00337EE9">
        <w:rPr>
          <w:rFonts w:cs="Lucida Grande"/>
          <w:i/>
          <w:color w:val="000000"/>
        </w:rPr>
        <w:t>λ</w:t>
      </w:r>
      <w:r w:rsidR="00C34749">
        <w:t xml:space="preserve"> </w:t>
      </w:r>
      <w:r w:rsidR="00FB7C53">
        <w:t xml:space="preserve">to </w:t>
      </w:r>
      <w:r w:rsidR="00C34749">
        <w:t>the stasis transition</w:t>
      </w:r>
      <w:r w:rsidR="00FB7C53">
        <w:t xml:space="preserve"> of</w:t>
      </w:r>
      <w:r w:rsidR="00EB7D09">
        <w:t xml:space="preserve"> the reproductive stage class</w:t>
      </w:r>
      <w:r w:rsidR="00FB7C53">
        <w:t xml:space="preserve"> (</w:t>
      </w:r>
      <w:r w:rsidR="00FB7C53" w:rsidRPr="001D1A89">
        <w:rPr>
          <w:i/>
        </w:rPr>
        <w:t>E</w:t>
      </w:r>
      <w:r w:rsidR="00FB7C53">
        <w:rPr>
          <w:vertAlign w:val="subscript"/>
        </w:rPr>
        <w:t>4,4</w:t>
      </w:r>
      <w:r w:rsidR="00FB7C53">
        <w:t>)</w:t>
      </w:r>
      <w:r w:rsidR="00C34749">
        <w:t>, generation time</w:t>
      </w:r>
      <w:r w:rsidR="00565FBE">
        <w:t xml:space="preserve"> (</w:t>
      </w:r>
      <w:r w:rsidR="00565FBE" w:rsidRPr="00565FBE">
        <w:rPr>
          <w:i/>
        </w:rPr>
        <w:t>T</w:t>
      </w:r>
      <w:r w:rsidR="00565FBE">
        <w:t>)</w:t>
      </w:r>
      <w:r w:rsidR="00C34749">
        <w:t>, and life expectancy (</w:t>
      </w:r>
      <w:r w:rsidR="00C34749" w:rsidRPr="00C34749">
        <w:rPr>
          <w:i/>
        </w:rPr>
        <w:t>l</w:t>
      </w:r>
      <w:r w:rsidR="00C34749" w:rsidRPr="00C34749">
        <w:rPr>
          <w:vertAlign w:val="subscript"/>
        </w:rPr>
        <w:t>0</w:t>
      </w:r>
      <w:r w:rsidR="00C34749">
        <w:t>).</w:t>
      </w:r>
    </w:p>
    <w:p w14:paraId="0F988E9B" w14:textId="77777777" w:rsidR="00BA765D" w:rsidRDefault="00BA765D" w:rsidP="00F41A64">
      <w:pPr>
        <w:spacing w:line="480" w:lineRule="auto"/>
      </w:pPr>
    </w:p>
    <w:p w14:paraId="6252BC71" w14:textId="77777777" w:rsidR="005938C8" w:rsidRDefault="005938C8" w:rsidP="00F41A64">
      <w:pPr>
        <w:spacing w:line="480" w:lineRule="auto"/>
      </w:pPr>
    </w:p>
    <w:p w14:paraId="46134A4A" w14:textId="05304DCA" w:rsidR="00BA765D" w:rsidRDefault="000E2BCA" w:rsidP="007D29AD">
      <w:pPr>
        <w:spacing w:line="480" w:lineRule="auto"/>
        <w:jc w:val="center"/>
      </w:pPr>
      <w:r>
        <w:rPr>
          <w:noProof/>
        </w:rPr>
        <w:lastRenderedPageBreak/>
        <w:drawing>
          <wp:inline distT="0" distB="0" distL="0" distR="0" wp14:anchorId="321E3571" wp14:editId="5EEC6866">
            <wp:extent cx="5715000" cy="5715000"/>
            <wp:effectExtent l="0" t="0" r="0" b="0"/>
            <wp:docPr id="1" name="Picture 1" descr="Macintosh HD:Users:patrickbarks:uncertainty:img:sd_shape_po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patrickbarks:uncertainty:img:sd_shape_pool.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549" cy="5715549"/>
                    </a:xfrm>
                    <a:prstGeom prst="rect">
                      <a:avLst/>
                    </a:prstGeom>
                    <a:noFill/>
                    <a:ln>
                      <a:noFill/>
                    </a:ln>
                  </pic:spPr>
                </pic:pic>
              </a:graphicData>
            </a:graphic>
          </wp:inline>
        </w:drawing>
      </w:r>
    </w:p>
    <w:p w14:paraId="0F58EAB3" w14:textId="0D43E961" w:rsidR="008B64FF" w:rsidRDefault="005938C8" w:rsidP="005938C8">
      <w:pPr>
        <w:spacing w:line="480" w:lineRule="auto"/>
      </w:pPr>
      <w:r w:rsidRPr="00277372">
        <w:rPr>
          <w:b/>
        </w:rPr>
        <w:t xml:space="preserve">Fig. </w:t>
      </w:r>
      <w:r w:rsidR="00EF5197">
        <w:rPr>
          <w:b/>
        </w:rPr>
        <w:t>2</w:t>
      </w:r>
      <w:r w:rsidRPr="00277372">
        <w:rPr>
          <w:b/>
        </w:rPr>
        <w:t>.</w:t>
      </w:r>
      <w:r>
        <w:t xml:space="preserve"> </w:t>
      </w:r>
      <w:r w:rsidR="007D0E2A">
        <w:t>Point estimates (black dots) and</w:t>
      </w:r>
      <w:r w:rsidR="00C856AC">
        <w:t xml:space="preserve"> corresponding</w:t>
      </w:r>
      <w:r w:rsidR="007D0E2A">
        <w:t xml:space="preserve"> sampling distributions (</w:t>
      </w:r>
      <w:r w:rsidR="005F39ED">
        <w:t xml:space="preserve">blue </w:t>
      </w:r>
      <w:r w:rsidR="00E64DA6">
        <w:t xml:space="preserve">density </w:t>
      </w:r>
      <w:r w:rsidR="00DD6EE8">
        <w:t>kernels</w:t>
      </w:r>
      <w:r w:rsidR="007D0E2A">
        <w:t>)</w:t>
      </w:r>
      <w:r w:rsidR="00CA3AA8">
        <w:t xml:space="preserve"> for </w:t>
      </w:r>
      <w:r w:rsidR="00811B24">
        <w:t>population</w:t>
      </w:r>
      <w:r w:rsidR="006B3CF1">
        <w:t>-specific</w:t>
      </w:r>
      <w:r w:rsidR="00811B24">
        <w:t xml:space="preserve"> estimates of </w:t>
      </w:r>
      <w:r w:rsidR="00B54FC2">
        <w:t xml:space="preserve">two </w:t>
      </w:r>
      <w:r w:rsidR="008B64FF">
        <w:t>MPM-derived parameters</w:t>
      </w:r>
      <w:r w:rsidR="00B54FC2">
        <w:t xml:space="preserve">: the shape of the mortality </w:t>
      </w:r>
      <w:r w:rsidR="005B1CFE">
        <w:t>trajectory</w:t>
      </w:r>
      <w:r w:rsidR="00B54FC2">
        <w:t xml:space="preserve"> </w:t>
      </w:r>
      <w:r w:rsidR="00B54FC2" w:rsidRPr="00CA520F">
        <w:rPr>
          <w:b/>
        </w:rPr>
        <w:t>(</w:t>
      </w:r>
      <w:r w:rsidR="00CA520F" w:rsidRPr="00CA520F">
        <w:rPr>
          <w:b/>
        </w:rPr>
        <w:t>A</w:t>
      </w:r>
      <w:r w:rsidR="00B54FC2" w:rsidRPr="00CA520F">
        <w:rPr>
          <w:b/>
        </w:rPr>
        <w:t>)</w:t>
      </w:r>
      <w:r w:rsidR="00B54FC2">
        <w:t xml:space="preserve"> and mature life expectancy </w:t>
      </w:r>
      <w:r w:rsidR="00B54FC2" w:rsidRPr="00CA520F">
        <w:rPr>
          <w:b/>
        </w:rPr>
        <w:t>(</w:t>
      </w:r>
      <w:r w:rsidR="00CA520F" w:rsidRPr="00CA520F">
        <w:rPr>
          <w:b/>
        </w:rPr>
        <w:t>B</w:t>
      </w:r>
      <w:r w:rsidR="00B54FC2" w:rsidRPr="00CA520F">
        <w:rPr>
          <w:b/>
        </w:rPr>
        <w:t>)</w:t>
      </w:r>
      <w:r w:rsidR="008B64FF">
        <w:t>.</w:t>
      </w:r>
      <w:r w:rsidR="00B54FC2">
        <w:t xml:space="preserve"> </w:t>
      </w:r>
      <w:r w:rsidR="00D65948">
        <w:t>In each panel, p</w:t>
      </w:r>
      <w:r w:rsidR="00B54FC2">
        <w:t xml:space="preserve">opulations are arranged </w:t>
      </w:r>
      <w:r w:rsidR="009C6C73">
        <w:t xml:space="preserve">in ascending order </w:t>
      </w:r>
      <w:r w:rsidR="00D5468E">
        <w:t>according to</w:t>
      </w:r>
      <w:r w:rsidR="00B54FC2">
        <w:t xml:space="preserve"> the point est</w:t>
      </w:r>
      <w:r w:rsidR="00014B0B">
        <w:t>imate of the relevant parameter</w:t>
      </w:r>
      <w:r w:rsidR="00B54FC2">
        <w:t>.</w:t>
      </w:r>
    </w:p>
    <w:p w14:paraId="27FBB002" w14:textId="77777777" w:rsidR="007A0F0C" w:rsidRDefault="007A0F0C" w:rsidP="005938C8">
      <w:pPr>
        <w:spacing w:line="480" w:lineRule="auto"/>
      </w:pPr>
    </w:p>
    <w:p w14:paraId="4B9DCF29" w14:textId="77777777" w:rsidR="007A0F0C" w:rsidRDefault="007A0F0C" w:rsidP="005938C8">
      <w:pPr>
        <w:spacing w:line="480" w:lineRule="auto"/>
      </w:pPr>
    </w:p>
    <w:p w14:paraId="10602614" w14:textId="77777777" w:rsidR="007A0F0C" w:rsidRDefault="007A0F0C" w:rsidP="005938C8">
      <w:pPr>
        <w:spacing w:line="480" w:lineRule="auto"/>
      </w:pPr>
    </w:p>
    <w:p w14:paraId="054F5292" w14:textId="46522FB1" w:rsidR="00BA765D" w:rsidRDefault="00756449" w:rsidP="00F41A64">
      <w:pPr>
        <w:spacing w:line="480" w:lineRule="auto"/>
      </w:pPr>
      <w:r>
        <w:rPr>
          <w:noProof/>
        </w:rPr>
        <w:lastRenderedPageBreak/>
        <w:drawing>
          <wp:inline distT="0" distB="0" distL="0" distR="0" wp14:anchorId="631F2224" wp14:editId="73D17A6A">
            <wp:extent cx="5955030" cy="4287520"/>
            <wp:effectExtent l="0" t="0" r="0" b="5080"/>
            <wp:docPr id="9" name="Picture 9" descr="Macintosh HD:Users:patrickbarks:uncertainty:img:sha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patrickbarks:uncertainty:img:shap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5030" cy="4287520"/>
                    </a:xfrm>
                    <a:prstGeom prst="rect">
                      <a:avLst/>
                    </a:prstGeom>
                    <a:noFill/>
                    <a:ln>
                      <a:noFill/>
                    </a:ln>
                  </pic:spPr>
                </pic:pic>
              </a:graphicData>
            </a:graphic>
          </wp:inline>
        </w:drawing>
      </w:r>
    </w:p>
    <w:p w14:paraId="4F1F53A6" w14:textId="2F7A3E74" w:rsidR="00BA765D" w:rsidRDefault="00F54E75" w:rsidP="00F41A64">
      <w:pPr>
        <w:spacing w:line="480" w:lineRule="auto"/>
      </w:pPr>
      <w:r>
        <w:rPr>
          <w:b/>
        </w:rPr>
        <w:t>Fig.</w:t>
      </w:r>
      <w:r w:rsidR="001A1570">
        <w:rPr>
          <w:b/>
        </w:rPr>
        <w:t xml:space="preserve"> 3.</w:t>
      </w:r>
      <w:r w:rsidR="00B304F3">
        <w:t xml:space="preserve"> </w:t>
      </w:r>
      <w:r w:rsidR="007C29EB">
        <w:t>(</w:t>
      </w:r>
      <w:r w:rsidR="00590944" w:rsidRPr="00590944">
        <w:rPr>
          <w:b/>
        </w:rPr>
        <w:t>A</w:t>
      </w:r>
      <w:r w:rsidR="007C29EB">
        <w:t>) Relationship between the shape of mortality trajectories</w:t>
      </w:r>
      <w:r w:rsidR="00E94F4A">
        <w:t xml:space="preserve"> and mature life expectancy</w:t>
      </w:r>
      <w:r w:rsidR="007C29EB">
        <w:t>, based</w:t>
      </w:r>
      <w:r w:rsidR="001447C6">
        <w:t xml:space="preserve"> either</w:t>
      </w:r>
      <w:r w:rsidR="007C29EB">
        <w:t xml:space="preserve"> on point estimates for each variable (top panel) or the underlying sampling distribution</w:t>
      </w:r>
      <w:r w:rsidR="004774CD">
        <w:t>s</w:t>
      </w:r>
      <w:r w:rsidR="007C29EB">
        <w:t xml:space="preserve"> (bottom panel).</w:t>
      </w:r>
      <w:r w:rsidR="00590944">
        <w:t xml:space="preserve"> Error bars and ribbons around fit lines </w:t>
      </w:r>
      <w:r w:rsidR="00185613">
        <w:t>represent</w:t>
      </w:r>
      <w:r w:rsidR="00590944">
        <w:t xml:space="preserve"> 95% credible intervals.</w:t>
      </w:r>
      <w:r w:rsidR="00F14B35">
        <w:t xml:space="preserve"> (</w:t>
      </w:r>
      <w:r w:rsidR="00F14B35" w:rsidRPr="00F14B35">
        <w:rPr>
          <w:b/>
        </w:rPr>
        <w:t>B</w:t>
      </w:r>
      <w:r w:rsidR="00F14B35">
        <w:t xml:space="preserve">) Posterior distribution for the slope of the relationship between </w:t>
      </w:r>
      <w:r w:rsidR="00BA5945">
        <w:t>shape and life expectancy</w:t>
      </w:r>
      <w:r w:rsidR="00575958">
        <w:t xml:space="preserve"> (</w:t>
      </w:r>
      <w:r w:rsidR="00F80FF8" w:rsidRPr="004F3A87">
        <w:rPr>
          <w:rFonts w:cs="Lucida Grande"/>
          <w:i/>
          <w:color w:val="000000"/>
        </w:rPr>
        <w:t>β</w:t>
      </w:r>
      <w:r w:rsidR="00575958">
        <w:t>).</w:t>
      </w:r>
    </w:p>
    <w:p w14:paraId="306A22AB" w14:textId="77777777" w:rsidR="00DA2FF9" w:rsidRDefault="00DA2FF9" w:rsidP="00F41A64">
      <w:pPr>
        <w:spacing w:line="480" w:lineRule="auto"/>
      </w:pPr>
    </w:p>
    <w:p w14:paraId="38DF0B63" w14:textId="77777777" w:rsidR="00EF5197" w:rsidRDefault="00EF5197" w:rsidP="00F41A64">
      <w:pPr>
        <w:spacing w:line="480" w:lineRule="auto"/>
      </w:pPr>
    </w:p>
    <w:p w14:paraId="59EAE7E8" w14:textId="77777777" w:rsidR="00EF5197" w:rsidRDefault="00EF5197" w:rsidP="00F41A64">
      <w:pPr>
        <w:spacing w:line="480" w:lineRule="auto"/>
      </w:pPr>
    </w:p>
    <w:p w14:paraId="362A4556" w14:textId="77777777" w:rsidR="00EF5197" w:rsidRDefault="00EF5197" w:rsidP="00F41A64">
      <w:pPr>
        <w:spacing w:line="480" w:lineRule="auto"/>
      </w:pPr>
    </w:p>
    <w:p w14:paraId="75701191" w14:textId="77777777" w:rsidR="00EF5197" w:rsidRDefault="00EF5197" w:rsidP="00F41A64">
      <w:pPr>
        <w:spacing w:line="480" w:lineRule="auto"/>
      </w:pPr>
    </w:p>
    <w:p w14:paraId="3D85ADD3" w14:textId="77777777" w:rsidR="00EF5197" w:rsidRDefault="00EF5197" w:rsidP="00F41A64">
      <w:pPr>
        <w:spacing w:line="480" w:lineRule="auto"/>
      </w:pPr>
    </w:p>
    <w:p w14:paraId="0C070C69" w14:textId="77777777" w:rsidR="00EF5197" w:rsidRDefault="00EF5197" w:rsidP="00EF5197">
      <w:pPr>
        <w:spacing w:line="480" w:lineRule="auto"/>
      </w:pPr>
      <w:r w:rsidRPr="00EF5197">
        <w:rPr>
          <w:noProof/>
        </w:rPr>
        <w:lastRenderedPageBreak/>
        <w:drawing>
          <wp:inline distT="0" distB="0" distL="0" distR="0" wp14:anchorId="45BF0B4A" wp14:editId="4D20E382">
            <wp:extent cx="5943600" cy="4279291"/>
            <wp:effectExtent l="0" t="0" r="0" b="0"/>
            <wp:docPr id="10" name="Picture 10" descr="Macintosh HD:Users:patrickbarks:uncertainty:img:cl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patrickbarks:uncertainty:img:cli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279291"/>
                    </a:xfrm>
                    <a:prstGeom prst="rect">
                      <a:avLst/>
                    </a:prstGeom>
                    <a:noFill/>
                    <a:ln>
                      <a:noFill/>
                    </a:ln>
                  </pic:spPr>
                </pic:pic>
              </a:graphicData>
            </a:graphic>
          </wp:inline>
        </w:drawing>
      </w:r>
    </w:p>
    <w:p w14:paraId="0573C7A7" w14:textId="18563BB3" w:rsidR="00EF5197" w:rsidRDefault="00EF5197" w:rsidP="00EF5197">
      <w:pPr>
        <w:spacing w:line="480" w:lineRule="auto"/>
      </w:pPr>
      <w:r w:rsidRPr="00277372">
        <w:rPr>
          <w:b/>
        </w:rPr>
        <w:t xml:space="preserve">Fig. </w:t>
      </w:r>
      <w:r>
        <w:rPr>
          <w:b/>
        </w:rPr>
        <w:t>4</w:t>
      </w:r>
      <w:r w:rsidRPr="00277372">
        <w:rPr>
          <w:b/>
        </w:rPr>
        <w:t>.</w:t>
      </w:r>
      <w:r>
        <w:t xml:space="preserve"> Results from models relating annual recruitment in </w:t>
      </w:r>
      <w:r w:rsidRPr="00EC385A">
        <w:rPr>
          <w:i/>
        </w:rPr>
        <w:t xml:space="preserve">Silene </w:t>
      </w:r>
      <w:proofErr w:type="spellStart"/>
      <w:r w:rsidRPr="00EC385A">
        <w:rPr>
          <w:i/>
        </w:rPr>
        <w:t>spaldingii</w:t>
      </w:r>
      <w:proofErr w:type="spellEnd"/>
      <w:r>
        <w:t xml:space="preserve"> to deviations in mean temperature, based either on point estimates for recruitment (top row) or the underlying sampling distribution (bottom row). Results in </w:t>
      </w:r>
      <w:r w:rsidRPr="00CE7581">
        <w:rPr>
          <w:b/>
        </w:rPr>
        <w:t>(A)</w:t>
      </w:r>
      <w:r>
        <w:t xml:space="preserve"> are from a Gaussian process model estimating temperature coefficients for 24 monthly lags, whereas results in </w:t>
      </w:r>
      <w:r w:rsidRPr="00CE7581">
        <w:rPr>
          <w:b/>
        </w:rPr>
        <w:t>(B)</w:t>
      </w:r>
      <w:r>
        <w:t xml:space="preserve"> are from a simplified model of recruitment versus mean Spring temperature. Error bars and ribbons around fit lines represent 95% credible intervals.</w:t>
      </w:r>
    </w:p>
    <w:p w14:paraId="6D61D304" w14:textId="77777777" w:rsidR="00EF5197" w:rsidRDefault="00EF5197" w:rsidP="00F41A64">
      <w:pPr>
        <w:spacing w:line="480" w:lineRule="auto"/>
      </w:pPr>
    </w:p>
    <w:sectPr w:rsidR="00EF5197" w:rsidSect="00D00624">
      <w:headerReference w:type="default" r:id="rId16"/>
      <w:footerReference w:type="even" r:id="rId17"/>
      <w:footerReference w:type="default" r:id="rId18"/>
      <w:pgSz w:w="12240" w:h="15840"/>
      <w:pgMar w:top="1440" w:right="1440" w:bottom="1440" w:left="1440" w:header="708" w:footer="708" w:gutter="0"/>
      <w:lnNumType w:countBy="1" w:restart="continuous"/>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Patrick BARKS" w:date="2020-04-03T15:22:00Z" w:initials="PB">
    <w:p w14:paraId="7FF1314E" w14:textId="51CA33FC" w:rsidR="007810CF" w:rsidRDefault="007810CF">
      <w:pPr>
        <w:pStyle w:val="Commentaire"/>
      </w:pPr>
      <w:r>
        <w:rPr>
          <w:rStyle w:val="Marquedecommentaire"/>
        </w:rPr>
        <w:annotationRef/>
      </w:r>
      <w:r>
        <w:t>TODO: update these figures</w:t>
      </w:r>
    </w:p>
  </w:comment>
  <w:comment w:id="2" w:author="Owen Jones" w:date="2020-04-16T17:02:00Z" w:initials="OJ">
    <w:p w14:paraId="6B28200A" w14:textId="792E3BE4" w:rsidR="007810CF" w:rsidRDefault="007810CF">
      <w:pPr>
        <w:pStyle w:val="Commentaire"/>
      </w:pPr>
      <w:r>
        <w:rPr>
          <w:rStyle w:val="Marquedecommentaire"/>
        </w:rPr>
        <w:annotationRef/>
      </w:r>
      <w:r>
        <w:t xml:space="preserve">According to </w:t>
      </w:r>
      <w:hyperlink r:id="rId1" w:history="1">
        <w:r w:rsidRPr="008B786B">
          <w:rPr>
            <w:rStyle w:val="Lienhypertexte"/>
          </w:rPr>
          <w:t>www.compadre-db.org</w:t>
        </w:r>
      </w:hyperlink>
      <w:r>
        <w:t xml:space="preserve"> the latest figures are 8925 MPMs, 412 studies and 784 species.</w:t>
      </w:r>
    </w:p>
  </w:comment>
  <w:comment w:id="8" w:author="Patrick BARKS" w:date="2020-10-11T18:23:00Z" w:initials="PB">
    <w:p w14:paraId="020BCE58" w14:textId="2740E4B9" w:rsidR="00D03B87" w:rsidRDefault="00D03B87">
      <w:pPr>
        <w:pStyle w:val="Commentaire"/>
      </w:pPr>
      <w:r>
        <w:rPr>
          <w:rStyle w:val="Marquedecommentaire"/>
        </w:rPr>
        <w:annotationRef/>
      </w:r>
      <w:r>
        <w:t xml:space="preserve">I have some supplementary analyses at the </w:t>
      </w:r>
      <w:proofErr w:type="spellStart"/>
      <w:r>
        <w:t>spp</w:t>
      </w:r>
      <w:proofErr w:type="spellEnd"/>
      <w:r>
        <w:t xml:space="preserve"> level</w:t>
      </w:r>
      <w:r w:rsidR="005566FC">
        <w:t xml:space="preserve"> (not yet written up)</w:t>
      </w:r>
      <w:r>
        <w:t>, but I think it’s ok to leave these out for now. The pop-level analyses make the most sense to me, and the Supp materials are already extensive. Can add in later if Reviewer requests.</w:t>
      </w:r>
    </w:p>
  </w:comment>
  <w:comment w:id="10" w:author="Patrick BARKS" w:date="2020-04-03T15:13:00Z" w:initials="PB">
    <w:p w14:paraId="1EC55C22" w14:textId="056CD210" w:rsidR="007810CF" w:rsidRDefault="007810CF">
      <w:pPr>
        <w:pStyle w:val="Commentaire"/>
      </w:pPr>
      <w:r>
        <w:t xml:space="preserve">TODO: </w:t>
      </w:r>
      <w:r>
        <w:rPr>
          <w:rStyle w:val="Marquedecommentaire"/>
        </w:rPr>
        <w:annotationRef/>
      </w:r>
      <w:r>
        <w:t>These results not yet reported anywhere. Probably add to Appendix S1.</w:t>
      </w:r>
    </w:p>
  </w:comment>
  <w:comment w:id="14" w:author="Patrick BARKS" w:date="2020-04-03T15:25:00Z" w:initials="PB">
    <w:p w14:paraId="0D291666" w14:textId="52C078C2" w:rsidR="007810CF" w:rsidRDefault="007810CF">
      <w:pPr>
        <w:pStyle w:val="Commentaire"/>
      </w:pPr>
      <w:r>
        <w:rPr>
          <w:rStyle w:val="Marquedecommentaire"/>
        </w:rPr>
        <w:annotationRef/>
      </w:r>
      <w:r>
        <w:t>TODO</w:t>
      </w:r>
    </w:p>
  </w:comment>
  <w:comment w:id="17" w:author="Patrick BARKS" w:date="2020-04-03T15:20:00Z" w:initials="PB">
    <w:p w14:paraId="3CA281C9" w14:textId="5317D08B" w:rsidR="007810CF" w:rsidRDefault="007810CF">
      <w:pPr>
        <w:pStyle w:val="Commentaire"/>
      </w:pPr>
      <w:r>
        <w:rPr>
          <w:rStyle w:val="Marquedecommentaire"/>
        </w:rPr>
        <w:annotationRef/>
      </w:r>
      <w:r>
        <w:t>TODO</w:t>
      </w:r>
    </w:p>
  </w:comment>
  <w:comment w:id="18" w:author="Patrick BARKS" w:date="2020-04-03T15:20:00Z" w:initials="PB">
    <w:p w14:paraId="6539EF54" w14:textId="1A5D9AB2" w:rsidR="007810CF" w:rsidRDefault="007810CF">
      <w:pPr>
        <w:pStyle w:val="Commentaire"/>
      </w:pPr>
      <w:r>
        <w:rPr>
          <w:rStyle w:val="Marquedecommentaire"/>
        </w:rPr>
        <w:annotationRef/>
      </w:r>
      <w:r>
        <w:t>TODO (or just remove this statement?)</w:t>
      </w:r>
    </w:p>
  </w:comment>
  <w:comment w:id="28" w:author="Patrick BARKS" w:date="2020-04-03T18:14:00Z" w:initials="PB">
    <w:p w14:paraId="023607B2" w14:textId="6DF7AF1C" w:rsidR="007810CF" w:rsidRDefault="007810CF">
      <w:pPr>
        <w:pStyle w:val="Commentaire"/>
      </w:pPr>
      <w:r>
        <w:rPr>
          <w:rStyle w:val="Marquedecommentaire"/>
        </w:rPr>
        <w:annotationRef/>
      </w:r>
      <w:r>
        <w:t>TODO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FF1314E" w15:done="0"/>
  <w15:commentEx w15:paraId="6B28200A" w15:done="0"/>
  <w15:commentEx w15:paraId="020BCE58" w15:done="0"/>
  <w15:commentEx w15:paraId="1EC55C22" w15:done="0"/>
  <w15:commentEx w15:paraId="0D291666" w15:done="0"/>
  <w15:commentEx w15:paraId="3CA281C9" w15:done="0"/>
  <w15:commentEx w15:paraId="6539EF54" w15:done="0"/>
  <w15:commentEx w15:paraId="023607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430E30" w16cex:dateUtc="2020-04-16T15:02:00Z"/>
  <w16cex:commentExtensible w16cex:durableId="232DCC16" w16cex:dateUtc="2020-10-11T16: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FF1314E" w16cid:durableId="2231D327"/>
  <w16cid:commentId w16cid:paraId="6B28200A" w16cid:durableId="22430E30"/>
  <w16cid:commentId w16cid:paraId="020BCE58" w16cid:durableId="232DCC16"/>
  <w16cid:commentId w16cid:paraId="1EC55C22" w16cid:durableId="2231D101"/>
  <w16cid:commentId w16cid:paraId="0D291666" w16cid:durableId="2231D3F0"/>
  <w16cid:commentId w16cid:paraId="3CA281C9" w16cid:durableId="2231D2A2"/>
  <w16cid:commentId w16cid:paraId="6539EF54" w16cid:durableId="2231D2CB"/>
  <w16cid:commentId w16cid:paraId="023607B2" w16cid:durableId="2231FB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197AC5" w14:textId="77777777" w:rsidR="002B3343" w:rsidRDefault="002B3343" w:rsidP="00A241DC">
      <w:r>
        <w:separator/>
      </w:r>
    </w:p>
  </w:endnote>
  <w:endnote w:type="continuationSeparator" w:id="0">
    <w:p w14:paraId="038BFB0C" w14:textId="77777777" w:rsidR="002B3343" w:rsidRDefault="002B3343" w:rsidP="00A241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00000001" w:usb1="08070000" w:usb2="00000010" w:usb3="00000000" w:csb0="00020000"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4C78B6" w14:textId="77777777" w:rsidR="007810CF" w:rsidRDefault="007810CF" w:rsidP="00B32FD2">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11D4BC67" w14:textId="77777777" w:rsidR="007810CF" w:rsidRDefault="007810C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1A58A3" w14:textId="77777777" w:rsidR="007810CF" w:rsidRDefault="007810CF" w:rsidP="00B32FD2">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6</w:t>
    </w:r>
    <w:r>
      <w:rPr>
        <w:rStyle w:val="Numrodepage"/>
      </w:rPr>
      <w:fldChar w:fldCharType="end"/>
    </w:r>
  </w:p>
  <w:p w14:paraId="5499DF5A" w14:textId="77777777" w:rsidR="007810CF" w:rsidRDefault="007810C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0871ED" w14:textId="77777777" w:rsidR="002B3343" w:rsidRDefault="002B3343" w:rsidP="00A241DC">
      <w:r>
        <w:separator/>
      </w:r>
    </w:p>
  </w:footnote>
  <w:footnote w:type="continuationSeparator" w:id="0">
    <w:p w14:paraId="5250D9DC" w14:textId="77777777" w:rsidR="002B3343" w:rsidRDefault="002B3343" w:rsidP="00A241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3244DE" w14:textId="77777777" w:rsidR="007810CF" w:rsidRDefault="007810C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4BB0418"/>
    <w:multiLevelType w:val="hybridMultilevel"/>
    <w:tmpl w:val="6D1AEB76"/>
    <w:lvl w:ilvl="0" w:tplc="D7684F4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F65AA5"/>
    <w:multiLevelType w:val="hybridMultilevel"/>
    <w:tmpl w:val="C3540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atrick BARKS">
    <w15:presenceInfo w15:providerId="AD" w15:userId="S::patrick.barks@epicentre.msf.org::843e6c85-4a7d-4df7-8a62-04d8a273cbcc"/>
  </w15:person>
  <w15:person w15:author="Owen Jones">
    <w15:presenceInfo w15:providerId="AD" w15:userId="S::jones@biology.sdu.dk::184623e4-d493-4227-8344-d5e0703b86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5"/>
  <w:proofState w:spelling="clean" w:grammar="clean"/>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870"/>
    <w:rsid w:val="0000054B"/>
    <w:rsid w:val="0000097B"/>
    <w:rsid w:val="00001001"/>
    <w:rsid w:val="00001171"/>
    <w:rsid w:val="000021DB"/>
    <w:rsid w:val="00002451"/>
    <w:rsid w:val="00004EEB"/>
    <w:rsid w:val="000057FA"/>
    <w:rsid w:val="00005935"/>
    <w:rsid w:val="00005D21"/>
    <w:rsid w:val="00005D43"/>
    <w:rsid w:val="00006EE6"/>
    <w:rsid w:val="000072B8"/>
    <w:rsid w:val="00007C05"/>
    <w:rsid w:val="00007FAA"/>
    <w:rsid w:val="00010481"/>
    <w:rsid w:val="000118BC"/>
    <w:rsid w:val="00013209"/>
    <w:rsid w:val="000148EA"/>
    <w:rsid w:val="00014B0B"/>
    <w:rsid w:val="000151D3"/>
    <w:rsid w:val="000157EA"/>
    <w:rsid w:val="00016886"/>
    <w:rsid w:val="00017C63"/>
    <w:rsid w:val="00017E39"/>
    <w:rsid w:val="00017E88"/>
    <w:rsid w:val="00017FD9"/>
    <w:rsid w:val="000207D9"/>
    <w:rsid w:val="00020925"/>
    <w:rsid w:val="0002197D"/>
    <w:rsid w:val="00023929"/>
    <w:rsid w:val="0002476C"/>
    <w:rsid w:val="00024990"/>
    <w:rsid w:val="00024CF0"/>
    <w:rsid w:val="00024FD0"/>
    <w:rsid w:val="00025F75"/>
    <w:rsid w:val="00026002"/>
    <w:rsid w:val="00026BE2"/>
    <w:rsid w:val="00026EF7"/>
    <w:rsid w:val="00030007"/>
    <w:rsid w:val="000306CD"/>
    <w:rsid w:val="00033057"/>
    <w:rsid w:val="00033797"/>
    <w:rsid w:val="00033C64"/>
    <w:rsid w:val="00033D10"/>
    <w:rsid w:val="00034470"/>
    <w:rsid w:val="00034A1A"/>
    <w:rsid w:val="00034E78"/>
    <w:rsid w:val="0003508A"/>
    <w:rsid w:val="00036454"/>
    <w:rsid w:val="0003740E"/>
    <w:rsid w:val="0004057F"/>
    <w:rsid w:val="0004067B"/>
    <w:rsid w:val="000411A1"/>
    <w:rsid w:val="000419A3"/>
    <w:rsid w:val="000419CC"/>
    <w:rsid w:val="00041B77"/>
    <w:rsid w:val="00042BDE"/>
    <w:rsid w:val="00043042"/>
    <w:rsid w:val="00043333"/>
    <w:rsid w:val="00043C7F"/>
    <w:rsid w:val="00043DB1"/>
    <w:rsid w:val="00044666"/>
    <w:rsid w:val="000463D2"/>
    <w:rsid w:val="00046436"/>
    <w:rsid w:val="00046BF5"/>
    <w:rsid w:val="00046CEF"/>
    <w:rsid w:val="000475B9"/>
    <w:rsid w:val="000522BB"/>
    <w:rsid w:val="00052E96"/>
    <w:rsid w:val="000533E0"/>
    <w:rsid w:val="00054DE7"/>
    <w:rsid w:val="00055E71"/>
    <w:rsid w:val="00056782"/>
    <w:rsid w:val="00056E06"/>
    <w:rsid w:val="00057140"/>
    <w:rsid w:val="000601C8"/>
    <w:rsid w:val="000604DB"/>
    <w:rsid w:val="000605ED"/>
    <w:rsid w:val="0006064B"/>
    <w:rsid w:val="00060743"/>
    <w:rsid w:val="00060763"/>
    <w:rsid w:val="00061726"/>
    <w:rsid w:val="00061F77"/>
    <w:rsid w:val="00062459"/>
    <w:rsid w:val="00062C8B"/>
    <w:rsid w:val="00062E6D"/>
    <w:rsid w:val="00064F06"/>
    <w:rsid w:val="00065836"/>
    <w:rsid w:val="000668D1"/>
    <w:rsid w:val="0006721D"/>
    <w:rsid w:val="00070172"/>
    <w:rsid w:val="00070242"/>
    <w:rsid w:val="000705E6"/>
    <w:rsid w:val="000706BC"/>
    <w:rsid w:val="00070E4A"/>
    <w:rsid w:val="00071C91"/>
    <w:rsid w:val="00072197"/>
    <w:rsid w:val="00072C75"/>
    <w:rsid w:val="000740DE"/>
    <w:rsid w:val="00074C10"/>
    <w:rsid w:val="00074C60"/>
    <w:rsid w:val="00074D2C"/>
    <w:rsid w:val="00074EEF"/>
    <w:rsid w:val="00075005"/>
    <w:rsid w:val="00076877"/>
    <w:rsid w:val="00077970"/>
    <w:rsid w:val="00077FDE"/>
    <w:rsid w:val="00080860"/>
    <w:rsid w:val="000815F5"/>
    <w:rsid w:val="00081C40"/>
    <w:rsid w:val="00081C71"/>
    <w:rsid w:val="00081D0E"/>
    <w:rsid w:val="000821E5"/>
    <w:rsid w:val="000827C9"/>
    <w:rsid w:val="00082A95"/>
    <w:rsid w:val="000832FD"/>
    <w:rsid w:val="00083322"/>
    <w:rsid w:val="0008774D"/>
    <w:rsid w:val="000903C6"/>
    <w:rsid w:val="00090460"/>
    <w:rsid w:val="00090DC3"/>
    <w:rsid w:val="000914BC"/>
    <w:rsid w:val="00091D6B"/>
    <w:rsid w:val="000925BA"/>
    <w:rsid w:val="00093461"/>
    <w:rsid w:val="00093AB7"/>
    <w:rsid w:val="000946E0"/>
    <w:rsid w:val="000949AE"/>
    <w:rsid w:val="00094C1E"/>
    <w:rsid w:val="000951A4"/>
    <w:rsid w:val="000951EA"/>
    <w:rsid w:val="00095215"/>
    <w:rsid w:val="000953F4"/>
    <w:rsid w:val="00095E2C"/>
    <w:rsid w:val="00096B5C"/>
    <w:rsid w:val="00097FDA"/>
    <w:rsid w:val="000A0CBB"/>
    <w:rsid w:val="000A0E0B"/>
    <w:rsid w:val="000A0F59"/>
    <w:rsid w:val="000A1449"/>
    <w:rsid w:val="000A16F3"/>
    <w:rsid w:val="000A17CB"/>
    <w:rsid w:val="000A1A32"/>
    <w:rsid w:val="000A28D2"/>
    <w:rsid w:val="000A36C4"/>
    <w:rsid w:val="000A3F57"/>
    <w:rsid w:val="000A420E"/>
    <w:rsid w:val="000A4D31"/>
    <w:rsid w:val="000A56F7"/>
    <w:rsid w:val="000A6903"/>
    <w:rsid w:val="000A6AC3"/>
    <w:rsid w:val="000A6CBA"/>
    <w:rsid w:val="000A6E28"/>
    <w:rsid w:val="000B08C1"/>
    <w:rsid w:val="000B0A04"/>
    <w:rsid w:val="000B2122"/>
    <w:rsid w:val="000B28AD"/>
    <w:rsid w:val="000B2915"/>
    <w:rsid w:val="000B2A7D"/>
    <w:rsid w:val="000B3963"/>
    <w:rsid w:val="000B455B"/>
    <w:rsid w:val="000B4FA5"/>
    <w:rsid w:val="000B56EF"/>
    <w:rsid w:val="000B5942"/>
    <w:rsid w:val="000B5E6F"/>
    <w:rsid w:val="000B648F"/>
    <w:rsid w:val="000B65CC"/>
    <w:rsid w:val="000B6C57"/>
    <w:rsid w:val="000B71E3"/>
    <w:rsid w:val="000B7D29"/>
    <w:rsid w:val="000C050B"/>
    <w:rsid w:val="000C083D"/>
    <w:rsid w:val="000C095E"/>
    <w:rsid w:val="000C0D68"/>
    <w:rsid w:val="000C1346"/>
    <w:rsid w:val="000C1B2D"/>
    <w:rsid w:val="000C25D4"/>
    <w:rsid w:val="000C4653"/>
    <w:rsid w:val="000C4F0E"/>
    <w:rsid w:val="000C5006"/>
    <w:rsid w:val="000C5C14"/>
    <w:rsid w:val="000C735E"/>
    <w:rsid w:val="000C79CB"/>
    <w:rsid w:val="000D00CD"/>
    <w:rsid w:val="000D0BF3"/>
    <w:rsid w:val="000D1D5A"/>
    <w:rsid w:val="000D2FE4"/>
    <w:rsid w:val="000D339D"/>
    <w:rsid w:val="000D3C14"/>
    <w:rsid w:val="000D3DB9"/>
    <w:rsid w:val="000D478A"/>
    <w:rsid w:val="000D5648"/>
    <w:rsid w:val="000E0701"/>
    <w:rsid w:val="000E093D"/>
    <w:rsid w:val="000E0988"/>
    <w:rsid w:val="000E0ADE"/>
    <w:rsid w:val="000E0C95"/>
    <w:rsid w:val="000E185C"/>
    <w:rsid w:val="000E20F8"/>
    <w:rsid w:val="000E2BCA"/>
    <w:rsid w:val="000E3658"/>
    <w:rsid w:val="000E434C"/>
    <w:rsid w:val="000E474A"/>
    <w:rsid w:val="000E558A"/>
    <w:rsid w:val="000E62B8"/>
    <w:rsid w:val="000E6694"/>
    <w:rsid w:val="000E6969"/>
    <w:rsid w:val="000E6FA7"/>
    <w:rsid w:val="000E7582"/>
    <w:rsid w:val="000E7CB1"/>
    <w:rsid w:val="000F109B"/>
    <w:rsid w:val="000F1238"/>
    <w:rsid w:val="000F1800"/>
    <w:rsid w:val="000F3664"/>
    <w:rsid w:val="000F53CE"/>
    <w:rsid w:val="000F5557"/>
    <w:rsid w:val="000F6FCD"/>
    <w:rsid w:val="000F728B"/>
    <w:rsid w:val="00100098"/>
    <w:rsid w:val="001032F0"/>
    <w:rsid w:val="00103724"/>
    <w:rsid w:val="001040EE"/>
    <w:rsid w:val="00104A88"/>
    <w:rsid w:val="00104EEE"/>
    <w:rsid w:val="00105BDA"/>
    <w:rsid w:val="001060FA"/>
    <w:rsid w:val="00106508"/>
    <w:rsid w:val="001068D6"/>
    <w:rsid w:val="00106ABA"/>
    <w:rsid w:val="00106E81"/>
    <w:rsid w:val="00107138"/>
    <w:rsid w:val="00107424"/>
    <w:rsid w:val="00110A04"/>
    <w:rsid w:val="001127C4"/>
    <w:rsid w:val="00112ACD"/>
    <w:rsid w:val="00112BD2"/>
    <w:rsid w:val="00112D27"/>
    <w:rsid w:val="0011305C"/>
    <w:rsid w:val="0011464D"/>
    <w:rsid w:val="0011507D"/>
    <w:rsid w:val="00116389"/>
    <w:rsid w:val="00120401"/>
    <w:rsid w:val="00120F49"/>
    <w:rsid w:val="00121646"/>
    <w:rsid w:val="00121BFB"/>
    <w:rsid w:val="00122073"/>
    <w:rsid w:val="0012234B"/>
    <w:rsid w:val="00122A41"/>
    <w:rsid w:val="00122DC6"/>
    <w:rsid w:val="00123761"/>
    <w:rsid w:val="001237E8"/>
    <w:rsid w:val="00123EF1"/>
    <w:rsid w:val="00124764"/>
    <w:rsid w:val="00127836"/>
    <w:rsid w:val="00127971"/>
    <w:rsid w:val="0013105A"/>
    <w:rsid w:val="001319EA"/>
    <w:rsid w:val="001323FB"/>
    <w:rsid w:val="001325E6"/>
    <w:rsid w:val="00133636"/>
    <w:rsid w:val="0013476A"/>
    <w:rsid w:val="001347D3"/>
    <w:rsid w:val="001379E7"/>
    <w:rsid w:val="00140443"/>
    <w:rsid w:val="001416FE"/>
    <w:rsid w:val="0014347F"/>
    <w:rsid w:val="00143A77"/>
    <w:rsid w:val="001447C6"/>
    <w:rsid w:val="00144DF6"/>
    <w:rsid w:val="00145C8B"/>
    <w:rsid w:val="001464FE"/>
    <w:rsid w:val="001477DA"/>
    <w:rsid w:val="00150102"/>
    <w:rsid w:val="00152776"/>
    <w:rsid w:val="00152CE8"/>
    <w:rsid w:val="001540CA"/>
    <w:rsid w:val="0015485D"/>
    <w:rsid w:val="001558A3"/>
    <w:rsid w:val="00155B85"/>
    <w:rsid w:val="0015743B"/>
    <w:rsid w:val="00157CD2"/>
    <w:rsid w:val="00160382"/>
    <w:rsid w:val="00161226"/>
    <w:rsid w:val="00161BDC"/>
    <w:rsid w:val="00162585"/>
    <w:rsid w:val="0016355A"/>
    <w:rsid w:val="00164150"/>
    <w:rsid w:val="00164765"/>
    <w:rsid w:val="00165457"/>
    <w:rsid w:val="001656AD"/>
    <w:rsid w:val="001660D5"/>
    <w:rsid w:val="00166CDE"/>
    <w:rsid w:val="00167821"/>
    <w:rsid w:val="00167875"/>
    <w:rsid w:val="0016793B"/>
    <w:rsid w:val="0017105F"/>
    <w:rsid w:val="00171AE1"/>
    <w:rsid w:val="00171DF1"/>
    <w:rsid w:val="00172959"/>
    <w:rsid w:val="00172CA4"/>
    <w:rsid w:val="00173DE0"/>
    <w:rsid w:val="00173EB3"/>
    <w:rsid w:val="001751EA"/>
    <w:rsid w:val="00176C55"/>
    <w:rsid w:val="00177C71"/>
    <w:rsid w:val="0018022C"/>
    <w:rsid w:val="0018037A"/>
    <w:rsid w:val="0018136D"/>
    <w:rsid w:val="00181740"/>
    <w:rsid w:val="001822F1"/>
    <w:rsid w:val="00183427"/>
    <w:rsid w:val="0018395D"/>
    <w:rsid w:val="00183BD9"/>
    <w:rsid w:val="001853E9"/>
    <w:rsid w:val="00185613"/>
    <w:rsid w:val="0018591E"/>
    <w:rsid w:val="0018637D"/>
    <w:rsid w:val="00186C8B"/>
    <w:rsid w:val="00186FB0"/>
    <w:rsid w:val="00187246"/>
    <w:rsid w:val="0018739B"/>
    <w:rsid w:val="0018741F"/>
    <w:rsid w:val="00187CB7"/>
    <w:rsid w:val="00190522"/>
    <w:rsid w:val="001906F8"/>
    <w:rsid w:val="001910F3"/>
    <w:rsid w:val="0019135D"/>
    <w:rsid w:val="00191C01"/>
    <w:rsid w:val="00191D3C"/>
    <w:rsid w:val="001933C0"/>
    <w:rsid w:val="001944C2"/>
    <w:rsid w:val="001946C9"/>
    <w:rsid w:val="0019570B"/>
    <w:rsid w:val="00195E7C"/>
    <w:rsid w:val="00196624"/>
    <w:rsid w:val="0019664F"/>
    <w:rsid w:val="001967CF"/>
    <w:rsid w:val="00196D39"/>
    <w:rsid w:val="00197542"/>
    <w:rsid w:val="00197734"/>
    <w:rsid w:val="001A056E"/>
    <w:rsid w:val="001A08B6"/>
    <w:rsid w:val="001A1468"/>
    <w:rsid w:val="001A1570"/>
    <w:rsid w:val="001A1AE7"/>
    <w:rsid w:val="001A1BB8"/>
    <w:rsid w:val="001A212B"/>
    <w:rsid w:val="001A29F1"/>
    <w:rsid w:val="001A2A4C"/>
    <w:rsid w:val="001A2ED9"/>
    <w:rsid w:val="001A379C"/>
    <w:rsid w:val="001A3BAB"/>
    <w:rsid w:val="001A4012"/>
    <w:rsid w:val="001A44FC"/>
    <w:rsid w:val="001A5B17"/>
    <w:rsid w:val="001A60ED"/>
    <w:rsid w:val="001A62FD"/>
    <w:rsid w:val="001A654B"/>
    <w:rsid w:val="001B0D48"/>
    <w:rsid w:val="001B2347"/>
    <w:rsid w:val="001B2BD3"/>
    <w:rsid w:val="001B3718"/>
    <w:rsid w:val="001B465B"/>
    <w:rsid w:val="001B49F6"/>
    <w:rsid w:val="001B5881"/>
    <w:rsid w:val="001B5D12"/>
    <w:rsid w:val="001B5E04"/>
    <w:rsid w:val="001B6383"/>
    <w:rsid w:val="001B6458"/>
    <w:rsid w:val="001B650D"/>
    <w:rsid w:val="001B69A0"/>
    <w:rsid w:val="001B7AA0"/>
    <w:rsid w:val="001B7B7C"/>
    <w:rsid w:val="001B7EED"/>
    <w:rsid w:val="001C06FA"/>
    <w:rsid w:val="001C0F1F"/>
    <w:rsid w:val="001C12DB"/>
    <w:rsid w:val="001C1729"/>
    <w:rsid w:val="001C2557"/>
    <w:rsid w:val="001C38B1"/>
    <w:rsid w:val="001C4A3F"/>
    <w:rsid w:val="001C4FBF"/>
    <w:rsid w:val="001C5244"/>
    <w:rsid w:val="001C5402"/>
    <w:rsid w:val="001C792E"/>
    <w:rsid w:val="001C7EC0"/>
    <w:rsid w:val="001D0AD0"/>
    <w:rsid w:val="001D110A"/>
    <w:rsid w:val="001D1A89"/>
    <w:rsid w:val="001D1B44"/>
    <w:rsid w:val="001D2FC7"/>
    <w:rsid w:val="001D3373"/>
    <w:rsid w:val="001D4BA9"/>
    <w:rsid w:val="001D5426"/>
    <w:rsid w:val="001D62AC"/>
    <w:rsid w:val="001D6FEE"/>
    <w:rsid w:val="001D771B"/>
    <w:rsid w:val="001D7E00"/>
    <w:rsid w:val="001E0114"/>
    <w:rsid w:val="001E263A"/>
    <w:rsid w:val="001E276A"/>
    <w:rsid w:val="001E2ABC"/>
    <w:rsid w:val="001E3E42"/>
    <w:rsid w:val="001E426C"/>
    <w:rsid w:val="001E4C4D"/>
    <w:rsid w:val="001E5301"/>
    <w:rsid w:val="001E557B"/>
    <w:rsid w:val="001E7AA6"/>
    <w:rsid w:val="001F0149"/>
    <w:rsid w:val="001F154C"/>
    <w:rsid w:val="001F4485"/>
    <w:rsid w:val="001F4E75"/>
    <w:rsid w:val="001F6702"/>
    <w:rsid w:val="001F6E34"/>
    <w:rsid w:val="001F778A"/>
    <w:rsid w:val="00200877"/>
    <w:rsid w:val="00201A0D"/>
    <w:rsid w:val="00201EA0"/>
    <w:rsid w:val="00202086"/>
    <w:rsid w:val="00202D48"/>
    <w:rsid w:val="0020430B"/>
    <w:rsid w:val="00204363"/>
    <w:rsid w:val="00205452"/>
    <w:rsid w:val="00207AC2"/>
    <w:rsid w:val="0021085A"/>
    <w:rsid w:val="002108E8"/>
    <w:rsid w:val="00210FDC"/>
    <w:rsid w:val="00213CAC"/>
    <w:rsid w:val="00214CBF"/>
    <w:rsid w:val="00214FB0"/>
    <w:rsid w:val="00215028"/>
    <w:rsid w:val="002165E2"/>
    <w:rsid w:val="002167AF"/>
    <w:rsid w:val="0021684A"/>
    <w:rsid w:val="00221AE5"/>
    <w:rsid w:val="00221EEF"/>
    <w:rsid w:val="00222227"/>
    <w:rsid w:val="002225F9"/>
    <w:rsid w:val="00222AD0"/>
    <w:rsid w:val="00223FF7"/>
    <w:rsid w:val="002241CF"/>
    <w:rsid w:val="002241D4"/>
    <w:rsid w:val="00224276"/>
    <w:rsid w:val="002243D9"/>
    <w:rsid w:val="002246EB"/>
    <w:rsid w:val="00225102"/>
    <w:rsid w:val="00226B65"/>
    <w:rsid w:val="002273D7"/>
    <w:rsid w:val="002300A4"/>
    <w:rsid w:val="0023231A"/>
    <w:rsid w:val="0023271F"/>
    <w:rsid w:val="002329F1"/>
    <w:rsid w:val="00232D47"/>
    <w:rsid w:val="00232D99"/>
    <w:rsid w:val="002371F3"/>
    <w:rsid w:val="0024087D"/>
    <w:rsid w:val="0024362A"/>
    <w:rsid w:val="00244130"/>
    <w:rsid w:val="00245D98"/>
    <w:rsid w:val="00246BF7"/>
    <w:rsid w:val="002470F5"/>
    <w:rsid w:val="002473E3"/>
    <w:rsid w:val="00247DBC"/>
    <w:rsid w:val="002503C5"/>
    <w:rsid w:val="002512F5"/>
    <w:rsid w:val="0025157A"/>
    <w:rsid w:val="00251845"/>
    <w:rsid w:val="00251869"/>
    <w:rsid w:val="002521C9"/>
    <w:rsid w:val="00252F26"/>
    <w:rsid w:val="00253782"/>
    <w:rsid w:val="00254FB7"/>
    <w:rsid w:val="0025521A"/>
    <w:rsid w:val="00255A58"/>
    <w:rsid w:val="00255C6B"/>
    <w:rsid w:val="00255DC4"/>
    <w:rsid w:val="00256352"/>
    <w:rsid w:val="0025669A"/>
    <w:rsid w:val="002573B4"/>
    <w:rsid w:val="00257D02"/>
    <w:rsid w:val="00257F58"/>
    <w:rsid w:val="00260178"/>
    <w:rsid w:val="00260261"/>
    <w:rsid w:val="0026051C"/>
    <w:rsid w:val="002607A5"/>
    <w:rsid w:val="00260BB8"/>
    <w:rsid w:val="00260D93"/>
    <w:rsid w:val="00260F6B"/>
    <w:rsid w:val="00261587"/>
    <w:rsid w:val="0026172A"/>
    <w:rsid w:val="002623E0"/>
    <w:rsid w:val="00262730"/>
    <w:rsid w:val="00262C63"/>
    <w:rsid w:val="002635A8"/>
    <w:rsid w:val="00263E62"/>
    <w:rsid w:val="002642AB"/>
    <w:rsid w:val="00265619"/>
    <w:rsid w:val="002662CE"/>
    <w:rsid w:val="002667A8"/>
    <w:rsid w:val="0026729C"/>
    <w:rsid w:val="0027007F"/>
    <w:rsid w:val="002701D3"/>
    <w:rsid w:val="002710CD"/>
    <w:rsid w:val="002718E4"/>
    <w:rsid w:val="002719C7"/>
    <w:rsid w:val="00271A23"/>
    <w:rsid w:val="00273500"/>
    <w:rsid w:val="0027352F"/>
    <w:rsid w:val="002738CF"/>
    <w:rsid w:val="00273933"/>
    <w:rsid w:val="00273BBC"/>
    <w:rsid w:val="00273C03"/>
    <w:rsid w:val="00273E60"/>
    <w:rsid w:val="002747C6"/>
    <w:rsid w:val="00275204"/>
    <w:rsid w:val="0027535A"/>
    <w:rsid w:val="00275921"/>
    <w:rsid w:val="00275B1F"/>
    <w:rsid w:val="00276225"/>
    <w:rsid w:val="00276C8D"/>
    <w:rsid w:val="00277372"/>
    <w:rsid w:val="00277A43"/>
    <w:rsid w:val="00277BBB"/>
    <w:rsid w:val="002800C6"/>
    <w:rsid w:val="002804B8"/>
    <w:rsid w:val="00280ACE"/>
    <w:rsid w:val="00280EA6"/>
    <w:rsid w:val="00281084"/>
    <w:rsid w:val="0028112E"/>
    <w:rsid w:val="0028145B"/>
    <w:rsid w:val="00281723"/>
    <w:rsid w:val="00281C50"/>
    <w:rsid w:val="00283F66"/>
    <w:rsid w:val="002841D9"/>
    <w:rsid w:val="0028487F"/>
    <w:rsid w:val="00284C60"/>
    <w:rsid w:val="00284E62"/>
    <w:rsid w:val="002857E2"/>
    <w:rsid w:val="00285B47"/>
    <w:rsid w:val="002863E4"/>
    <w:rsid w:val="0028661D"/>
    <w:rsid w:val="002866EE"/>
    <w:rsid w:val="002876ED"/>
    <w:rsid w:val="00287807"/>
    <w:rsid w:val="00287B91"/>
    <w:rsid w:val="00290CDA"/>
    <w:rsid w:val="00291603"/>
    <w:rsid w:val="0029194D"/>
    <w:rsid w:val="00291C3A"/>
    <w:rsid w:val="00291D46"/>
    <w:rsid w:val="00292448"/>
    <w:rsid w:val="00292959"/>
    <w:rsid w:val="00292CA0"/>
    <w:rsid w:val="00293EC4"/>
    <w:rsid w:val="00295508"/>
    <w:rsid w:val="002959E4"/>
    <w:rsid w:val="00295A05"/>
    <w:rsid w:val="00295B96"/>
    <w:rsid w:val="00296010"/>
    <w:rsid w:val="002965C4"/>
    <w:rsid w:val="002966D3"/>
    <w:rsid w:val="0029704C"/>
    <w:rsid w:val="00297B4B"/>
    <w:rsid w:val="002A09E9"/>
    <w:rsid w:val="002A0DEA"/>
    <w:rsid w:val="002A14DE"/>
    <w:rsid w:val="002A1B68"/>
    <w:rsid w:val="002A31DA"/>
    <w:rsid w:val="002A3881"/>
    <w:rsid w:val="002A3B29"/>
    <w:rsid w:val="002A4E7A"/>
    <w:rsid w:val="002A555C"/>
    <w:rsid w:val="002A5C68"/>
    <w:rsid w:val="002A6BE8"/>
    <w:rsid w:val="002A6D27"/>
    <w:rsid w:val="002A703B"/>
    <w:rsid w:val="002A76C4"/>
    <w:rsid w:val="002A78AA"/>
    <w:rsid w:val="002B0370"/>
    <w:rsid w:val="002B0FD5"/>
    <w:rsid w:val="002B276A"/>
    <w:rsid w:val="002B2832"/>
    <w:rsid w:val="002B2989"/>
    <w:rsid w:val="002B3343"/>
    <w:rsid w:val="002B38C5"/>
    <w:rsid w:val="002B3FC6"/>
    <w:rsid w:val="002B6DC1"/>
    <w:rsid w:val="002B734A"/>
    <w:rsid w:val="002B7E86"/>
    <w:rsid w:val="002C0D1E"/>
    <w:rsid w:val="002C0E83"/>
    <w:rsid w:val="002C0FB8"/>
    <w:rsid w:val="002C0FE2"/>
    <w:rsid w:val="002C1206"/>
    <w:rsid w:val="002C163F"/>
    <w:rsid w:val="002C2698"/>
    <w:rsid w:val="002C28F9"/>
    <w:rsid w:val="002C3160"/>
    <w:rsid w:val="002C356A"/>
    <w:rsid w:val="002C3C71"/>
    <w:rsid w:val="002C45E6"/>
    <w:rsid w:val="002C4CD0"/>
    <w:rsid w:val="002C4CD4"/>
    <w:rsid w:val="002C534D"/>
    <w:rsid w:val="002C67D0"/>
    <w:rsid w:val="002C7C8C"/>
    <w:rsid w:val="002C7FBC"/>
    <w:rsid w:val="002D09CC"/>
    <w:rsid w:val="002D0D90"/>
    <w:rsid w:val="002D28A8"/>
    <w:rsid w:val="002D2D4B"/>
    <w:rsid w:val="002D3718"/>
    <w:rsid w:val="002D47BC"/>
    <w:rsid w:val="002D4976"/>
    <w:rsid w:val="002D575F"/>
    <w:rsid w:val="002D5767"/>
    <w:rsid w:val="002D5AA2"/>
    <w:rsid w:val="002D6FB5"/>
    <w:rsid w:val="002D73E4"/>
    <w:rsid w:val="002E20DC"/>
    <w:rsid w:val="002E2354"/>
    <w:rsid w:val="002E2639"/>
    <w:rsid w:val="002E2EF5"/>
    <w:rsid w:val="002E302B"/>
    <w:rsid w:val="002E312D"/>
    <w:rsid w:val="002E358B"/>
    <w:rsid w:val="002E3A84"/>
    <w:rsid w:val="002E3EDF"/>
    <w:rsid w:val="002E42D6"/>
    <w:rsid w:val="002E5223"/>
    <w:rsid w:val="002E589A"/>
    <w:rsid w:val="002E5B35"/>
    <w:rsid w:val="002E6AA3"/>
    <w:rsid w:val="002E7158"/>
    <w:rsid w:val="002E7BE6"/>
    <w:rsid w:val="002F079D"/>
    <w:rsid w:val="002F0A55"/>
    <w:rsid w:val="002F12C0"/>
    <w:rsid w:val="002F1A5C"/>
    <w:rsid w:val="002F206D"/>
    <w:rsid w:val="002F2507"/>
    <w:rsid w:val="002F2A8A"/>
    <w:rsid w:val="002F2ACA"/>
    <w:rsid w:val="002F2FCB"/>
    <w:rsid w:val="002F3129"/>
    <w:rsid w:val="002F32D6"/>
    <w:rsid w:val="002F351C"/>
    <w:rsid w:val="002F3536"/>
    <w:rsid w:val="002F35A1"/>
    <w:rsid w:val="002F374D"/>
    <w:rsid w:val="002F3CE2"/>
    <w:rsid w:val="002F41EC"/>
    <w:rsid w:val="002F5517"/>
    <w:rsid w:val="002F72A4"/>
    <w:rsid w:val="003000C3"/>
    <w:rsid w:val="00300A7F"/>
    <w:rsid w:val="00300F09"/>
    <w:rsid w:val="00300FF2"/>
    <w:rsid w:val="003016D7"/>
    <w:rsid w:val="003017CF"/>
    <w:rsid w:val="00301D89"/>
    <w:rsid w:val="00302301"/>
    <w:rsid w:val="003032B0"/>
    <w:rsid w:val="00303C23"/>
    <w:rsid w:val="0030403E"/>
    <w:rsid w:val="0030412E"/>
    <w:rsid w:val="00304808"/>
    <w:rsid w:val="00305602"/>
    <w:rsid w:val="003067A0"/>
    <w:rsid w:val="00306FBB"/>
    <w:rsid w:val="00307965"/>
    <w:rsid w:val="00310D14"/>
    <w:rsid w:val="003113D3"/>
    <w:rsid w:val="00312FE2"/>
    <w:rsid w:val="00313B9F"/>
    <w:rsid w:val="00313CAA"/>
    <w:rsid w:val="003140A4"/>
    <w:rsid w:val="00314AD8"/>
    <w:rsid w:val="00314BAC"/>
    <w:rsid w:val="00315062"/>
    <w:rsid w:val="00315CE9"/>
    <w:rsid w:val="00315EC3"/>
    <w:rsid w:val="00315FD9"/>
    <w:rsid w:val="00316347"/>
    <w:rsid w:val="00316D8F"/>
    <w:rsid w:val="00317EE6"/>
    <w:rsid w:val="003202FA"/>
    <w:rsid w:val="003208C6"/>
    <w:rsid w:val="00321839"/>
    <w:rsid w:val="003238A8"/>
    <w:rsid w:val="00323F9E"/>
    <w:rsid w:val="00325C3B"/>
    <w:rsid w:val="0032629D"/>
    <w:rsid w:val="00326422"/>
    <w:rsid w:val="00326BB4"/>
    <w:rsid w:val="00326D8F"/>
    <w:rsid w:val="00327FED"/>
    <w:rsid w:val="0033033C"/>
    <w:rsid w:val="003308CF"/>
    <w:rsid w:val="0033149C"/>
    <w:rsid w:val="0033217D"/>
    <w:rsid w:val="00332681"/>
    <w:rsid w:val="003327C1"/>
    <w:rsid w:val="00332938"/>
    <w:rsid w:val="00332AB8"/>
    <w:rsid w:val="00332F08"/>
    <w:rsid w:val="00333B9A"/>
    <w:rsid w:val="00335D2A"/>
    <w:rsid w:val="003363CC"/>
    <w:rsid w:val="00336C46"/>
    <w:rsid w:val="00336CB2"/>
    <w:rsid w:val="0033778C"/>
    <w:rsid w:val="003379A8"/>
    <w:rsid w:val="00337B57"/>
    <w:rsid w:val="00337EE9"/>
    <w:rsid w:val="003405E6"/>
    <w:rsid w:val="003407ED"/>
    <w:rsid w:val="00341D8D"/>
    <w:rsid w:val="0034201F"/>
    <w:rsid w:val="0034272B"/>
    <w:rsid w:val="00342C07"/>
    <w:rsid w:val="0034317E"/>
    <w:rsid w:val="00343AA4"/>
    <w:rsid w:val="003462C8"/>
    <w:rsid w:val="00346C61"/>
    <w:rsid w:val="00347456"/>
    <w:rsid w:val="00347AC6"/>
    <w:rsid w:val="0035031E"/>
    <w:rsid w:val="00350F0F"/>
    <w:rsid w:val="00352388"/>
    <w:rsid w:val="00352CD1"/>
    <w:rsid w:val="00352F24"/>
    <w:rsid w:val="00352FF1"/>
    <w:rsid w:val="003530FF"/>
    <w:rsid w:val="00355591"/>
    <w:rsid w:val="003558EE"/>
    <w:rsid w:val="00355DEF"/>
    <w:rsid w:val="0035682C"/>
    <w:rsid w:val="00356CAE"/>
    <w:rsid w:val="00356F05"/>
    <w:rsid w:val="0035760B"/>
    <w:rsid w:val="00357A82"/>
    <w:rsid w:val="00357A83"/>
    <w:rsid w:val="0036008F"/>
    <w:rsid w:val="003601C7"/>
    <w:rsid w:val="0036054B"/>
    <w:rsid w:val="0036090F"/>
    <w:rsid w:val="00360F97"/>
    <w:rsid w:val="003611F2"/>
    <w:rsid w:val="0036140D"/>
    <w:rsid w:val="00361D4D"/>
    <w:rsid w:val="003622F9"/>
    <w:rsid w:val="00363885"/>
    <w:rsid w:val="00365A02"/>
    <w:rsid w:val="00366BCF"/>
    <w:rsid w:val="003672ED"/>
    <w:rsid w:val="003675E9"/>
    <w:rsid w:val="00370144"/>
    <w:rsid w:val="003703DD"/>
    <w:rsid w:val="0037151B"/>
    <w:rsid w:val="00371B44"/>
    <w:rsid w:val="00371DFB"/>
    <w:rsid w:val="003730D2"/>
    <w:rsid w:val="003732F1"/>
    <w:rsid w:val="00373D28"/>
    <w:rsid w:val="003740D6"/>
    <w:rsid w:val="00375290"/>
    <w:rsid w:val="0038183F"/>
    <w:rsid w:val="00381B88"/>
    <w:rsid w:val="00381E84"/>
    <w:rsid w:val="003821BD"/>
    <w:rsid w:val="00383CCD"/>
    <w:rsid w:val="00384570"/>
    <w:rsid w:val="00385280"/>
    <w:rsid w:val="00386261"/>
    <w:rsid w:val="00386AAE"/>
    <w:rsid w:val="00386C98"/>
    <w:rsid w:val="00387053"/>
    <w:rsid w:val="00387890"/>
    <w:rsid w:val="00387B10"/>
    <w:rsid w:val="00390008"/>
    <w:rsid w:val="003900BC"/>
    <w:rsid w:val="0039089B"/>
    <w:rsid w:val="0039089C"/>
    <w:rsid w:val="00391BA4"/>
    <w:rsid w:val="00391FB4"/>
    <w:rsid w:val="003920F5"/>
    <w:rsid w:val="00392309"/>
    <w:rsid w:val="0039288A"/>
    <w:rsid w:val="00392AB7"/>
    <w:rsid w:val="00392FCF"/>
    <w:rsid w:val="00393480"/>
    <w:rsid w:val="003938CE"/>
    <w:rsid w:val="0039421B"/>
    <w:rsid w:val="003948B5"/>
    <w:rsid w:val="00394AFF"/>
    <w:rsid w:val="00394ED9"/>
    <w:rsid w:val="00395335"/>
    <w:rsid w:val="00395368"/>
    <w:rsid w:val="00395E36"/>
    <w:rsid w:val="00396861"/>
    <w:rsid w:val="003968D4"/>
    <w:rsid w:val="00396FF9"/>
    <w:rsid w:val="00397238"/>
    <w:rsid w:val="00397C38"/>
    <w:rsid w:val="003A19AD"/>
    <w:rsid w:val="003A1AC8"/>
    <w:rsid w:val="003A2320"/>
    <w:rsid w:val="003A2BD1"/>
    <w:rsid w:val="003A309E"/>
    <w:rsid w:val="003A3D72"/>
    <w:rsid w:val="003A454A"/>
    <w:rsid w:val="003A478E"/>
    <w:rsid w:val="003A479F"/>
    <w:rsid w:val="003A5B22"/>
    <w:rsid w:val="003A681F"/>
    <w:rsid w:val="003A6CEF"/>
    <w:rsid w:val="003A7E4F"/>
    <w:rsid w:val="003B0C2E"/>
    <w:rsid w:val="003B0D9E"/>
    <w:rsid w:val="003B116F"/>
    <w:rsid w:val="003B21E6"/>
    <w:rsid w:val="003B2A40"/>
    <w:rsid w:val="003B30F1"/>
    <w:rsid w:val="003B33D1"/>
    <w:rsid w:val="003B33D9"/>
    <w:rsid w:val="003B354A"/>
    <w:rsid w:val="003B36CD"/>
    <w:rsid w:val="003B376D"/>
    <w:rsid w:val="003B37EE"/>
    <w:rsid w:val="003B3D62"/>
    <w:rsid w:val="003B5078"/>
    <w:rsid w:val="003B5235"/>
    <w:rsid w:val="003B5C73"/>
    <w:rsid w:val="003B5CDD"/>
    <w:rsid w:val="003B5D22"/>
    <w:rsid w:val="003B7232"/>
    <w:rsid w:val="003B72EA"/>
    <w:rsid w:val="003C115A"/>
    <w:rsid w:val="003C14B6"/>
    <w:rsid w:val="003C17E9"/>
    <w:rsid w:val="003C20B3"/>
    <w:rsid w:val="003C276B"/>
    <w:rsid w:val="003C28F1"/>
    <w:rsid w:val="003C290E"/>
    <w:rsid w:val="003C4A7B"/>
    <w:rsid w:val="003C676B"/>
    <w:rsid w:val="003C67D4"/>
    <w:rsid w:val="003C74A7"/>
    <w:rsid w:val="003C7AD3"/>
    <w:rsid w:val="003D0453"/>
    <w:rsid w:val="003D13F4"/>
    <w:rsid w:val="003D1C9F"/>
    <w:rsid w:val="003D1D1E"/>
    <w:rsid w:val="003D28C9"/>
    <w:rsid w:val="003D3BDE"/>
    <w:rsid w:val="003D410B"/>
    <w:rsid w:val="003D4BE5"/>
    <w:rsid w:val="003D5CE1"/>
    <w:rsid w:val="003D66DF"/>
    <w:rsid w:val="003D683A"/>
    <w:rsid w:val="003D6BCE"/>
    <w:rsid w:val="003D6F1C"/>
    <w:rsid w:val="003E05C7"/>
    <w:rsid w:val="003E060D"/>
    <w:rsid w:val="003E10EB"/>
    <w:rsid w:val="003E1328"/>
    <w:rsid w:val="003E1D57"/>
    <w:rsid w:val="003E2E7D"/>
    <w:rsid w:val="003E47B6"/>
    <w:rsid w:val="003E51F2"/>
    <w:rsid w:val="003E657A"/>
    <w:rsid w:val="003E7D4D"/>
    <w:rsid w:val="003F0C25"/>
    <w:rsid w:val="003F0E01"/>
    <w:rsid w:val="003F1B0B"/>
    <w:rsid w:val="003F1D7F"/>
    <w:rsid w:val="003F2A25"/>
    <w:rsid w:val="003F39BC"/>
    <w:rsid w:val="003F3B6A"/>
    <w:rsid w:val="003F4352"/>
    <w:rsid w:val="003F4AF5"/>
    <w:rsid w:val="003F516E"/>
    <w:rsid w:val="003F62AF"/>
    <w:rsid w:val="003F6643"/>
    <w:rsid w:val="003F6DA3"/>
    <w:rsid w:val="00400257"/>
    <w:rsid w:val="00401FEE"/>
    <w:rsid w:val="00403823"/>
    <w:rsid w:val="00403CED"/>
    <w:rsid w:val="004051C4"/>
    <w:rsid w:val="00405414"/>
    <w:rsid w:val="004069AA"/>
    <w:rsid w:val="00407C88"/>
    <w:rsid w:val="00407C91"/>
    <w:rsid w:val="00410C1B"/>
    <w:rsid w:val="00410C69"/>
    <w:rsid w:val="00412156"/>
    <w:rsid w:val="00412F59"/>
    <w:rsid w:val="00413125"/>
    <w:rsid w:val="00413294"/>
    <w:rsid w:val="00413F75"/>
    <w:rsid w:val="00414A4F"/>
    <w:rsid w:val="00415931"/>
    <w:rsid w:val="00416388"/>
    <w:rsid w:val="004200FF"/>
    <w:rsid w:val="004202D8"/>
    <w:rsid w:val="004204F4"/>
    <w:rsid w:val="00421FB0"/>
    <w:rsid w:val="00423692"/>
    <w:rsid w:val="004239C5"/>
    <w:rsid w:val="00423D3B"/>
    <w:rsid w:val="00424199"/>
    <w:rsid w:val="004246DA"/>
    <w:rsid w:val="00424A95"/>
    <w:rsid w:val="00424B75"/>
    <w:rsid w:val="004258EB"/>
    <w:rsid w:val="00425D21"/>
    <w:rsid w:val="00426CD9"/>
    <w:rsid w:val="004318C5"/>
    <w:rsid w:val="00431A0B"/>
    <w:rsid w:val="0043220D"/>
    <w:rsid w:val="00433DB4"/>
    <w:rsid w:val="00435201"/>
    <w:rsid w:val="00435686"/>
    <w:rsid w:val="004366F8"/>
    <w:rsid w:val="004368D3"/>
    <w:rsid w:val="00436988"/>
    <w:rsid w:val="00436C2A"/>
    <w:rsid w:val="00436C39"/>
    <w:rsid w:val="004374C4"/>
    <w:rsid w:val="00437A82"/>
    <w:rsid w:val="00437BEE"/>
    <w:rsid w:val="004403D8"/>
    <w:rsid w:val="00441EA0"/>
    <w:rsid w:val="00442AEE"/>
    <w:rsid w:val="00442CF8"/>
    <w:rsid w:val="004431AD"/>
    <w:rsid w:val="0044342E"/>
    <w:rsid w:val="00444845"/>
    <w:rsid w:val="00445012"/>
    <w:rsid w:val="0044510A"/>
    <w:rsid w:val="00445A3F"/>
    <w:rsid w:val="00445C44"/>
    <w:rsid w:val="0044679C"/>
    <w:rsid w:val="00446DD9"/>
    <w:rsid w:val="00446E88"/>
    <w:rsid w:val="004472A2"/>
    <w:rsid w:val="00450047"/>
    <w:rsid w:val="0045039E"/>
    <w:rsid w:val="00450EFC"/>
    <w:rsid w:val="00451D29"/>
    <w:rsid w:val="0045251F"/>
    <w:rsid w:val="00452644"/>
    <w:rsid w:val="00452ABD"/>
    <w:rsid w:val="00452AC5"/>
    <w:rsid w:val="00452BBD"/>
    <w:rsid w:val="00453A85"/>
    <w:rsid w:val="00453E74"/>
    <w:rsid w:val="00453F70"/>
    <w:rsid w:val="004547BD"/>
    <w:rsid w:val="00455909"/>
    <w:rsid w:val="00457F56"/>
    <w:rsid w:val="00460D7D"/>
    <w:rsid w:val="0046243A"/>
    <w:rsid w:val="00462B3C"/>
    <w:rsid w:val="00464544"/>
    <w:rsid w:val="004660B1"/>
    <w:rsid w:val="00467048"/>
    <w:rsid w:val="00467514"/>
    <w:rsid w:val="00470C6F"/>
    <w:rsid w:val="0047112B"/>
    <w:rsid w:val="00472AF9"/>
    <w:rsid w:val="00472EE4"/>
    <w:rsid w:val="00473B50"/>
    <w:rsid w:val="004752A7"/>
    <w:rsid w:val="004755B1"/>
    <w:rsid w:val="00475B98"/>
    <w:rsid w:val="0047713A"/>
    <w:rsid w:val="00477193"/>
    <w:rsid w:val="004772A8"/>
    <w:rsid w:val="004772D0"/>
    <w:rsid w:val="004774CD"/>
    <w:rsid w:val="004803CA"/>
    <w:rsid w:val="00480ACB"/>
    <w:rsid w:val="00480BBA"/>
    <w:rsid w:val="00481B7B"/>
    <w:rsid w:val="004828A2"/>
    <w:rsid w:val="00482F1A"/>
    <w:rsid w:val="004846F5"/>
    <w:rsid w:val="004853AA"/>
    <w:rsid w:val="00485EDF"/>
    <w:rsid w:val="00486D77"/>
    <w:rsid w:val="0049056E"/>
    <w:rsid w:val="004913C2"/>
    <w:rsid w:val="00491BA1"/>
    <w:rsid w:val="004950F3"/>
    <w:rsid w:val="0049572D"/>
    <w:rsid w:val="00497AAA"/>
    <w:rsid w:val="00497DB5"/>
    <w:rsid w:val="00497EEB"/>
    <w:rsid w:val="004A283E"/>
    <w:rsid w:val="004A3855"/>
    <w:rsid w:val="004A52FA"/>
    <w:rsid w:val="004A557E"/>
    <w:rsid w:val="004A5B16"/>
    <w:rsid w:val="004A5CA7"/>
    <w:rsid w:val="004A5E9F"/>
    <w:rsid w:val="004A6798"/>
    <w:rsid w:val="004A6C4D"/>
    <w:rsid w:val="004A6C60"/>
    <w:rsid w:val="004A6D4B"/>
    <w:rsid w:val="004A6F13"/>
    <w:rsid w:val="004A712E"/>
    <w:rsid w:val="004A7D74"/>
    <w:rsid w:val="004B0608"/>
    <w:rsid w:val="004B0F8F"/>
    <w:rsid w:val="004B1230"/>
    <w:rsid w:val="004B1BB2"/>
    <w:rsid w:val="004B1F24"/>
    <w:rsid w:val="004B2486"/>
    <w:rsid w:val="004B2D39"/>
    <w:rsid w:val="004B37DD"/>
    <w:rsid w:val="004B387D"/>
    <w:rsid w:val="004B39DB"/>
    <w:rsid w:val="004B4611"/>
    <w:rsid w:val="004B692D"/>
    <w:rsid w:val="004B6BC5"/>
    <w:rsid w:val="004B7134"/>
    <w:rsid w:val="004B782E"/>
    <w:rsid w:val="004C05CC"/>
    <w:rsid w:val="004C0725"/>
    <w:rsid w:val="004C1C48"/>
    <w:rsid w:val="004C1D0F"/>
    <w:rsid w:val="004C201F"/>
    <w:rsid w:val="004C3172"/>
    <w:rsid w:val="004C337A"/>
    <w:rsid w:val="004C38C4"/>
    <w:rsid w:val="004C3F16"/>
    <w:rsid w:val="004C4177"/>
    <w:rsid w:val="004C5058"/>
    <w:rsid w:val="004C570C"/>
    <w:rsid w:val="004C6A92"/>
    <w:rsid w:val="004C6AF1"/>
    <w:rsid w:val="004C6B22"/>
    <w:rsid w:val="004C6B84"/>
    <w:rsid w:val="004C7174"/>
    <w:rsid w:val="004C7C2E"/>
    <w:rsid w:val="004D073B"/>
    <w:rsid w:val="004D0A4A"/>
    <w:rsid w:val="004D0F12"/>
    <w:rsid w:val="004D18B2"/>
    <w:rsid w:val="004D2ADC"/>
    <w:rsid w:val="004D33C1"/>
    <w:rsid w:val="004D3450"/>
    <w:rsid w:val="004D4277"/>
    <w:rsid w:val="004D4885"/>
    <w:rsid w:val="004D48C6"/>
    <w:rsid w:val="004D5437"/>
    <w:rsid w:val="004D59C1"/>
    <w:rsid w:val="004D6731"/>
    <w:rsid w:val="004D790F"/>
    <w:rsid w:val="004D791B"/>
    <w:rsid w:val="004D7C0E"/>
    <w:rsid w:val="004D7E3C"/>
    <w:rsid w:val="004E0BAB"/>
    <w:rsid w:val="004E0E3D"/>
    <w:rsid w:val="004E1C27"/>
    <w:rsid w:val="004E28AE"/>
    <w:rsid w:val="004E36AA"/>
    <w:rsid w:val="004E39D2"/>
    <w:rsid w:val="004E3FA3"/>
    <w:rsid w:val="004E5ABB"/>
    <w:rsid w:val="004F061E"/>
    <w:rsid w:val="004F096D"/>
    <w:rsid w:val="004F0F8F"/>
    <w:rsid w:val="004F2DB4"/>
    <w:rsid w:val="004F3A87"/>
    <w:rsid w:val="004F3D96"/>
    <w:rsid w:val="004F49FC"/>
    <w:rsid w:val="004F562D"/>
    <w:rsid w:val="004F667E"/>
    <w:rsid w:val="004F69B3"/>
    <w:rsid w:val="004F6F15"/>
    <w:rsid w:val="004F7B70"/>
    <w:rsid w:val="00500BCB"/>
    <w:rsid w:val="00500FAB"/>
    <w:rsid w:val="00501687"/>
    <w:rsid w:val="00501B74"/>
    <w:rsid w:val="00502240"/>
    <w:rsid w:val="0050363E"/>
    <w:rsid w:val="0050467D"/>
    <w:rsid w:val="00504CC9"/>
    <w:rsid w:val="005057F7"/>
    <w:rsid w:val="00505F55"/>
    <w:rsid w:val="00506278"/>
    <w:rsid w:val="00506358"/>
    <w:rsid w:val="00506378"/>
    <w:rsid w:val="0050715E"/>
    <w:rsid w:val="0050726F"/>
    <w:rsid w:val="005073A4"/>
    <w:rsid w:val="00507CBA"/>
    <w:rsid w:val="0051002E"/>
    <w:rsid w:val="00510F1D"/>
    <w:rsid w:val="00511246"/>
    <w:rsid w:val="00511391"/>
    <w:rsid w:val="00511C12"/>
    <w:rsid w:val="00512357"/>
    <w:rsid w:val="005133C7"/>
    <w:rsid w:val="005134B5"/>
    <w:rsid w:val="0051391E"/>
    <w:rsid w:val="005141CB"/>
    <w:rsid w:val="005146A3"/>
    <w:rsid w:val="00514AFA"/>
    <w:rsid w:val="005154BD"/>
    <w:rsid w:val="005164A8"/>
    <w:rsid w:val="0051668F"/>
    <w:rsid w:val="00520C63"/>
    <w:rsid w:val="00520CC9"/>
    <w:rsid w:val="00520CD4"/>
    <w:rsid w:val="005210C0"/>
    <w:rsid w:val="00522376"/>
    <w:rsid w:val="00522DE4"/>
    <w:rsid w:val="00522F8C"/>
    <w:rsid w:val="00522FB1"/>
    <w:rsid w:val="00523847"/>
    <w:rsid w:val="00523CA4"/>
    <w:rsid w:val="005251FE"/>
    <w:rsid w:val="005255E0"/>
    <w:rsid w:val="00525628"/>
    <w:rsid w:val="00525BD3"/>
    <w:rsid w:val="00526FC6"/>
    <w:rsid w:val="005273FE"/>
    <w:rsid w:val="00527C06"/>
    <w:rsid w:val="00530617"/>
    <w:rsid w:val="0053079F"/>
    <w:rsid w:val="00532196"/>
    <w:rsid w:val="00533383"/>
    <w:rsid w:val="00533608"/>
    <w:rsid w:val="005347FF"/>
    <w:rsid w:val="00534BE2"/>
    <w:rsid w:val="00536A74"/>
    <w:rsid w:val="005405D0"/>
    <w:rsid w:val="005422B2"/>
    <w:rsid w:val="00542FAD"/>
    <w:rsid w:val="0054356D"/>
    <w:rsid w:val="00543DC7"/>
    <w:rsid w:val="005445E1"/>
    <w:rsid w:val="00544C03"/>
    <w:rsid w:val="005463A7"/>
    <w:rsid w:val="00546FE3"/>
    <w:rsid w:val="00547774"/>
    <w:rsid w:val="0055106A"/>
    <w:rsid w:val="00551B82"/>
    <w:rsid w:val="00551F10"/>
    <w:rsid w:val="005526E3"/>
    <w:rsid w:val="00552DA6"/>
    <w:rsid w:val="00553683"/>
    <w:rsid w:val="005537F0"/>
    <w:rsid w:val="0055380F"/>
    <w:rsid w:val="005556DB"/>
    <w:rsid w:val="005564C3"/>
    <w:rsid w:val="005566FC"/>
    <w:rsid w:val="00556F23"/>
    <w:rsid w:val="00560820"/>
    <w:rsid w:val="00560F21"/>
    <w:rsid w:val="0056112E"/>
    <w:rsid w:val="0056132B"/>
    <w:rsid w:val="005618E4"/>
    <w:rsid w:val="00561EFF"/>
    <w:rsid w:val="005629AE"/>
    <w:rsid w:val="00562D42"/>
    <w:rsid w:val="00563196"/>
    <w:rsid w:val="005644F0"/>
    <w:rsid w:val="00564671"/>
    <w:rsid w:val="00564B5F"/>
    <w:rsid w:val="00565FBE"/>
    <w:rsid w:val="005667A0"/>
    <w:rsid w:val="005700BD"/>
    <w:rsid w:val="005700E7"/>
    <w:rsid w:val="00570796"/>
    <w:rsid w:val="0057160A"/>
    <w:rsid w:val="00571E7E"/>
    <w:rsid w:val="005726AF"/>
    <w:rsid w:val="00572C1A"/>
    <w:rsid w:val="0057396F"/>
    <w:rsid w:val="00573A76"/>
    <w:rsid w:val="00574D11"/>
    <w:rsid w:val="00574D90"/>
    <w:rsid w:val="005750BC"/>
    <w:rsid w:val="0057537E"/>
    <w:rsid w:val="00575958"/>
    <w:rsid w:val="00576217"/>
    <w:rsid w:val="005766ED"/>
    <w:rsid w:val="0057678F"/>
    <w:rsid w:val="00577EF6"/>
    <w:rsid w:val="00580019"/>
    <w:rsid w:val="00580692"/>
    <w:rsid w:val="00581CB9"/>
    <w:rsid w:val="00582779"/>
    <w:rsid w:val="00582C78"/>
    <w:rsid w:val="005831E2"/>
    <w:rsid w:val="00584AA6"/>
    <w:rsid w:val="00584AAA"/>
    <w:rsid w:val="005851FB"/>
    <w:rsid w:val="005860A4"/>
    <w:rsid w:val="005865B8"/>
    <w:rsid w:val="00586B91"/>
    <w:rsid w:val="00587022"/>
    <w:rsid w:val="00590944"/>
    <w:rsid w:val="00591278"/>
    <w:rsid w:val="00591817"/>
    <w:rsid w:val="00591C8B"/>
    <w:rsid w:val="00591FCB"/>
    <w:rsid w:val="0059371C"/>
    <w:rsid w:val="005938C8"/>
    <w:rsid w:val="00593A9B"/>
    <w:rsid w:val="005962BB"/>
    <w:rsid w:val="00596577"/>
    <w:rsid w:val="0059747D"/>
    <w:rsid w:val="00597905"/>
    <w:rsid w:val="005A1E43"/>
    <w:rsid w:val="005A3331"/>
    <w:rsid w:val="005A37FF"/>
    <w:rsid w:val="005A4E91"/>
    <w:rsid w:val="005A4F7C"/>
    <w:rsid w:val="005A62D0"/>
    <w:rsid w:val="005A6AE5"/>
    <w:rsid w:val="005A72EB"/>
    <w:rsid w:val="005B19B8"/>
    <w:rsid w:val="005B1CFE"/>
    <w:rsid w:val="005B30F4"/>
    <w:rsid w:val="005B3C32"/>
    <w:rsid w:val="005B3DD5"/>
    <w:rsid w:val="005B40AD"/>
    <w:rsid w:val="005B4576"/>
    <w:rsid w:val="005B488E"/>
    <w:rsid w:val="005B49D4"/>
    <w:rsid w:val="005B4BA8"/>
    <w:rsid w:val="005B4E18"/>
    <w:rsid w:val="005B5C8B"/>
    <w:rsid w:val="005B6BC1"/>
    <w:rsid w:val="005B70FA"/>
    <w:rsid w:val="005B7989"/>
    <w:rsid w:val="005C0013"/>
    <w:rsid w:val="005C02CF"/>
    <w:rsid w:val="005C0E8E"/>
    <w:rsid w:val="005C12CF"/>
    <w:rsid w:val="005C16B5"/>
    <w:rsid w:val="005C1773"/>
    <w:rsid w:val="005C1F14"/>
    <w:rsid w:val="005C2D1E"/>
    <w:rsid w:val="005C3080"/>
    <w:rsid w:val="005C417A"/>
    <w:rsid w:val="005C4497"/>
    <w:rsid w:val="005C496A"/>
    <w:rsid w:val="005C4F3C"/>
    <w:rsid w:val="005C61BC"/>
    <w:rsid w:val="005C6A2F"/>
    <w:rsid w:val="005C6D0E"/>
    <w:rsid w:val="005C6D30"/>
    <w:rsid w:val="005C759B"/>
    <w:rsid w:val="005C770A"/>
    <w:rsid w:val="005D0394"/>
    <w:rsid w:val="005D0FF9"/>
    <w:rsid w:val="005D11DC"/>
    <w:rsid w:val="005D149D"/>
    <w:rsid w:val="005D3347"/>
    <w:rsid w:val="005D4177"/>
    <w:rsid w:val="005D4294"/>
    <w:rsid w:val="005D4C79"/>
    <w:rsid w:val="005D540E"/>
    <w:rsid w:val="005D59C5"/>
    <w:rsid w:val="005D6D35"/>
    <w:rsid w:val="005D7DD7"/>
    <w:rsid w:val="005D7E63"/>
    <w:rsid w:val="005E0892"/>
    <w:rsid w:val="005E0A0B"/>
    <w:rsid w:val="005E12EF"/>
    <w:rsid w:val="005E1393"/>
    <w:rsid w:val="005E49D0"/>
    <w:rsid w:val="005E4BFD"/>
    <w:rsid w:val="005E4DBA"/>
    <w:rsid w:val="005E51D3"/>
    <w:rsid w:val="005E5AD2"/>
    <w:rsid w:val="005E5D27"/>
    <w:rsid w:val="005E72D1"/>
    <w:rsid w:val="005E7447"/>
    <w:rsid w:val="005E7D8C"/>
    <w:rsid w:val="005F0448"/>
    <w:rsid w:val="005F0515"/>
    <w:rsid w:val="005F073F"/>
    <w:rsid w:val="005F0AA9"/>
    <w:rsid w:val="005F0FDF"/>
    <w:rsid w:val="005F1921"/>
    <w:rsid w:val="005F1B94"/>
    <w:rsid w:val="005F2C09"/>
    <w:rsid w:val="005F39ED"/>
    <w:rsid w:val="005F466E"/>
    <w:rsid w:val="005F57CB"/>
    <w:rsid w:val="005F590E"/>
    <w:rsid w:val="005F646D"/>
    <w:rsid w:val="005F6660"/>
    <w:rsid w:val="005F6CDD"/>
    <w:rsid w:val="005F718A"/>
    <w:rsid w:val="005F73C5"/>
    <w:rsid w:val="005F772D"/>
    <w:rsid w:val="005F77E3"/>
    <w:rsid w:val="005F7BAB"/>
    <w:rsid w:val="0060083E"/>
    <w:rsid w:val="006014A9"/>
    <w:rsid w:val="00601875"/>
    <w:rsid w:val="00602669"/>
    <w:rsid w:val="0060360D"/>
    <w:rsid w:val="0060376A"/>
    <w:rsid w:val="006040CB"/>
    <w:rsid w:val="006043A1"/>
    <w:rsid w:val="006043E0"/>
    <w:rsid w:val="00604437"/>
    <w:rsid w:val="00604640"/>
    <w:rsid w:val="00604AD3"/>
    <w:rsid w:val="00604CF9"/>
    <w:rsid w:val="00605811"/>
    <w:rsid w:val="006059CA"/>
    <w:rsid w:val="00605C0F"/>
    <w:rsid w:val="0060695C"/>
    <w:rsid w:val="006069ED"/>
    <w:rsid w:val="0061009E"/>
    <w:rsid w:val="00610269"/>
    <w:rsid w:val="0061126B"/>
    <w:rsid w:val="006117A0"/>
    <w:rsid w:val="006120EF"/>
    <w:rsid w:val="00612273"/>
    <w:rsid w:val="0061330F"/>
    <w:rsid w:val="006135C8"/>
    <w:rsid w:val="00614C2C"/>
    <w:rsid w:val="00616350"/>
    <w:rsid w:val="00617116"/>
    <w:rsid w:val="00617128"/>
    <w:rsid w:val="0062067B"/>
    <w:rsid w:val="00620842"/>
    <w:rsid w:val="00620C2B"/>
    <w:rsid w:val="00620E1E"/>
    <w:rsid w:val="0062113E"/>
    <w:rsid w:val="006217EF"/>
    <w:rsid w:val="0062180C"/>
    <w:rsid w:val="00621AA6"/>
    <w:rsid w:val="00622B2E"/>
    <w:rsid w:val="00623553"/>
    <w:rsid w:val="006237AC"/>
    <w:rsid w:val="00623ACC"/>
    <w:rsid w:val="00625157"/>
    <w:rsid w:val="00625808"/>
    <w:rsid w:val="00625E35"/>
    <w:rsid w:val="00626462"/>
    <w:rsid w:val="006275E5"/>
    <w:rsid w:val="00627741"/>
    <w:rsid w:val="006278E0"/>
    <w:rsid w:val="00627BC5"/>
    <w:rsid w:val="006313BE"/>
    <w:rsid w:val="00631634"/>
    <w:rsid w:val="00632406"/>
    <w:rsid w:val="006324C7"/>
    <w:rsid w:val="00632FDF"/>
    <w:rsid w:val="00633B3E"/>
    <w:rsid w:val="00633CFA"/>
    <w:rsid w:val="00635CD0"/>
    <w:rsid w:val="0063646B"/>
    <w:rsid w:val="00636E0C"/>
    <w:rsid w:val="00637485"/>
    <w:rsid w:val="00637B7E"/>
    <w:rsid w:val="00640336"/>
    <w:rsid w:val="00641AB3"/>
    <w:rsid w:val="006420BE"/>
    <w:rsid w:val="00642706"/>
    <w:rsid w:val="00642AAB"/>
    <w:rsid w:val="00642B3C"/>
    <w:rsid w:val="00642CEC"/>
    <w:rsid w:val="006435AF"/>
    <w:rsid w:val="00644352"/>
    <w:rsid w:val="00645FEB"/>
    <w:rsid w:val="00646514"/>
    <w:rsid w:val="00647463"/>
    <w:rsid w:val="00647E14"/>
    <w:rsid w:val="006519BD"/>
    <w:rsid w:val="00653426"/>
    <w:rsid w:val="00654DD6"/>
    <w:rsid w:val="0065560A"/>
    <w:rsid w:val="0065592C"/>
    <w:rsid w:val="006564AA"/>
    <w:rsid w:val="00657059"/>
    <w:rsid w:val="006575DE"/>
    <w:rsid w:val="00660561"/>
    <w:rsid w:val="006605FD"/>
    <w:rsid w:val="00660A3F"/>
    <w:rsid w:val="006614CB"/>
    <w:rsid w:val="00662F6C"/>
    <w:rsid w:val="00663276"/>
    <w:rsid w:val="006632E3"/>
    <w:rsid w:val="00663520"/>
    <w:rsid w:val="006655D4"/>
    <w:rsid w:val="0066592D"/>
    <w:rsid w:val="006668A3"/>
    <w:rsid w:val="006710CE"/>
    <w:rsid w:val="00671A48"/>
    <w:rsid w:val="00671FDC"/>
    <w:rsid w:val="0067260C"/>
    <w:rsid w:val="00672869"/>
    <w:rsid w:val="00673627"/>
    <w:rsid w:val="006744CA"/>
    <w:rsid w:val="006744F6"/>
    <w:rsid w:val="00674983"/>
    <w:rsid w:val="00674D50"/>
    <w:rsid w:val="00674F1E"/>
    <w:rsid w:val="0067555E"/>
    <w:rsid w:val="00675933"/>
    <w:rsid w:val="006776F1"/>
    <w:rsid w:val="00677850"/>
    <w:rsid w:val="0067796B"/>
    <w:rsid w:val="00680425"/>
    <w:rsid w:val="006805DE"/>
    <w:rsid w:val="00681615"/>
    <w:rsid w:val="00681C05"/>
    <w:rsid w:val="00682402"/>
    <w:rsid w:val="00682883"/>
    <w:rsid w:val="00682A5B"/>
    <w:rsid w:val="00682F01"/>
    <w:rsid w:val="0068303D"/>
    <w:rsid w:val="00683A16"/>
    <w:rsid w:val="00684398"/>
    <w:rsid w:val="00684C43"/>
    <w:rsid w:val="00685491"/>
    <w:rsid w:val="00685E3B"/>
    <w:rsid w:val="00686F0C"/>
    <w:rsid w:val="0068745A"/>
    <w:rsid w:val="00687487"/>
    <w:rsid w:val="00690251"/>
    <w:rsid w:val="00690489"/>
    <w:rsid w:val="0069183F"/>
    <w:rsid w:val="006931AC"/>
    <w:rsid w:val="00693240"/>
    <w:rsid w:val="006934B3"/>
    <w:rsid w:val="006934E1"/>
    <w:rsid w:val="0069403B"/>
    <w:rsid w:val="00694B70"/>
    <w:rsid w:val="00694D2B"/>
    <w:rsid w:val="00695195"/>
    <w:rsid w:val="006951E9"/>
    <w:rsid w:val="00695C1A"/>
    <w:rsid w:val="00696472"/>
    <w:rsid w:val="00696595"/>
    <w:rsid w:val="00696694"/>
    <w:rsid w:val="00696C93"/>
    <w:rsid w:val="0069769E"/>
    <w:rsid w:val="00697705"/>
    <w:rsid w:val="00697BE2"/>
    <w:rsid w:val="006A0D87"/>
    <w:rsid w:val="006A2B2C"/>
    <w:rsid w:val="006A2B99"/>
    <w:rsid w:val="006A37D2"/>
    <w:rsid w:val="006A386B"/>
    <w:rsid w:val="006A3C1C"/>
    <w:rsid w:val="006A3DA8"/>
    <w:rsid w:val="006A3FB7"/>
    <w:rsid w:val="006A48F4"/>
    <w:rsid w:val="006A5080"/>
    <w:rsid w:val="006A6082"/>
    <w:rsid w:val="006A61D2"/>
    <w:rsid w:val="006A6F97"/>
    <w:rsid w:val="006A738C"/>
    <w:rsid w:val="006A740A"/>
    <w:rsid w:val="006B04F5"/>
    <w:rsid w:val="006B052C"/>
    <w:rsid w:val="006B0C6C"/>
    <w:rsid w:val="006B0F84"/>
    <w:rsid w:val="006B3308"/>
    <w:rsid w:val="006B3867"/>
    <w:rsid w:val="006B3B66"/>
    <w:rsid w:val="006B3CF1"/>
    <w:rsid w:val="006B4E0A"/>
    <w:rsid w:val="006B54CB"/>
    <w:rsid w:val="006B5EC7"/>
    <w:rsid w:val="006B76A5"/>
    <w:rsid w:val="006B7A06"/>
    <w:rsid w:val="006B7B8F"/>
    <w:rsid w:val="006B7C64"/>
    <w:rsid w:val="006C00C2"/>
    <w:rsid w:val="006C05EE"/>
    <w:rsid w:val="006C116D"/>
    <w:rsid w:val="006C1DBD"/>
    <w:rsid w:val="006C1E0B"/>
    <w:rsid w:val="006C2046"/>
    <w:rsid w:val="006C289F"/>
    <w:rsid w:val="006C36E8"/>
    <w:rsid w:val="006C3729"/>
    <w:rsid w:val="006C375D"/>
    <w:rsid w:val="006C39CD"/>
    <w:rsid w:val="006C3B7D"/>
    <w:rsid w:val="006C3BFC"/>
    <w:rsid w:val="006C3EFB"/>
    <w:rsid w:val="006C5AF2"/>
    <w:rsid w:val="006C6718"/>
    <w:rsid w:val="006C7B92"/>
    <w:rsid w:val="006D0018"/>
    <w:rsid w:val="006D00D4"/>
    <w:rsid w:val="006D0C66"/>
    <w:rsid w:val="006D27F6"/>
    <w:rsid w:val="006D3368"/>
    <w:rsid w:val="006D3521"/>
    <w:rsid w:val="006D3A91"/>
    <w:rsid w:val="006D47C1"/>
    <w:rsid w:val="006D4AFA"/>
    <w:rsid w:val="006D502D"/>
    <w:rsid w:val="006D5666"/>
    <w:rsid w:val="006D5E09"/>
    <w:rsid w:val="006D65F1"/>
    <w:rsid w:val="006D704E"/>
    <w:rsid w:val="006D7507"/>
    <w:rsid w:val="006E0B70"/>
    <w:rsid w:val="006E0F0F"/>
    <w:rsid w:val="006E1237"/>
    <w:rsid w:val="006E2009"/>
    <w:rsid w:val="006E2825"/>
    <w:rsid w:val="006E3757"/>
    <w:rsid w:val="006E3EAE"/>
    <w:rsid w:val="006E407D"/>
    <w:rsid w:val="006E610D"/>
    <w:rsid w:val="006E6669"/>
    <w:rsid w:val="006E768F"/>
    <w:rsid w:val="006E7F4F"/>
    <w:rsid w:val="006F00CA"/>
    <w:rsid w:val="006F0547"/>
    <w:rsid w:val="006F1067"/>
    <w:rsid w:val="006F1906"/>
    <w:rsid w:val="006F1A8C"/>
    <w:rsid w:val="006F1BA1"/>
    <w:rsid w:val="006F2298"/>
    <w:rsid w:val="006F274A"/>
    <w:rsid w:val="006F274C"/>
    <w:rsid w:val="006F2A8A"/>
    <w:rsid w:val="006F38B5"/>
    <w:rsid w:val="006F3975"/>
    <w:rsid w:val="006F3A3F"/>
    <w:rsid w:val="006F3BC1"/>
    <w:rsid w:val="006F47AB"/>
    <w:rsid w:val="006F4989"/>
    <w:rsid w:val="006F4CB6"/>
    <w:rsid w:val="006F519C"/>
    <w:rsid w:val="006F5805"/>
    <w:rsid w:val="006F5CF4"/>
    <w:rsid w:val="006F6369"/>
    <w:rsid w:val="006F6C1F"/>
    <w:rsid w:val="006F7144"/>
    <w:rsid w:val="006F78BE"/>
    <w:rsid w:val="006F7F61"/>
    <w:rsid w:val="007002FA"/>
    <w:rsid w:val="007003B7"/>
    <w:rsid w:val="0070059D"/>
    <w:rsid w:val="00700660"/>
    <w:rsid w:val="00701666"/>
    <w:rsid w:val="007025F8"/>
    <w:rsid w:val="0070281D"/>
    <w:rsid w:val="00702CD2"/>
    <w:rsid w:val="00702DA7"/>
    <w:rsid w:val="007031DB"/>
    <w:rsid w:val="007034D3"/>
    <w:rsid w:val="0070382A"/>
    <w:rsid w:val="007041FC"/>
    <w:rsid w:val="00704849"/>
    <w:rsid w:val="00704CDD"/>
    <w:rsid w:val="00704D88"/>
    <w:rsid w:val="0070534B"/>
    <w:rsid w:val="00705739"/>
    <w:rsid w:val="00706CB3"/>
    <w:rsid w:val="00707C00"/>
    <w:rsid w:val="00710473"/>
    <w:rsid w:val="00711C9D"/>
    <w:rsid w:val="007124C6"/>
    <w:rsid w:val="00712DE3"/>
    <w:rsid w:val="00712F55"/>
    <w:rsid w:val="007131FA"/>
    <w:rsid w:val="007138C5"/>
    <w:rsid w:val="00713F12"/>
    <w:rsid w:val="007144B4"/>
    <w:rsid w:val="00716033"/>
    <w:rsid w:val="0071738C"/>
    <w:rsid w:val="0071749C"/>
    <w:rsid w:val="00717949"/>
    <w:rsid w:val="00720298"/>
    <w:rsid w:val="00722A5D"/>
    <w:rsid w:val="00723265"/>
    <w:rsid w:val="007257C5"/>
    <w:rsid w:val="007263D6"/>
    <w:rsid w:val="007269B7"/>
    <w:rsid w:val="00726B27"/>
    <w:rsid w:val="00726E8A"/>
    <w:rsid w:val="0072737D"/>
    <w:rsid w:val="007275D4"/>
    <w:rsid w:val="00727FDB"/>
    <w:rsid w:val="00727FF4"/>
    <w:rsid w:val="00730073"/>
    <w:rsid w:val="007304E4"/>
    <w:rsid w:val="0073096F"/>
    <w:rsid w:val="00733BD0"/>
    <w:rsid w:val="007340D7"/>
    <w:rsid w:val="00734812"/>
    <w:rsid w:val="00734A01"/>
    <w:rsid w:val="00735C5F"/>
    <w:rsid w:val="00736BA8"/>
    <w:rsid w:val="00737362"/>
    <w:rsid w:val="00737C0E"/>
    <w:rsid w:val="00737DA9"/>
    <w:rsid w:val="0074086A"/>
    <w:rsid w:val="00740BDD"/>
    <w:rsid w:val="00741712"/>
    <w:rsid w:val="00741C77"/>
    <w:rsid w:val="007421D6"/>
    <w:rsid w:val="00742AC5"/>
    <w:rsid w:val="00743773"/>
    <w:rsid w:val="00743963"/>
    <w:rsid w:val="00744996"/>
    <w:rsid w:val="00744C9A"/>
    <w:rsid w:val="00744E58"/>
    <w:rsid w:val="007467E5"/>
    <w:rsid w:val="0074692D"/>
    <w:rsid w:val="00747169"/>
    <w:rsid w:val="007477E1"/>
    <w:rsid w:val="00747F52"/>
    <w:rsid w:val="0075146B"/>
    <w:rsid w:val="0075233A"/>
    <w:rsid w:val="00752A6B"/>
    <w:rsid w:val="00752EA7"/>
    <w:rsid w:val="00753310"/>
    <w:rsid w:val="0075355E"/>
    <w:rsid w:val="00753CF1"/>
    <w:rsid w:val="00753E49"/>
    <w:rsid w:val="00753E59"/>
    <w:rsid w:val="0075442B"/>
    <w:rsid w:val="00754B01"/>
    <w:rsid w:val="007556E9"/>
    <w:rsid w:val="00755D28"/>
    <w:rsid w:val="00755E50"/>
    <w:rsid w:val="007562D6"/>
    <w:rsid w:val="00756449"/>
    <w:rsid w:val="00756948"/>
    <w:rsid w:val="00756974"/>
    <w:rsid w:val="00760CFB"/>
    <w:rsid w:val="00760F1F"/>
    <w:rsid w:val="00761DDA"/>
    <w:rsid w:val="007629C4"/>
    <w:rsid w:val="00762DDD"/>
    <w:rsid w:val="00763434"/>
    <w:rsid w:val="007637B2"/>
    <w:rsid w:val="007638C1"/>
    <w:rsid w:val="00763BB3"/>
    <w:rsid w:val="007645F0"/>
    <w:rsid w:val="00764864"/>
    <w:rsid w:val="00765CB4"/>
    <w:rsid w:val="007662C0"/>
    <w:rsid w:val="0076667B"/>
    <w:rsid w:val="00766ECA"/>
    <w:rsid w:val="00766EEB"/>
    <w:rsid w:val="00766FAB"/>
    <w:rsid w:val="00767BD7"/>
    <w:rsid w:val="0077091D"/>
    <w:rsid w:val="00771048"/>
    <w:rsid w:val="007717C1"/>
    <w:rsid w:val="00772459"/>
    <w:rsid w:val="007731ED"/>
    <w:rsid w:val="00773936"/>
    <w:rsid w:val="00774F4B"/>
    <w:rsid w:val="00774FF2"/>
    <w:rsid w:val="00776AE3"/>
    <w:rsid w:val="007770CA"/>
    <w:rsid w:val="00777420"/>
    <w:rsid w:val="0078094E"/>
    <w:rsid w:val="007810CF"/>
    <w:rsid w:val="007816C2"/>
    <w:rsid w:val="0078260A"/>
    <w:rsid w:val="00783101"/>
    <w:rsid w:val="00783E2E"/>
    <w:rsid w:val="00784792"/>
    <w:rsid w:val="007850EB"/>
    <w:rsid w:val="0078556A"/>
    <w:rsid w:val="00787943"/>
    <w:rsid w:val="00787C7B"/>
    <w:rsid w:val="007903D4"/>
    <w:rsid w:val="00790A52"/>
    <w:rsid w:val="00790AFA"/>
    <w:rsid w:val="007922E6"/>
    <w:rsid w:val="0079415E"/>
    <w:rsid w:val="007950CF"/>
    <w:rsid w:val="00795B0B"/>
    <w:rsid w:val="00795FC1"/>
    <w:rsid w:val="007A0898"/>
    <w:rsid w:val="007A08D5"/>
    <w:rsid w:val="007A0DDE"/>
    <w:rsid w:val="007A0F0C"/>
    <w:rsid w:val="007A160A"/>
    <w:rsid w:val="007A1EDD"/>
    <w:rsid w:val="007A1F77"/>
    <w:rsid w:val="007A2EF7"/>
    <w:rsid w:val="007A363A"/>
    <w:rsid w:val="007A42E7"/>
    <w:rsid w:val="007A443D"/>
    <w:rsid w:val="007A6156"/>
    <w:rsid w:val="007A67BA"/>
    <w:rsid w:val="007A7AEF"/>
    <w:rsid w:val="007A7B97"/>
    <w:rsid w:val="007B20AA"/>
    <w:rsid w:val="007B2266"/>
    <w:rsid w:val="007B2CA9"/>
    <w:rsid w:val="007B3D35"/>
    <w:rsid w:val="007B4110"/>
    <w:rsid w:val="007B51DB"/>
    <w:rsid w:val="007B5241"/>
    <w:rsid w:val="007B584A"/>
    <w:rsid w:val="007B5872"/>
    <w:rsid w:val="007B70D9"/>
    <w:rsid w:val="007B758A"/>
    <w:rsid w:val="007B7C03"/>
    <w:rsid w:val="007C0297"/>
    <w:rsid w:val="007C0A75"/>
    <w:rsid w:val="007C1E04"/>
    <w:rsid w:val="007C29EB"/>
    <w:rsid w:val="007C4E3B"/>
    <w:rsid w:val="007C598F"/>
    <w:rsid w:val="007C6826"/>
    <w:rsid w:val="007D0E2A"/>
    <w:rsid w:val="007D141B"/>
    <w:rsid w:val="007D29AD"/>
    <w:rsid w:val="007D2CCD"/>
    <w:rsid w:val="007D2D18"/>
    <w:rsid w:val="007D2D60"/>
    <w:rsid w:val="007D2F12"/>
    <w:rsid w:val="007D37C5"/>
    <w:rsid w:val="007D46B2"/>
    <w:rsid w:val="007D47D8"/>
    <w:rsid w:val="007D52DE"/>
    <w:rsid w:val="007D55CF"/>
    <w:rsid w:val="007D5DC1"/>
    <w:rsid w:val="007D5FC7"/>
    <w:rsid w:val="007D64CB"/>
    <w:rsid w:val="007D78F2"/>
    <w:rsid w:val="007D7B9C"/>
    <w:rsid w:val="007E133B"/>
    <w:rsid w:val="007E186F"/>
    <w:rsid w:val="007E1E60"/>
    <w:rsid w:val="007E1F20"/>
    <w:rsid w:val="007E6C5C"/>
    <w:rsid w:val="007E74DF"/>
    <w:rsid w:val="007E7818"/>
    <w:rsid w:val="007F039E"/>
    <w:rsid w:val="007F063C"/>
    <w:rsid w:val="007F0D7A"/>
    <w:rsid w:val="007F0F50"/>
    <w:rsid w:val="007F1199"/>
    <w:rsid w:val="007F2602"/>
    <w:rsid w:val="007F2891"/>
    <w:rsid w:val="007F2FAF"/>
    <w:rsid w:val="007F4B24"/>
    <w:rsid w:val="007F4BB6"/>
    <w:rsid w:val="007F4BFE"/>
    <w:rsid w:val="007F62FC"/>
    <w:rsid w:val="007F6984"/>
    <w:rsid w:val="00800977"/>
    <w:rsid w:val="008024EF"/>
    <w:rsid w:val="008043F3"/>
    <w:rsid w:val="00804607"/>
    <w:rsid w:val="00805C81"/>
    <w:rsid w:val="00807161"/>
    <w:rsid w:val="00807597"/>
    <w:rsid w:val="008075A8"/>
    <w:rsid w:val="00810CA2"/>
    <w:rsid w:val="008114A5"/>
    <w:rsid w:val="008116CC"/>
    <w:rsid w:val="00811959"/>
    <w:rsid w:val="00811B24"/>
    <w:rsid w:val="00812C1F"/>
    <w:rsid w:val="008164E2"/>
    <w:rsid w:val="00816D3F"/>
    <w:rsid w:val="0081720E"/>
    <w:rsid w:val="008177F0"/>
    <w:rsid w:val="0082110E"/>
    <w:rsid w:val="008219CE"/>
    <w:rsid w:val="0082217D"/>
    <w:rsid w:val="00822D33"/>
    <w:rsid w:val="008245AE"/>
    <w:rsid w:val="00824670"/>
    <w:rsid w:val="00825844"/>
    <w:rsid w:val="00825D73"/>
    <w:rsid w:val="00826F47"/>
    <w:rsid w:val="0082710A"/>
    <w:rsid w:val="008273A8"/>
    <w:rsid w:val="00827B70"/>
    <w:rsid w:val="00827C70"/>
    <w:rsid w:val="00832F63"/>
    <w:rsid w:val="00832FD1"/>
    <w:rsid w:val="008338F1"/>
    <w:rsid w:val="0083496F"/>
    <w:rsid w:val="00835C21"/>
    <w:rsid w:val="00836160"/>
    <w:rsid w:val="0083629A"/>
    <w:rsid w:val="00836C68"/>
    <w:rsid w:val="00837565"/>
    <w:rsid w:val="008375DA"/>
    <w:rsid w:val="00837D8E"/>
    <w:rsid w:val="008400A9"/>
    <w:rsid w:val="0084011F"/>
    <w:rsid w:val="00840837"/>
    <w:rsid w:val="0084098F"/>
    <w:rsid w:val="0084106F"/>
    <w:rsid w:val="00841132"/>
    <w:rsid w:val="0084138D"/>
    <w:rsid w:val="00841FDE"/>
    <w:rsid w:val="0084295D"/>
    <w:rsid w:val="008429B4"/>
    <w:rsid w:val="008433B1"/>
    <w:rsid w:val="0084408B"/>
    <w:rsid w:val="008441C6"/>
    <w:rsid w:val="0084462E"/>
    <w:rsid w:val="00844768"/>
    <w:rsid w:val="008454A9"/>
    <w:rsid w:val="008470DF"/>
    <w:rsid w:val="00847251"/>
    <w:rsid w:val="00847A38"/>
    <w:rsid w:val="00847B21"/>
    <w:rsid w:val="0085051F"/>
    <w:rsid w:val="0085104B"/>
    <w:rsid w:val="00851B43"/>
    <w:rsid w:val="0085396D"/>
    <w:rsid w:val="00854E1E"/>
    <w:rsid w:val="008554DE"/>
    <w:rsid w:val="00855AF3"/>
    <w:rsid w:val="008561FF"/>
    <w:rsid w:val="00856B10"/>
    <w:rsid w:val="008575AF"/>
    <w:rsid w:val="00857B2A"/>
    <w:rsid w:val="00860BD3"/>
    <w:rsid w:val="0086127C"/>
    <w:rsid w:val="00861955"/>
    <w:rsid w:val="00861FF9"/>
    <w:rsid w:val="008627EC"/>
    <w:rsid w:val="00864697"/>
    <w:rsid w:val="00864E28"/>
    <w:rsid w:val="0086558D"/>
    <w:rsid w:val="008657DB"/>
    <w:rsid w:val="008661CB"/>
    <w:rsid w:val="00866243"/>
    <w:rsid w:val="008663A6"/>
    <w:rsid w:val="0086665E"/>
    <w:rsid w:val="0086673C"/>
    <w:rsid w:val="00866C36"/>
    <w:rsid w:val="00866E12"/>
    <w:rsid w:val="008671A0"/>
    <w:rsid w:val="00867B1B"/>
    <w:rsid w:val="00870772"/>
    <w:rsid w:val="0087202E"/>
    <w:rsid w:val="00873065"/>
    <w:rsid w:val="00874ABE"/>
    <w:rsid w:val="00875833"/>
    <w:rsid w:val="00875BBC"/>
    <w:rsid w:val="00876116"/>
    <w:rsid w:val="0087663A"/>
    <w:rsid w:val="00876AA7"/>
    <w:rsid w:val="00877381"/>
    <w:rsid w:val="00880CF3"/>
    <w:rsid w:val="00880ED8"/>
    <w:rsid w:val="00882C00"/>
    <w:rsid w:val="00882CBC"/>
    <w:rsid w:val="008831E5"/>
    <w:rsid w:val="0088358E"/>
    <w:rsid w:val="00883A0C"/>
    <w:rsid w:val="00884242"/>
    <w:rsid w:val="008852BF"/>
    <w:rsid w:val="00885D14"/>
    <w:rsid w:val="00885E21"/>
    <w:rsid w:val="00886573"/>
    <w:rsid w:val="0088772D"/>
    <w:rsid w:val="00887DDB"/>
    <w:rsid w:val="00890F56"/>
    <w:rsid w:val="00892F43"/>
    <w:rsid w:val="00893494"/>
    <w:rsid w:val="008935CE"/>
    <w:rsid w:val="008938B1"/>
    <w:rsid w:val="00893BCF"/>
    <w:rsid w:val="00893CD4"/>
    <w:rsid w:val="00894AC1"/>
    <w:rsid w:val="00894B48"/>
    <w:rsid w:val="00894EC2"/>
    <w:rsid w:val="008A04C0"/>
    <w:rsid w:val="008A1552"/>
    <w:rsid w:val="008A1C77"/>
    <w:rsid w:val="008A2329"/>
    <w:rsid w:val="008A2558"/>
    <w:rsid w:val="008A25B5"/>
    <w:rsid w:val="008A32D9"/>
    <w:rsid w:val="008A346C"/>
    <w:rsid w:val="008A3C1C"/>
    <w:rsid w:val="008A4821"/>
    <w:rsid w:val="008A4987"/>
    <w:rsid w:val="008A540C"/>
    <w:rsid w:val="008A70F7"/>
    <w:rsid w:val="008A7E9D"/>
    <w:rsid w:val="008B08EA"/>
    <w:rsid w:val="008B094B"/>
    <w:rsid w:val="008B14F8"/>
    <w:rsid w:val="008B1D46"/>
    <w:rsid w:val="008B365C"/>
    <w:rsid w:val="008B366D"/>
    <w:rsid w:val="008B3686"/>
    <w:rsid w:val="008B448C"/>
    <w:rsid w:val="008B4E3D"/>
    <w:rsid w:val="008B5061"/>
    <w:rsid w:val="008B53F0"/>
    <w:rsid w:val="008B5573"/>
    <w:rsid w:val="008B57A3"/>
    <w:rsid w:val="008B58ED"/>
    <w:rsid w:val="008B64FF"/>
    <w:rsid w:val="008B6B92"/>
    <w:rsid w:val="008B7886"/>
    <w:rsid w:val="008C041F"/>
    <w:rsid w:val="008C0D30"/>
    <w:rsid w:val="008C0EAE"/>
    <w:rsid w:val="008C13E9"/>
    <w:rsid w:val="008C1BE4"/>
    <w:rsid w:val="008C20E4"/>
    <w:rsid w:val="008C2743"/>
    <w:rsid w:val="008C2B93"/>
    <w:rsid w:val="008C425E"/>
    <w:rsid w:val="008C5457"/>
    <w:rsid w:val="008C54B9"/>
    <w:rsid w:val="008C5F91"/>
    <w:rsid w:val="008C660C"/>
    <w:rsid w:val="008C7A2A"/>
    <w:rsid w:val="008C7DF7"/>
    <w:rsid w:val="008D04FD"/>
    <w:rsid w:val="008D0A30"/>
    <w:rsid w:val="008D0F40"/>
    <w:rsid w:val="008D1E35"/>
    <w:rsid w:val="008D3836"/>
    <w:rsid w:val="008D399A"/>
    <w:rsid w:val="008D3E43"/>
    <w:rsid w:val="008D47EA"/>
    <w:rsid w:val="008D4866"/>
    <w:rsid w:val="008D4B1A"/>
    <w:rsid w:val="008D6B48"/>
    <w:rsid w:val="008D6CDD"/>
    <w:rsid w:val="008D7339"/>
    <w:rsid w:val="008E08F3"/>
    <w:rsid w:val="008E0C9B"/>
    <w:rsid w:val="008E0D98"/>
    <w:rsid w:val="008E101F"/>
    <w:rsid w:val="008E1767"/>
    <w:rsid w:val="008E2FCD"/>
    <w:rsid w:val="008E396C"/>
    <w:rsid w:val="008E5B82"/>
    <w:rsid w:val="008E7286"/>
    <w:rsid w:val="008E7D7C"/>
    <w:rsid w:val="008F01B1"/>
    <w:rsid w:val="008F06E2"/>
    <w:rsid w:val="008F2532"/>
    <w:rsid w:val="008F4662"/>
    <w:rsid w:val="008F495B"/>
    <w:rsid w:val="008F4AB3"/>
    <w:rsid w:val="008F75DF"/>
    <w:rsid w:val="008F7ADE"/>
    <w:rsid w:val="00900410"/>
    <w:rsid w:val="00900D3E"/>
    <w:rsid w:val="00900DB2"/>
    <w:rsid w:val="009012AE"/>
    <w:rsid w:val="00901673"/>
    <w:rsid w:val="00901882"/>
    <w:rsid w:val="00901D4C"/>
    <w:rsid w:val="00903C17"/>
    <w:rsid w:val="00903EF3"/>
    <w:rsid w:val="009041DD"/>
    <w:rsid w:val="00905A37"/>
    <w:rsid w:val="00906163"/>
    <w:rsid w:val="0090695B"/>
    <w:rsid w:val="00906B3D"/>
    <w:rsid w:val="00907CCB"/>
    <w:rsid w:val="00907FA4"/>
    <w:rsid w:val="00910570"/>
    <w:rsid w:val="00910690"/>
    <w:rsid w:val="00910E63"/>
    <w:rsid w:val="009110B1"/>
    <w:rsid w:val="0091250B"/>
    <w:rsid w:val="0091301A"/>
    <w:rsid w:val="00914F89"/>
    <w:rsid w:val="00915892"/>
    <w:rsid w:val="00915C9A"/>
    <w:rsid w:val="00915D25"/>
    <w:rsid w:val="00916171"/>
    <w:rsid w:val="009166DD"/>
    <w:rsid w:val="009167D5"/>
    <w:rsid w:val="009172FA"/>
    <w:rsid w:val="0091791D"/>
    <w:rsid w:val="009206D9"/>
    <w:rsid w:val="00920830"/>
    <w:rsid w:val="00920D5E"/>
    <w:rsid w:val="00920E72"/>
    <w:rsid w:val="009222B6"/>
    <w:rsid w:val="009223EB"/>
    <w:rsid w:val="0092253D"/>
    <w:rsid w:val="009225D1"/>
    <w:rsid w:val="0092336D"/>
    <w:rsid w:val="009247AB"/>
    <w:rsid w:val="0092493F"/>
    <w:rsid w:val="00925632"/>
    <w:rsid w:val="009257CF"/>
    <w:rsid w:val="00925871"/>
    <w:rsid w:val="00926B43"/>
    <w:rsid w:val="00926C25"/>
    <w:rsid w:val="009278E2"/>
    <w:rsid w:val="009305EC"/>
    <w:rsid w:val="0093240C"/>
    <w:rsid w:val="00933EDF"/>
    <w:rsid w:val="009341DC"/>
    <w:rsid w:val="0093420E"/>
    <w:rsid w:val="0093421E"/>
    <w:rsid w:val="009343FF"/>
    <w:rsid w:val="00934821"/>
    <w:rsid w:val="00934880"/>
    <w:rsid w:val="009368E7"/>
    <w:rsid w:val="00936CAB"/>
    <w:rsid w:val="00937109"/>
    <w:rsid w:val="00937724"/>
    <w:rsid w:val="00937ED0"/>
    <w:rsid w:val="009401E9"/>
    <w:rsid w:val="0094028E"/>
    <w:rsid w:val="0094046A"/>
    <w:rsid w:val="00941021"/>
    <w:rsid w:val="0094140A"/>
    <w:rsid w:val="009422FA"/>
    <w:rsid w:val="0094255C"/>
    <w:rsid w:val="00942EAE"/>
    <w:rsid w:val="0094338F"/>
    <w:rsid w:val="009433AE"/>
    <w:rsid w:val="00943550"/>
    <w:rsid w:val="00943ED0"/>
    <w:rsid w:val="00944097"/>
    <w:rsid w:val="0094433D"/>
    <w:rsid w:val="009449A4"/>
    <w:rsid w:val="0094516B"/>
    <w:rsid w:val="00945747"/>
    <w:rsid w:val="00945BE4"/>
    <w:rsid w:val="00945E75"/>
    <w:rsid w:val="009474D0"/>
    <w:rsid w:val="00947A2B"/>
    <w:rsid w:val="00947D4E"/>
    <w:rsid w:val="00950049"/>
    <w:rsid w:val="009501A6"/>
    <w:rsid w:val="00950458"/>
    <w:rsid w:val="0095065E"/>
    <w:rsid w:val="00950F13"/>
    <w:rsid w:val="0095187F"/>
    <w:rsid w:val="00952369"/>
    <w:rsid w:val="00952DBB"/>
    <w:rsid w:val="00953CC7"/>
    <w:rsid w:val="00953D8E"/>
    <w:rsid w:val="00953F59"/>
    <w:rsid w:val="00954B2E"/>
    <w:rsid w:val="00955610"/>
    <w:rsid w:val="00955818"/>
    <w:rsid w:val="00955E62"/>
    <w:rsid w:val="00956D7E"/>
    <w:rsid w:val="009614D7"/>
    <w:rsid w:val="009619C0"/>
    <w:rsid w:val="009624CC"/>
    <w:rsid w:val="0096276F"/>
    <w:rsid w:val="0096291D"/>
    <w:rsid w:val="00963440"/>
    <w:rsid w:val="00963475"/>
    <w:rsid w:val="00963707"/>
    <w:rsid w:val="00963E65"/>
    <w:rsid w:val="009654C5"/>
    <w:rsid w:val="00967B15"/>
    <w:rsid w:val="00967D83"/>
    <w:rsid w:val="00970068"/>
    <w:rsid w:val="00971644"/>
    <w:rsid w:val="0097381A"/>
    <w:rsid w:val="00973B2A"/>
    <w:rsid w:val="00973CA2"/>
    <w:rsid w:val="009748D9"/>
    <w:rsid w:val="0097594C"/>
    <w:rsid w:val="00975A41"/>
    <w:rsid w:val="00977902"/>
    <w:rsid w:val="00980045"/>
    <w:rsid w:val="00980519"/>
    <w:rsid w:val="0098060C"/>
    <w:rsid w:val="00980C77"/>
    <w:rsid w:val="009823BB"/>
    <w:rsid w:val="00983713"/>
    <w:rsid w:val="00983AA3"/>
    <w:rsid w:val="00983B69"/>
    <w:rsid w:val="0098770B"/>
    <w:rsid w:val="00987D2E"/>
    <w:rsid w:val="009906A5"/>
    <w:rsid w:val="009915D9"/>
    <w:rsid w:val="0099171E"/>
    <w:rsid w:val="00992231"/>
    <w:rsid w:val="00993160"/>
    <w:rsid w:val="00993D6C"/>
    <w:rsid w:val="00993F7E"/>
    <w:rsid w:val="009940B6"/>
    <w:rsid w:val="009943D8"/>
    <w:rsid w:val="00994944"/>
    <w:rsid w:val="00994DAE"/>
    <w:rsid w:val="00994E49"/>
    <w:rsid w:val="0099514F"/>
    <w:rsid w:val="00995837"/>
    <w:rsid w:val="00996137"/>
    <w:rsid w:val="009966D4"/>
    <w:rsid w:val="0099686E"/>
    <w:rsid w:val="00996EDA"/>
    <w:rsid w:val="00996F55"/>
    <w:rsid w:val="00997797"/>
    <w:rsid w:val="009A02C3"/>
    <w:rsid w:val="009A0658"/>
    <w:rsid w:val="009A15CA"/>
    <w:rsid w:val="009A1743"/>
    <w:rsid w:val="009A3011"/>
    <w:rsid w:val="009A399C"/>
    <w:rsid w:val="009A487F"/>
    <w:rsid w:val="009A4967"/>
    <w:rsid w:val="009A4A8A"/>
    <w:rsid w:val="009A686B"/>
    <w:rsid w:val="009A6DC6"/>
    <w:rsid w:val="009A6EA0"/>
    <w:rsid w:val="009A7844"/>
    <w:rsid w:val="009A7B3D"/>
    <w:rsid w:val="009B0515"/>
    <w:rsid w:val="009B12B1"/>
    <w:rsid w:val="009B12D3"/>
    <w:rsid w:val="009B2FC0"/>
    <w:rsid w:val="009B317F"/>
    <w:rsid w:val="009B46A2"/>
    <w:rsid w:val="009B514C"/>
    <w:rsid w:val="009B5650"/>
    <w:rsid w:val="009B6331"/>
    <w:rsid w:val="009B69C4"/>
    <w:rsid w:val="009B6F9A"/>
    <w:rsid w:val="009B7096"/>
    <w:rsid w:val="009B7132"/>
    <w:rsid w:val="009B7150"/>
    <w:rsid w:val="009B7A9C"/>
    <w:rsid w:val="009C0668"/>
    <w:rsid w:val="009C13C9"/>
    <w:rsid w:val="009C2475"/>
    <w:rsid w:val="009C2FA8"/>
    <w:rsid w:val="009C3C6A"/>
    <w:rsid w:val="009C5334"/>
    <w:rsid w:val="009C5871"/>
    <w:rsid w:val="009C678C"/>
    <w:rsid w:val="009C69F3"/>
    <w:rsid w:val="009C6AB5"/>
    <w:rsid w:val="009C6C73"/>
    <w:rsid w:val="009C6D59"/>
    <w:rsid w:val="009D23E6"/>
    <w:rsid w:val="009D3021"/>
    <w:rsid w:val="009D4035"/>
    <w:rsid w:val="009D557A"/>
    <w:rsid w:val="009D6052"/>
    <w:rsid w:val="009D6835"/>
    <w:rsid w:val="009D6CA0"/>
    <w:rsid w:val="009D77B9"/>
    <w:rsid w:val="009E001D"/>
    <w:rsid w:val="009E0878"/>
    <w:rsid w:val="009E22D6"/>
    <w:rsid w:val="009E29A4"/>
    <w:rsid w:val="009E29DB"/>
    <w:rsid w:val="009E2D3D"/>
    <w:rsid w:val="009E42B1"/>
    <w:rsid w:val="009E5035"/>
    <w:rsid w:val="009E52A5"/>
    <w:rsid w:val="009E5E0B"/>
    <w:rsid w:val="009E61F6"/>
    <w:rsid w:val="009E77A1"/>
    <w:rsid w:val="009E7E56"/>
    <w:rsid w:val="009F021F"/>
    <w:rsid w:val="009F1374"/>
    <w:rsid w:val="009F14DB"/>
    <w:rsid w:val="009F1CFC"/>
    <w:rsid w:val="009F2937"/>
    <w:rsid w:val="009F2FEE"/>
    <w:rsid w:val="009F30C0"/>
    <w:rsid w:val="009F3F8C"/>
    <w:rsid w:val="009F4212"/>
    <w:rsid w:val="009F453E"/>
    <w:rsid w:val="009F4C66"/>
    <w:rsid w:val="009F4DC4"/>
    <w:rsid w:val="009F5B88"/>
    <w:rsid w:val="009F5B91"/>
    <w:rsid w:val="009F63A8"/>
    <w:rsid w:val="009F63E6"/>
    <w:rsid w:val="009F6C02"/>
    <w:rsid w:val="009F6E87"/>
    <w:rsid w:val="009F7880"/>
    <w:rsid w:val="00A00ABF"/>
    <w:rsid w:val="00A011FF"/>
    <w:rsid w:val="00A01654"/>
    <w:rsid w:val="00A018A7"/>
    <w:rsid w:val="00A028D5"/>
    <w:rsid w:val="00A03E44"/>
    <w:rsid w:val="00A0531F"/>
    <w:rsid w:val="00A057D6"/>
    <w:rsid w:val="00A0721A"/>
    <w:rsid w:val="00A0768A"/>
    <w:rsid w:val="00A07C1B"/>
    <w:rsid w:val="00A10E74"/>
    <w:rsid w:val="00A1140F"/>
    <w:rsid w:val="00A11754"/>
    <w:rsid w:val="00A11E44"/>
    <w:rsid w:val="00A124CC"/>
    <w:rsid w:val="00A12776"/>
    <w:rsid w:val="00A12D8F"/>
    <w:rsid w:val="00A12DB2"/>
    <w:rsid w:val="00A14871"/>
    <w:rsid w:val="00A160F4"/>
    <w:rsid w:val="00A200F1"/>
    <w:rsid w:val="00A20919"/>
    <w:rsid w:val="00A20A05"/>
    <w:rsid w:val="00A20D7D"/>
    <w:rsid w:val="00A21794"/>
    <w:rsid w:val="00A217FB"/>
    <w:rsid w:val="00A225A2"/>
    <w:rsid w:val="00A23387"/>
    <w:rsid w:val="00A23E44"/>
    <w:rsid w:val="00A241B2"/>
    <w:rsid w:val="00A241DC"/>
    <w:rsid w:val="00A246E1"/>
    <w:rsid w:val="00A256B7"/>
    <w:rsid w:val="00A25E4F"/>
    <w:rsid w:val="00A26BFE"/>
    <w:rsid w:val="00A27355"/>
    <w:rsid w:val="00A27638"/>
    <w:rsid w:val="00A27EF4"/>
    <w:rsid w:val="00A305A9"/>
    <w:rsid w:val="00A3074D"/>
    <w:rsid w:val="00A31A91"/>
    <w:rsid w:val="00A323C3"/>
    <w:rsid w:val="00A324AC"/>
    <w:rsid w:val="00A33BFB"/>
    <w:rsid w:val="00A35058"/>
    <w:rsid w:val="00A35D44"/>
    <w:rsid w:val="00A3646A"/>
    <w:rsid w:val="00A36A29"/>
    <w:rsid w:val="00A36BCE"/>
    <w:rsid w:val="00A37B17"/>
    <w:rsid w:val="00A40E76"/>
    <w:rsid w:val="00A41604"/>
    <w:rsid w:val="00A42915"/>
    <w:rsid w:val="00A434C7"/>
    <w:rsid w:val="00A43588"/>
    <w:rsid w:val="00A45501"/>
    <w:rsid w:val="00A4575E"/>
    <w:rsid w:val="00A46C2C"/>
    <w:rsid w:val="00A50103"/>
    <w:rsid w:val="00A50D5A"/>
    <w:rsid w:val="00A51465"/>
    <w:rsid w:val="00A51C0F"/>
    <w:rsid w:val="00A51F27"/>
    <w:rsid w:val="00A51FF5"/>
    <w:rsid w:val="00A52E1C"/>
    <w:rsid w:val="00A534DD"/>
    <w:rsid w:val="00A539DC"/>
    <w:rsid w:val="00A53BCF"/>
    <w:rsid w:val="00A53EC5"/>
    <w:rsid w:val="00A5434A"/>
    <w:rsid w:val="00A5485D"/>
    <w:rsid w:val="00A55A3A"/>
    <w:rsid w:val="00A567FB"/>
    <w:rsid w:val="00A56CE4"/>
    <w:rsid w:val="00A577E1"/>
    <w:rsid w:val="00A606F5"/>
    <w:rsid w:val="00A606FD"/>
    <w:rsid w:val="00A60720"/>
    <w:rsid w:val="00A611C4"/>
    <w:rsid w:val="00A61ADD"/>
    <w:rsid w:val="00A61B82"/>
    <w:rsid w:val="00A6202D"/>
    <w:rsid w:val="00A62653"/>
    <w:rsid w:val="00A62827"/>
    <w:rsid w:val="00A62904"/>
    <w:rsid w:val="00A631D6"/>
    <w:rsid w:val="00A631DF"/>
    <w:rsid w:val="00A650B8"/>
    <w:rsid w:val="00A66E0D"/>
    <w:rsid w:val="00A67E59"/>
    <w:rsid w:val="00A67EC9"/>
    <w:rsid w:val="00A707A8"/>
    <w:rsid w:val="00A70AF4"/>
    <w:rsid w:val="00A71DDD"/>
    <w:rsid w:val="00A7248D"/>
    <w:rsid w:val="00A72755"/>
    <w:rsid w:val="00A727BD"/>
    <w:rsid w:val="00A73262"/>
    <w:rsid w:val="00A734F2"/>
    <w:rsid w:val="00A740C4"/>
    <w:rsid w:val="00A75A6B"/>
    <w:rsid w:val="00A76038"/>
    <w:rsid w:val="00A76CA7"/>
    <w:rsid w:val="00A80AFE"/>
    <w:rsid w:val="00A81834"/>
    <w:rsid w:val="00A81F51"/>
    <w:rsid w:val="00A81FCC"/>
    <w:rsid w:val="00A8202C"/>
    <w:rsid w:val="00A821F9"/>
    <w:rsid w:val="00A83710"/>
    <w:rsid w:val="00A83B9F"/>
    <w:rsid w:val="00A843BB"/>
    <w:rsid w:val="00A84694"/>
    <w:rsid w:val="00A8513E"/>
    <w:rsid w:val="00A85CB8"/>
    <w:rsid w:val="00A85E65"/>
    <w:rsid w:val="00A86574"/>
    <w:rsid w:val="00A86A35"/>
    <w:rsid w:val="00A86B1C"/>
    <w:rsid w:val="00A8771E"/>
    <w:rsid w:val="00A87884"/>
    <w:rsid w:val="00A87FE8"/>
    <w:rsid w:val="00A90201"/>
    <w:rsid w:val="00A90842"/>
    <w:rsid w:val="00A908DD"/>
    <w:rsid w:val="00A90A3E"/>
    <w:rsid w:val="00A90A42"/>
    <w:rsid w:val="00A91432"/>
    <w:rsid w:val="00A915A4"/>
    <w:rsid w:val="00A91E98"/>
    <w:rsid w:val="00A92249"/>
    <w:rsid w:val="00A923E4"/>
    <w:rsid w:val="00A92634"/>
    <w:rsid w:val="00A92688"/>
    <w:rsid w:val="00A92B2C"/>
    <w:rsid w:val="00A931FC"/>
    <w:rsid w:val="00A940E6"/>
    <w:rsid w:val="00A9479F"/>
    <w:rsid w:val="00A94D08"/>
    <w:rsid w:val="00A95394"/>
    <w:rsid w:val="00A9563A"/>
    <w:rsid w:val="00A9604B"/>
    <w:rsid w:val="00A96186"/>
    <w:rsid w:val="00A9639C"/>
    <w:rsid w:val="00A96F6B"/>
    <w:rsid w:val="00AA06F6"/>
    <w:rsid w:val="00AA0FBE"/>
    <w:rsid w:val="00AA19D3"/>
    <w:rsid w:val="00AA21EE"/>
    <w:rsid w:val="00AA2548"/>
    <w:rsid w:val="00AA263F"/>
    <w:rsid w:val="00AA2879"/>
    <w:rsid w:val="00AA300B"/>
    <w:rsid w:val="00AA38DF"/>
    <w:rsid w:val="00AA42A8"/>
    <w:rsid w:val="00AA462B"/>
    <w:rsid w:val="00AA4C09"/>
    <w:rsid w:val="00AA5DF4"/>
    <w:rsid w:val="00AA664D"/>
    <w:rsid w:val="00AA66D3"/>
    <w:rsid w:val="00AB0289"/>
    <w:rsid w:val="00AB1214"/>
    <w:rsid w:val="00AB1636"/>
    <w:rsid w:val="00AB1A2E"/>
    <w:rsid w:val="00AB2924"/>
    <w:rsid w:val="00AB3AD5"/>
    <w:rsid w:val="00AB3AF0"/>
    <w:rsid w:val="00AB52F4"/>
    <w:rsid w:val="00AB5558"/>
    <w:rsid w:val="00AB61D2"/>
    <w:rsid w:val="00AB6D8F"/>
    <w:rsid w:val="00AB7E76"/>
    <w:rsid w:val="00AC14BE"/>
    <w:rsid w:val="00AC2141"/>
    <w:rsid w:val="00AC2970"/>
    <w:rsid w:val="00AC3057"/>
    <w:rsid w:val="00AC3C69"/>
    <w:rsid w:val="00AC42F5"/>
    <w:rsid w:val="00AC4C43"/>
    <w:rsid w:val="00AC675E"/>
    <w:rsid w:val="00AC76EC"/>
    <w:rsid w:val="00AC785C"/>
    <w:rsid w:val="00AC7DD2"/>
    <w:rsid w:val="00AD0E82"/>
    <w:rsid w:val="00AD10CB"/>
    <w:rsid w:val="00AD1870"/>
    <w:rsid w:val="00AD1BF7"/>
    <w:rsid w:val="00AD1E33"/>
    <w:rsid w:val="00AD5086"/>
    <w:rsid w:val="00AD5546"/>
    <w:rsid w:val="00AD5848"/>
    <w:rsid w:val="00AD5C45"/>
    <w:rsid w:val="00AE08A9"/>
    <w:rsid w:val="00AE1E5B"/>
    <w:rsid w:val="00AE21AE"/>
    <w:rsid w:val="00AE220C"/>
    <w:rsid w:val="00AE2695"/>
    <w:rsid w:val="00AE2C16"/>
    <w:rsid w:val="00AE4211"/>
    <w:rsid w:val="00AE4B50"/>
    <w:rsid w:val="00AE59F9"/>
    <w:rsid w:val="00AE5CAF"/>
    <w:rsid w:val="00AE6204"/>
    <w:rsid w:val="00AE683F"/>
    <w:rsid w:val="00AE6867"/>
    <w:rsid w:val="00AE69D7"/>
    <w:rsid w:val="00AE6D67"/>
    <w:rsid w:val="00AE7278"/>
    <w:rsid w:val="00AE7619"/>
    <w:rsid w:val="00AE788B"/>
    <w:rsid w:val="00AF0744"/>
    <w:rsid w:val="00AF0A7F"/>
    <w:rsid w:val="00AF0F4D"/>
    <w:rsid w:val="00AF157C"/>
    <w:rsid w:val="00AF17CD"/>
    <w:rsid w:val="00AF4233"/>
    <w:rsid w:val="00AF5121"/>
    <w:rsid w:val="00AF5FD4"/>
    <w:rsid w:val="00AF6D25"/>
    <w:rsid w:val="00AF6E34"/>
    <w:rsid w:val="00AF6EE9"/>
    <w:rsid w:val="00AF79A7"/>
    <w:rsid w:val="00B00540"/>
    <w:rsid w:val="00B005BC"/>
    <w:rsid w:val="00B00831"/>
    <w:rsid w:val="00B011A1"/>
    <w:rsid w:val="00B021BE"/>
    <w:rsid w:val="00B02A4A"/>
    <w:rsid w:val="00B02F11"/>
    <w:rsid w:val="00B03090"/>
    <w:rsid w:val="00B0331F"/>
    <w:rsid w:val="00B04285"/>
    <w:rsid w:val="00B04CBB"/>
    <w:rsid w:val="00B064CB"/>
    <w:rsid w:val="00B065C2"/>
    <w:rsid w:val="00B06A2D"/>
    <w:rsid w:val="00B070A6"/>
    <w:rsid w:val="00B075E3"/>
    <w:rsid w:val="00B1003F"/>
    <w:rsid w:val="00B110E4"/>
    <w:rsid w:val="00B11128"/>
    <w:rsid w:val="00B11C8C"/>
    <w:rsid w:val="00B11E10"/>
    <w:rsid w:val="00B12118"/>
    <w:rsid w:val="00B122E9"/>
    <w:rsid w:val="00B12760"/>
    <w:rsid w:val="00B144D2"/>
    <w:rsid w:val="00B14B3B"/>
    <w:rsid w:val="00B155D2"/>
    <w:rsid w:val="00B15A31"/>
    <w:rsid w:val="00B1633B"/>
    <w:rsid w:val="00B16D80"/>
    <w:rsid w:val="00B17BC3"/>
    <w:rsid w:val="00B203E3"/>
    <w:rsid w:val="00B20DB4"/>
    <w:rsid w:val="00B2173D"/>
    <w:rsid w:val="00B21AC5"/>
    <w:rsid w:val="00B21CF3"/>
    <w:rsid w:val="00B21EF9"/>
    <w:rsid w:val="00B22B36"/>
    <w:rsid w:val="00B2341E"/>
    <w:rsid w:val="00B243AB"/>
    <w:rsid w:val="00B250E9"/>
    <w:rsid w:val="00B2524D"/>
    <w:rsid w:val="00B273B5"/>
    <w:rsid w:val="00B27D26"/>
    <w:rsid w:val="00B304F3"/>
    <w:rsid w:val="00B31318"/>
    <w:rsid w:val="00B32FD2"/>
    <w:rsid w:val="00B33D8F"/>
    <w:rsid w:val="00B3429F"/>
    <w:rsid w:val="00B36437"/>
    <w:rsid w:val="00B367DE"/>
    <w:rsid w:val="00B3683A"/>
    <w:rsid w:val="00B36E9D"/>
    <w:rsid w:val="00B373FB"/>
    <w:rsid w:val="00B40038"/>
    <w:rsid w:val="00B40917"/>
    <w:rsid w:val="00B40AEE"/>
    <w:rsid w:val="00B40D7E"/>
    <w:rsid w:val="00B412C5"/>
    <w:rsid w:val="00B41B9D"/>
    <w:rsid w:val="00B425B4"/>
    <w:rsid w:val="00B42A31"/>
    <w:rsid w:val="00B42D87"/>
    <w:rsid w:val="00B433F2"/>
    <w:rsid w:val="00B44954"/>
    <w:rsid w:val="00B47094"/>
    <w:rsid w:val="00B5152B"/>
    <w:rsid w:val="00B5271E"/>
    <w:rsid w:val="00B543D4"/>
    <w:rsid w:val="00B54FC2"/>
    <w:rsid w:val="00B554A9"/>
    <w:rsid w:val="00B55915"/>
    <w:rsid w:val="00B559F3"/>
    <w:rsid w:val="00B56370"/>
    <w:rsid w:val="00B56711"/>
    <w:rsid w:val="00B56F92"/>
    <w:rsid w:val="00B57D6C"/>
    <w:rsid w:val="00B64678"/>
    <w:rsid w:val="00B64E81"/>
    <w:rsid w:val="00B65687"/>
    <w:rsid w:val="00B6574A"/>
    <w:rsid w:val="00B657D4"/>
    <w:rsid w:val="00B664F6"/>
    <w:rsid w:val="00B7038B"/>
    <w:rsid w:val="00B709B5"/>
    <w:rsid w:val="00B716E6"/>
    <w:rsid w:val="00B71D21"/>
    <w:rsid w:val="00B721FA"/>
    <w:rsid w:val="00B7250A"/>
    <w:rsid w:val="00B7256B"/>
    <w:rsid w:val="00B73CF9"/>
    <w:rsid w:val="00B73F69"/>
    <w:rsid w:val="00B745D9"/>
    <w:rsid w:val="00B753CF"/>
    <w:rsid w:val="00B75A4F"/>
    <w:rsid w:val="00B766E4"/>
    <w:rsid w:val="00B77D6B"/>
    <w:rsid w:val="00B80418"/>
    <w:rsid w:val="00B8071C"/>
    <w:rsid w:val="00B81009"/>
    <w:rsid w:val="00B82281"/>
    <w:rsid w:val="00B847F9"/>
    <w:rsid w:val="00B84A75"/>
    <w:rsid w:val="00B85829"/>
    <w:rsid w:val="00B867EB"/>
    <w:rsid w:val="00B87723"/>
    <w:rsid w:val="00B900CF"/>
    <w:rsid w:val="00B90323"/>
    <w:rsid w:val="00B9081B"/>
    <w:rsid w:val="00B909BE"/>
    <w:rsid w:val="00B91381"/>
    <w:rsid w:val="00B92413"/>
    <w:rsid w:val="00B92733"/>
    <w:rsid w:val="00B94078"/>
    <w:rsid w:val="00B94096"/>
    <w:rsid w:val="00B9477F"/>
    <w:rsid w:val="00B97148"/>
    <w:rsid w:val="00BA044D"/>
    <w:rsid w:val="00BA0B87"/>
    <w:rsid w:val="00BA0C9F"/>
    <w:rsid w:val="00BA1209"/>
    <w:rsid w:val="00BA139A"/>
    <w:rsid w:val="00BA1546"/>
    <w:rsid w:val="00BA1B42"/>
    <w:rsid w:val="00BA2B5C"/>
    <w:rsid w:val="00BA3219"/>
    <w:rsid w:val="00BA3F30"/>
    <w:rsid w:val="00BA5203"/>
    <w:rsid w:val="00BA5945"/>
    <w:rsid w:val="00BA6075"/>
    <w:rsid w:val="00BA66B5"/>
    <w:rsid w:val="00BA6FE3"/>
    <w:rsid w:val="00BA765D"/>
    <w:rsid w:val="00BA78BB"/>
    <w:rsid w:val="00BA7AEF"/>
    <w:rsid w:val="00BB0102"/>
    <w:rsid w:val="00BB07A4"/>
    <w:rsid w:val="00BB0F3C"/>
    <w:rsid w:val="00BB1375"/>
    <w:rsid w:val="00BB1EAE"/>
    <w:rsid w:val="00BB2E90"/>
    <w:rsid w:val="00BB3CD3"/>
    <w:rsid w:val="00BB46DB"/>
    <w:rsid w:val="00BB4777"/>
    <w:rsid w:val="00BB48E1"/>
    <w:rsid w:val="00BB4FA3"/>
    <w:rsid w:val="00BB52DC"/>
    <w:rsid w:val="00BB7DFC"/>
    <w:rsid w:val="00BC0233"/>
    <w:rsid w:val="00BC0452"/>
    <w:rsid w:val="00BC1A0F"/>
    <w:rsid w:val="00BC1E5E"/>
    <w:rsid w:val="00BC28E0"/>
    <w:rsid w:val="00BC2F56"/>
    <w:rsid w:val="00BC30F0"/>
    <w:rsid w:val="00BC3448"/>
    <w:rsid w:val="00BC3577"/>
    <w:rsid w:val="00BC3697"/>
    <w:rsid w:val="00BC4435"/>
    <w:rsid w:val="00BC4E6A"/>
    <w:rsid w:val="00BC51C4"/>
    <w:rsid w:val="00BC5728"/>
    <w:rsid w:val="00BC62E0"/>
    <w:rsid w:val="00BC69D6"/>
    <w:rsid w:val="00BC6E21"/>
    <w:rsid w:val="00BC79C8"/>
    <w:rsid w:val="00BD039C"/>
    <w:rsid w:val="00BD0A5A"/>
    <w:rsid w:val="00BD0EC0"/>
    <w:rsid w:val="00BD130A"/>
    <w:rsid w:val="00BD18ED"/>
    <w:rsid w:val="00BD2313"/>
    <w:rsid w:val="00BD2538"/>
    <w:rsid w:val="00BD35D4"/>
    <w:rsid w:val="00BD520B"/>
    <w:rsid w:val="00BD57B6"/>
    <w:rsid w:val="00BD5F63"/>
    <w:rsid w:val="00BD62F8"/>
    <w:rsid w:val="00BD7323"/>
    <w:rsid w:val="00BD763C"/>
    <w:rsid w:val="00BE0AED"/>
    <w:rsid w:val="00BE1423"/>
    <w:rsid w:val="00BE16DF"/>
    <w:rsid w:val="00BE177C"/>
    <w:rsid w:val="00BE31CC"/>
    <w:rsid w:val="00BE4623"/>
    <w:rsid w:val="00BE4EA4"/>
    <w:rsid w:val="00BE6634"/>
    <w:rsid w:val="00BE76BF"/>
    <w:rsid w:val="00BF2A05"/>
    <w:rsid w:val="00BF3DCF"/>
    <w:rsid w:val="00BF3F49"/>
    <w:rsid w:val="00BF5F8B"/>
    <w:rsid w:val="00BF61CF"/>
    <w:rsid w:val="00BF7763"/>
    <w:rsid w:val="00C00DA6"/>
    <w:rsid w:val="00C00DE9"/>
    <w:rsid w:val="00C00ED8"/>
    <w:rsid w:val="00C02F81"/>
    <w:rsid w:val="00C02FB0"/>
    <w:rsid w:val="00C032BD"/>
    <w:rsid w:val="00C03657"/>
    <w:rsid w:val="00C03B58"/>
    <w:rsid w:val="00C04A07"/>
    <w:rsid w:val="00C04BB5"/>
    <w:rsid w:val="00C05797"/>
    <w:rsid w:val="00C069CC"/>
    <w:rsid w:val="00C06AB0"/>
    <w:rsid w:val="00C07BBB"/>
    <w:rsid w:val="00C1028F"/>
    <w:rsid w:val="00C107F8"/>
    <w:rsid w:val="00C1111E"/>
    <w:rsid w:val="00C11A1E"/>
    <w:rsid w:val="00C11B92"/>
    <w:rsid w:val="00C11C2C"/>
    <w:rsid w:val="00C12802"/>
    <w:rsid w:val="00C14872"/>
    <w:rsid w:val="00C14C7D"/>
    <w:rsid w:val="00C15AA7"/>
    <w:rsid w:val="00C17275"/>
    <w:rsid w:val="00C17ABB"/>
    <w:rsid w:val="00C210A4"/>
    <w:rsid w:val="00C2123A"/>
    <w:rsid w:val="00C213E6"/>
    <w:rsid w:val="00C21A32"/>
    <w:rsid w:val="00C2220C"/>
    <w:rsid w:val="00C25B36"/>
    <w:rsid w:val="00C25CA7"/>
    <w:rsid w:val="00C2696A"/>
    <w:rsid w:val="00C270BC"/>
    <w:rsid w:val="00C276DF"/>
    <w:rsid w:val="00C304BA"/>
    <w:rsid w:val="00C304D1"/>
    <w:rsid w:val="00C30A94"/>
    <w:rsid w:val="00C31172"/>
    <w:rsid w:val="00C3154C"/>
    <w:rsid w:val="00C32ACF"/>
    <w:rsid w:val="00C33289"/>
    <w:rsid w:val="00C34749"/>
    <w:rsid w:val="00C34D7D"/>
    <w:rsid w:val="00C35AA4"/>
    <w:rsid w:val="00C3619D"/>
    <w:rsid w:val="00C36B43"/>
    <w:rsid w:val="00C36E5C"/>
    <w:rsid w:val="00C373D2"/>
    <w:rsid w:val="00C377F9"/>
    <w:rsid w:val="00C37BAE"/>
    <w:rsid w:val="00C37E08"/>
    <w:rsid w:val="00C4026B"/>
    <w:rsid w:val="00C40731"/>
    <w:rsid w:val="00C40B95"/>
    <w:rsid w:val="00C41A2F"/>
    <w:rsid w:val="00C41A7B"/>
    <w:rsid w:val="00C41D8C"/>
    <w:rsid w:val="00C4254C"/>
    <w:rsid w:val="00C425FF"/>
    <w:rsid w:val="00C42A6D"/>
    <w:rsid w:val="00C437F8"/>
    <w:rsid w:val="00C43E49"/>
    <w:rsid w:val="00C44158"/>
    <w:rsid w:val="00C446D5"/>
    <w:rsid w:val="00C4532A"/>
    <w:rsid w:val="00C46A26"/>
    <w:rsid w:val="00C470C5"/>
    <w:rsid w:val="00C50C9F"/>
    <w:rsid w:val="00C51183"/>
    <w:rsid w:val="00C516B1"/>
    <w:rsid w:val="00C51F51"/>
    <w:rsid w:val="00C51FA8"/>
    <w:rsid w:val="00C52FC0"/>
    <w:rsid w:val="00C5411B"/>
    <w:rsid w:val="00C549FC"/>
    <w:rsid w:val="00C54C6D"/>
    <w:rsid w:val="00C55064"/>
    <w:rsid w:val="00C55FB8"/>
    <w:rsid w:val="00C56DE7"/>
    <w:rsid w:val="00C57349"/>
    <w:rsid w:val="00C60393"/>
    <w:rsid w:val="00C61A5C"/>
    <w:rsid w:val="00C61D62"/>
    <w:rsid w:val="00C62D98"/>
    <w:rsid w:val="00C635A4"/>
    <w:rsid w:val="00C63654"/>
    <w:rsid w:val="00C63A89"/>
    <w:rsid w:val="00C63D56"/>
    <w:rsid w:val="00C64423"/>
    <w:rsid w:val="00C65D72"/>
    <w:rsid w:val="00C66451"/>
    <w:rsid w:val="00C675D8"/>
    <w:rsid w:val="00C67758"/>
    <w:rsid w:val="00C70066"/>
    <w:rsid w:val="00C7070E"/>
    <w:rsid w:val="00C708E2"/>
    <w:rsid w:val="00C713A7"/>
    <w:rsid w:val="00C71957"/>
    <w:rsid w:val="00C71CB6"/>
    <w:rsid w:val="00C72B9D"/>
    <w:rsid w:val="00C7436C"/>
    <w:rsid w:val="00C749F3"/>
    <w:rsid w:val="00C74FA6"/>
    <w:rsid w:val="00C7625B"/>
    <w:rsid w:val="00C76597"/>
    <w:rsid w:val="00C7695C"/>
    <w:rsid w:val="00C773F2"/>
    <w:rsid w:val="00C8103F"/>
    <w:rsid w:val="00C812D6"/>
    <w:rsid w:val="00C81DD9"/>
    <w:rsid w:val="00C82DC8"/>
    <w:rsid w:val="00C82F2C"/>
    <w:rsid w:val="00C836A2"/>
    <w:rsid w:val="00C8397A"/>
    <w:rsid w:val="00C83A3E"/>
    <w:rsid w:val="00C856AC"/>
    <w:rsid w:val="00C863D4"/>
    <w:rsid w:val="00C865BD"/>
    <w:rsid w:val="00C87233"/>
    <w:rsid w:val="00C90C08"/>
    <w:rsid w:val="00C90F2B"/>
    <w:rsid w:val="00C91513"/>
    <w:rsid w:val="00C915F2"/>
    <w:rsid w:val="00C924E4"/>
    <w:rsid w:val="00C93647"/>
    <w:rsid w:val="00C93D1B"/>
    <w:rsid w:val="00C94146"/>
    <w:rsid w:val="00C971D6"/>
    <w:rsid w:val="00C97B78"/>
    <w:rsid w:val="00CA0C8C"/>
    <w:rsid w:val="00CA12DD"/>
    <w:rsid w:val="00CA15BE"/>
    <w:rsid w:val="00CA208D"/>
    <w:rsid w:val="00CA3AA8"/>
    <w:rsid w:val="00CA3DAE"/>
    <w:rsid w:val="00CA4F35"/>
    <w:rsid w:val="00CA520F"/>
    <w:rsid w:val="00CA7107"/>
    <w:rsid w:val="00CB1778"/>
    <w:rsid w:val="00CB19F4"/>
    <w:rsid w:val="00CB1D10"/>
    <w:rsid w:val="00CB298E"/>
    <w:rsid w:val="00CB53B1"/>
    <w:rsid w:val="00CB5717"/>
    <w:rsid w:val="00CB5C76"/>
    <w:rsid w:val="00CB65F3"/>
    <w:rsid w:val="00CB698D"/>
    <w:rsid w:val="00CB69BE"/>
    <w:rsid w:val="00CB6A71"/>
    <w:rsid w:val="00CB6CA9"/>
    <w:rsid w:val="00CB70C0"/>
    <w:rsid w:val="00CC1D4B"/>
    <w:rsid w:val="00CC34D8"/>
    <w:rsid w:val="00CC3C46"/>
    <w:rsid w:val="00CC4C00"/>
    <w:rsid w:val="00CC4F2C"/>
    <w:rsid w:val="00CC627A"/>
    <w:rsid w:val="00CC6C0A"/>
    <w:rsid w:val="00CC71E1"/>
    <w:rsid w:val="00CC74CC"/>
    <w:rsid w:val="00CC7949"/>
    <w:rsid w:val="00CD33DB"/>
    <w:rsid w:val="00CD3667"/>
    <w:rsid w:val="00CD3773"/>
    <w:rsid w:val="00CD46B7"/>
    <w:rsid w:val="00CD4A9A"/>
    <w:rsid w:val="00CD4D30"/>
    <w:rsid w:val="00CD4DAF"/>
    <w:rsid w:val="00CD5F92"/>
    <w:rsid w:val="00CD699A"/>
    <w:rsid w:val="00CD6DCB"/>
    <w:rsid w:val="00CD770F"/>
    <w:rsid w:val="00CD7C15"/>
    <w:rsid w:val="00CE00D0"/>
    <w:rsid w:val="00CE0118"/>
    <w:rsid w:val="00CE029A"/>
    <w:rsid w:val="00CE0BE8"/>
    <w:rsid w:val="00CE10EC"/>
    <w:rsid w:val="00CE32F4"/>
    <w:rsid w:val="00CE3AC8"/>
    <w:rsid w:val="00CE3E4A"/>
    <w:rsid w:val="00CE56F1"/>
    <w:rsid w:val="00CE6A5A"/>
    <w:rsid w:val="00CE7581"/>
    <w:rsid w:val="00CF0477"/>
    <w:rsid w:val="00CF112F"/>
    <w:rsid w:val="00CF163C"/>
    <w:rsid w:val="00CF2768"/>
    <w:rsid w:val="00CF4999"/>
    <w:rsid w:val="00CF5CA1"/>
    <w:rsid w:val="00CF71D2"/>
    <w:rsid w:val="00D00624"/>
    <w:rsid w:val="00D00FFC"/>
    <w:rsid w:val="00D0165C"/>
    <w:rsid w:val="00D029C8"/>
    <w:rsid w:val="00D02ED7"/>
    <w:rsid w:val="00D03B87"/>
    <w:rsid w:val="00D04950"/>
    <w:rsid w:val="00D04AD3"/>
    <w:rsid w:val="00D07240"/>
    <w:rsid w:val="00D073C7"/>
    <w:rsid w:val="00D102AC"/>
    <w:rsid w:val="00D105E2"/>
    <w:rsid w:val="00D105EB"/>
    <w:rsid w:val="00D113D4"/>
    <w:rsid w:val="00D117D1"/>
    <w:rsid w:val="00D1193A"/>
    <w:rsid w:val="00D11E8A"/>
    <w:rsid w:val="00D12090"/>
    <w:rsid w:val="00D12D4F"/>
    <w:rsid w:val="00D12D50"/>
    <w:rsid w:val="00D13635"/>
    <w:rsid w:val="00D13DD9"/>
    <w:rsid w:val="00D148FC"/>
    <w:rsid w:val="00D1504D"/>
    <w:rsid w:val="00D15320"/>
    <w:rsid w:val="00D1571D"/>
    <w:rsid w:val="00D160B9"/>
    <w:rsid w:val="00D16B1C"/>
    <w:rsid w:val="00D171B7"/>
    <w:rsid w:val="00D17790"/>
    <w:rsid w:val="00D1797F"/>
    <w:rsid w:val="00D209DB"/>
    <w:rsid w:val="00D20FAD"/>
    <w:rsid w:val="00D225B0"/>
    <w:rsid w:val="00D225D7"/>
    <w:rsid w:val="00D228B2"/>
    <w:rsid w:val="00D23181"/>
    <w:rsid w:val="00D2366B"/>
    <w:rsid w:val="00D23D89"/>
    <w:rsid w:val="00D25769"/>
    <w:rsid w:val="00D25F36"/>
    <w:rsid w:val="00D260FF"/>
    <w:rsid w:val="00D2634C"/>
    <w:rsid w:val="00D30B66"/>
    <w:rsid w:val="00D31D56"/>
    <w:rsid w:val="00D35676"/>
    <w:rsid w:val="00D36C48"/>
    <w:rsid w:val="00D371A4"/>
    <w:rsid w:val="00D377C3"/>
    <w:rsid w:val="00D37B16"/>
    <w:rsid w:val="00D40053"/>
    <w:rsid w:val="00D40135"/>
    <w:rsid w:val="00D41083"/>
    <w:rsid w:val="00D41A09"/>
    <w:rsid w:val="00D42B34"/>
    <w:rsid w:val="00D42B6F"/>
    <w:rsid w:val="00D4511D"/>
    <w:rsid w:val="00D46365"/>
    <w:rsid w:val="00D4715A"/>
    <w:rsid w:val="00D5076C"/>
    <w:rsid w:val="00D50D31"/>
    <w:rsid w:val="00D5218C"/>
    <w:rsid w:val="00D534C5"/>
    <w:rsid w:val="00D53B21"/>
    <w:rsid w:val="00D5468E"/>
    <w:rsid w:val="00D55CCB"/>
    <w:rsid w:val="00D5658C"/>
    <w:rsid w:val="00D5684F"/>
    <w:rsid w:val="00D568D8"/>
    <w:rsid w:val="00D56CEB"/>
    <w:rsid w:val="00D570C9"/>
    <w:rsid w:val="00D57C95"/>
    <w:rsid w:val="00D60595"/>
    <w:rsid w:val="00D60AA1"/>
    <w:rsid w:val="00D61AE0"/>
    <w:rsid w:val="00D61D10"/>
    <w:rsid w:val="00D62608"/>
    <w:rsid w:val="00D6380D"/>
    <w:rsid w:val="00D650A5"/>
    <w:rsid w:val="00D654FF"/>
    <w:rsid w:val="00D65731"/>
    <w:rsid w:val="00D65948"/>
    <w:rsid w:val="00D663BD"/>
    <w:rsid w:val="00D6743D"/>
    <w:rsid w:val="00D677B7"/>
    <w:rsid w:val="00D70839"/>
    <w:rsid w:val="00D71360"/>
    <w:rsid w:val="00D7203D"/>
    <w:rsid w:val="00D7262A"/>
    <w:rsid w:val="00D72BF1"/>
    <w:rsid w:val="00D73C51"/>
    <w:rsid w:val="00D73DC9"/>
    <w:rsid w:val="00D7519D"/>
    <w:rsid w:val="00D76004"/>
    <w:rsid w:val="00D765FB"/>
    <w:rsid w:val="00D76748"/>
    <w:rsid w:val="00D76D3B"/>
    <w:rsid w:val="00D77329"/>
    <w:rsid w:val="00D7744F"/>
    <w:rsid w:val="00D774CF"/>
    <w:rsid w:val="00D77F5C"/>
    <w:rsid w:val="00D80B5F"/>
    <w:rsid w:val="00D8182B"/>
    <w:rsid w:val="00D82023"/>
    <w:rsid w:val="00D822A9"/>
    <w:rsid w:val="00D83353"/>
    <w:rsid w:val="00D835DA"/>
    <w:rsid w:val="00D86470"/>
    <w:rsid w:val="00D8789D"/>
    <w:rsid w:val="00D87D7D"/>
    <w:rsid w:val="00D900A8"/>
    <w:rsid w:val="00D90947"/>
    <w:rsid w:val="00D9141D"/>
    <w:rsid w:val="00D93581"/>
    <w:rsid w:val="00D9372E"/>
    <w:rsid w:val="00D93F6A"/>
    <w:rsid w:val="00D94819"/>
    <w:rsid w:val="00D949B5"/>
    <w:rsid w:val="00D94E72"/>
    <w:rsid w:val="00D95356"/>
    <w:rsid w:val="00D9707D"/>
    <w:rsid w:val="00D970FE"/>
    <w:rsid w:val="00D97B57"/>
    <w:rsid w:val="00D97FE6"/>
    <w:rsid w:val="00DA085B"/>
    <w:rsid w:val="00DA1D26"/>
    <w:rsid w:val="00DA2FF9"/>
    <w:rsid w:val="00DA479B"/>
    <w:rsid w:val="00DA48E3"/>
    <w:rsid w:val="00DA4BFB"/>
    <w:rsid w:val="00DA5738"/>
    <w:rsid w:val="00DA5D29"/>
    <w:rsid w:val="00DA62F0"/>
    <w:rsid w:val="00DA77BC"/>
    <w:rsid w:val="00DA7D72"/>
    <w:rsid w:val="00DB13EE"/>
    <w:rsid w:val="00DB19E5"/>
    <w:rsid w:val="00DB1F8A"/>
    <w:rsid w:val="00DB25B9"/>
    <w:rsid w:val="00DB25D0"/>
    <w:rsid w:val="00DB292F"/>
    <w:rsid w:val="00DB2F54"/>
    <w:rsid w:val="00DB3468"/>
    <w:rsid w:val="00DB4652"/>
    <w:rsid w:val="00DB494E"/>
    <w:rsid w:val="00DB5149"/>
    <w:rsid w:val="00DB53E1"/>
    <w:rsid w:val="00DB5761"/>
    <w:rsid w:val="00DB695E"/>
    <w:rsid w:val="00DB733A"/>
    <w:rsid w:val="00DC0617"/>
    <w:rsid w:val="00DC12AB"/>
    <w:rsid w:val="00DC1A89"/>
    <w:rsid w:val="00DC1E6D"/>
    <w:rsid w:val="00DC21E0"/>
    <w:rsid w:val="00DC25EA"/>
    <w:rsid w:val="00DC308D"/>
    <w:rsid w:val="00DC30D9"/>
    <w:rsid w:val="00DC31D0"/>
    <w:rsid w:val="00DC329F"/>
    <w:rsid w:val="00DC3CF2"/>
    <w:rsid w:val="00DC40C4"/>
    <w:rsid w:val="00DC49CE"/>
    <w:rsid w:val="00DC5342"/>
    <w:rsid w:val="00DC5BAE"/>
    <w:rsid w:val="00DC7108"/>
    <w:rsid w:val="00DC78BD"/>
    <w:rsid w:val="00DD0480"/>
    <w:rsid w:val="00DD0B40"/>
    <w:rsid w:val="00DD151A"/>
    <w:rsid w:val="00DD1C90"/>
    <w:rsid w:val="00DD1F37"/>
    <w:rsid w:val="00DD1F8E"/>
    <w:rsid w:val="00DD223A"/>
    <w:rsid w:val="00DD262C"/>
    <w:rsid w:val="00DD2A04"/>
    <w:rsid w:val="00DD2B31"/>
    <w:rsid w:val="00DD356A"/>
    <w:rsid w:val="00DD42E3"/>
    <w:rsid w:val="00DD5AD7"/>
    <w:rsid w:val="00DD6002"/>
    <w:rsid w:val="00DD6275"/>
    <w:rsid w:val="00DD6633"/>
    <w:rsid w:val="00DD6869"/>
    <w:rsid w:val="00DD6EE8"/>
    <w:rsid w:val="00DD7812"/>
    <w:rsid w:val="00DE12FB"/>
    <w:rsid w:val="00DE3B90"/>
    <w:rsid w:val="00DE4992"/>
    <w:rsid w:val="00DE4D4A"/>
    <w:rsid w:val="00DE4DD4"/>
    <w:rsid w:val="00DE5024"/>
    <w:rsid w:val="00DE5793"/>
    <w:rsid w:val="00DE6418"/>
    <w:rsid w:val="00DE7CFA"/>
    <w:rsid w:val="00DE7DF2"/>
    <w:rsid w:val="00DE7F0C"/>
    <w:rsid w:val="00DF0B1B"/>
    <w:rsid w:val="00DF1436"/>
    <w:rsid w:val="00DF18BB"/>
    <w:rsid w:val="00DF3432"/>
    <w:rsid w:val="00DF3D70"/>
    <w:rsid w:val="00DF4279"/>
    <w:rsid w:val="00DF5B26"/>
    <w:rsid w:val="00DF661A"/>
    <w:rsid w:val="00DF6C03"/>
    <w:rsid w:val="00DF7525"/>
    <w:rsid w:val="00DF77A2"/>
    <w:rsid w:val="00E003F5"/>
    <w:rsid w:val="00E0081C"/>
    <w:rsid w:val="00E01E43"/>
    <w:rsid w:val="00E0258B"/>
    <w:rsid w:val="00E026A2"/>
    <w:rsid w:val="00E02BFA"/>
    <w:rsid w:val="00E04FB5"/>
    <w:rsid w:val="00E056B1"/>
    <w:rsid w:val="00E0715B"/>
    <w:rsid w:val="00E10A02"/>
    <w:rsid w:val="00E13109"/>
    <w:rsid w:val="00E136EB"/>
    <w:rsid w:val="00E14EBD"/>
    <w:rsid w:val="00E15003"/>
    <w:rsid w:val="00E15239"/>
    <w:rsid w:val="00E163F1"/>
    <w:rsid w:val="00E16BD3"/>
    <w:rsid w:val="00E16C3C"/>
    <w:rsid w:val="00E16E6E"/>
    <w:rsid w:val="00E1707F"/>
    <w:rsid w:val="00E17580"/>
    <w:rsid w:val="00E1795B"/>
    <w:rsid w:val="00E20C90"/>
    <w:rsid w:val="00E22163"/>
    <w:rsid w:val="00E228BD"/>
    <w:rsid w:val="00E22964"/>
    <w:rsid w:val="00E22C7D"/>
    <w:rsid w:val="00E2389D"/>
    <w:rsid w:val="00E26456"/>
    <w:rsid w:val="00E26EC3"/>
    <w:rsid w:val="00E2770B"/>
    <w:rsid w:val="00E30766"/>
    <w:rsid w:val="00E3169C"/>
    <w:rsid w:val="00E317C0"/>
    <w:rsid w:val="00E31BC9"/>
    <w:rsid w:val="00E32FB9"/>
    <w:rsid w:val="00E33754"/>
    <w:rsid w:val="00E337C3"/>
    <w:rsid w:val="00E33A15"/>
    <w:rsid w:val="00E33CC2"/>
    <w:rsid w:val="00E34781"/>
    <w:rsid w:val="00E36D6E"/>
    <w:rsid w:val="00E37E6B"/>
    <w:rsid w:val="00E401F4"/>
    <w:rsid w:val="00E411B4"/>
    <w:rsid w:val="00E41D5E"/>
    <w:rsid w:val="00E41D83"/>
    <w:rsid w:val="00E41E1D"/>
    <w:rsid w:val="00E431FA"/>
    <w:rsid w:val="00E44B10"/>
    <w:rsid w:val="00E45281"/>
    <w:rsid w:val="00E4580B"/>
    <w:rsid w:val="00E462C5"/>
    <w:rsid w:val="00E4655D"/>
    <w:rsid w:val="00E46E8B"/>
    <w:rsid w:val="00E475C2"/>
    <w:rsid w:val="00E477B8"/>
    <w:rsid w:val="00E477FA"/>
    <w:rsid w:val="00E50BC6"/>
    <w:rsid w:val="00E513EA"/>
    <w:rsid w:val="00E51435"/>
    <w:rsid w:val="00E514A6"/>
    <w:rsid w:val="00E51712"/>
    <w:rsid w:val="00E51DF2"/>
    <w:rsid w:val="00E52289"/>
    <w:rsid w:val="00E52606"/>
    <w:rsid w:val="00E53888"/>
    <w:rsid w:val="00E54144"/>
    <w:rsid w:val="00E541B1"/>
    <w:rsid w:val="00E543A9"/>
    <w:rsid w:val="00E5455B"/>
    <w:rsid w:val="00E55750"/>
    <w:rsid w:val="00E55D4F"/>
    <w:rsid w:val="00E55D90"/>
    <w:rsid w:val="00E56043"/>
    <w:rsid w:val="00E5676D"/>
    <w:rsid w:val="00E578B2"/>
    <w:rsid w:val="00E61CF5"/>
    <w:rsid w:val="00E61FAC"/>
    <w:rsid w:val="00E62232"/>
    <w:rsid w:val="00E62FAC"/>
    <w:rsid w:val="00E63EBE"/>
    <w:rsid w:val="00E641B3"/>
    <w:rsid w:val="00E646B5"/>
    <w:rsid w:val="00E64A88"/>
    <w:rsid w:val="00E64DA6"/>
    <w:rsid w:val="00E654A7"/>
    <w:rsid w:val="00E65861"/>
    <w:rsid w:val="00E668FC"/>
    <w:rsid w:val="00E66D0C"/>
    <w:rsid w:val="00E66FC5"/>
    <w:rsid w:val="00E67EF1"/>
    <w:rsid w:val="00E70EDD"/>
    <w:rsid w:val="00E713CA"/>
    <w:rsid w:val="00E71958"/>
    <w:rsid w:val="00E72F18"/>
    <w:rsid w:val="00E7375A"/>
    <w:rsid w:val="00E73B38"/>
    <w:rsid w:val="00E73E38"/>
    <w:rsid w:val="00E744D9"/>
    <w:rsid w:val="00E749F4"/>
    <w:rsid w:val="00E75175"/>
    <w:rsid w:val="00E75946"/>
    <w:rsid w:val="00E7635C"/>
    <w:rsid w:val="00E76E6F"/>
    <w:rsid w:val="00E777A3"/>
    <w:rsid w:val="00E80133"/>
    <w:rsid w:val="00E802FF"/>
    <w:rsid w:val="00E80E5E"/>
    <w:rsid w:val="00E81297"/>
    <w:rsid w:val="00E81372"/>
    <w:rsid w:val="00E820AE"/>
    <w:rsid w:val="00E824BF"/>
    <w:rsid w:val="00E82982"/>
    <w:rsid w:val="00E82A1E"/>
    <w:rsid w:val="00E82F61"/>
    <w:rsid w:val="00E82FC2"/>
    <w:rsid w:val="00E83ABC"/>
    <w:rsid w:val="00E83ADC"/>
    <w:rsid w:val="00E83C92"/>
    <w:rsid w:val="00E8417B"/>
    <w:rsid w:val="00E843F5"/>
    <w:rsid w:val="00E84A7A"/>
    <w:rsid w:val="00E8533F"/>
    <w:rsid w:val="00E85D60"/>
    <w:rsid w:val="00E85D85"/>
    <w:rsid w:val="00E904A9"/>
    <w:rsid w:val="00E91065"/>
    <w:rsid w:val="00E927B3"/>
    <w:rsid w:val="00E945AF"/>
    <w:rsid w:val="00E94F4A"/>
    <w:rsid w:val="00E9572B"/>
    <w:rsid w:val="00E95D3A"/>
    <w:rsid w:val="00E95E0F"/>
    <w:rsid w:val="00E9660B"/>
    <w:rsid w:val="00E96615"/>
    <w:rsid w:val="00E9781C"/>
    <w:rsid w:val="00E97AD8"/>
    <w:rsid w:val="00E97D35"/>
    <w:rsid w:val="00EA024D"/>
    <w:rsid w:val="00EA046C"/>
    <w:rsid w:val="00EA0DA9"/>
    <w:rsid w:val="00EA2150"/>
    <w:rsid w:val="00EA28E5"/>
    <w:rsid w:val="00EA34ED"/>
    <w:rsid w:val="00EA353D"/>
    <w:rsid w:val="00EA3E6B"/>
    <w:rsid w:val="00EA442D"/>
    <w:rsid w:val="00EA46D9"/>
    <w:rsid w:val="00EA4A3D"/>
    <w:rsid w:val="00EA4F7C"/>
    <w:rsid w:val="00EA5FA2"/>
    <w:rsid w:val="00EA6174"/>
    <w:rsid w:val="00EA6A73"/>
    <w:rsid w:val="00EA6CE8"/>
    <w:rsid w:val="00EA6D02"/>
    <w:rsid w:val="00EA6EEA"/>
    <w:rsid w:val="00EA76A4"/>
    <w:rsid w:val="00EA7AA6"/>
    <w:rsid w:val="00EA7BCF"/>
    <w:rsid w:val="00EA7F45"/>
    <w:rsid w:val="00EB129E"/>
    <w:rsid w:val="00EB1E44"/>
    <w:rsid w:val="00EB2B72"/>
    <w:rsid w:val="00EB371C"/>
    <w:rsid w:val="00EB437E"/>
    <w:rsid w:val="00EB43F4"/>
    <w:rsid w:val="00EB5046"/>
    <w:rsid w:val="00EB711D"/>
    <w:rsid w:val="00EB7377"/>
    <w:rsid w:val="00EB7C62"/>
    <w:rsid w:val="00EB7D09"/>
    <w:rsid w:val="00EB7F9F"/>
    <w:rsid w:val="00EC0656"/>
    <w:rsid w:val="00EC0B53"/>
    <w:rsid w:val="00EC1FAA"/>
    <w:rsid w:val="00EC26AC"/>
    <w:rsid w:val="00EC3632"/>
    <w:rsid w:val="00EC385A"/>
    <w:rsid w:val="00EC3E91"/>
    <w:rsid w:val="00EC4795"/>
    <w:rsid w:val="00EC4982"/>
    <w:rsid w:val="00EC4DA5"/>
    <w:rsid w:val="00EC5755"/>
    <w:rsid w:val="00EC5F9F"/>
    <w:rsid w:val="00EC610B"/>
    <w:rsid w:val="00EC643B"/>
    <w:rsid w:val="00EC71C6"/>
    <w:rsid w:val="00EC7D55"/>
    <w:rsid w:val="00EC7F39"/>
    <w:rsid w:val="00ED03EE"/>
    <w:rsid w:val="00ED0F05"/>
    <w:rsid w:val="00ED15C3"/>
    <w:rsid w:val="00ED1DC1"/>
    <w:rsid w:val="00ED208F"/>
    <w:rsid w:val="00ED38AC"/>
    <w:rsid w:val="00ED4934"/>
    <w:rsid w:val="00ED4F41"/>
    <w:rsid w:val="00ED5250"/>
    <w:rsid w:val="00ED533D"/>
    <w:rsid w:val="00ED5855"/>
    <w:rsid w:val="00ED5EBB"/>
    <w:rsid w:val="00ED6398"/>
    <w:rsid w:val="00ED6BEA"/>
    <w:rsid w:val="00ED7341"/>
    <w:rsid w:val="00ED75C7"/>
    <w:rsid w:val="00ED778E"/>
    <w:rsid w:val="00ED77AF"/>
    <w:rsid w:val="00EE05E5"/>
    <w:rsid w:val="00EE0DF5"/>
    <w:rsid w:val="00EE1956"/>
    <w:rsid w:val="00EE22F5"/>
    <w:rsid w:val="00EE2592"/>
    <w:rsid w:val="00EE380E"/>
    <w:rsid w:val="00EE38B8"/>
    <w:rsid w:val="00EE38EA"/>
    <w:rsid w:val="00EE3C8C"/>
    <w:rsid w:val="00EE3CD3"/>
    <w:rsid w:val="00EE3FB3"/>
    <w:rsid w:val="00EE40BB"/>
    <w:rsid w:val="00EE4121"/>
    <w:rsid w:val="00EE4185"/>
    <w:rsid w:val="00EE50D9"/>
    <w:rsid w:val="00EE6220"/>
    <w:rsid w:val="00EE6237"/>
    <w:rsid w:val="00EE6A66"/>
    <w:rsid w:val="00EE77C9"/>
    <w:rsid w:val="00EE7822"/>
    <w:rsid w:val="00EF029A"/>
    <w:rsid w:val="00EF09F1"/>
    <w:rsid w:val="00EF197E"/>
    <w:rsid w:val="00EF1B05"/>
    <w:rsid w:val="00EF22EE"/>
    <w:rsid w:val="00EF2BF9"/>
    <w:rsid w:val="00EF4AD4"/>
    <w:rsid w:val="00EF516F"/>
    <w:rsid w:val="00EF5197"/>
    <w:rsid w:val="00EF573B"/>
    <w:rsid w:val="00EF5B04"/>
    <w:rsid w:val="00EF7C48"/>
    <w:rsid w:val="00F0022B"/>
    <w:rsid w:val="00F0103B"/>
    <w:rsid w:val="00F01FE6"/>
    <w:rsid w:val="00F02229"/>
    <w:rsid w:val="00F032ED"/>
    <w:rsid w:val="00F03DB9"/>
    <w:rsid w:val="00F042B1"/>
    <w:rsid w:val="00F050AB"/>
    <w:rsid w:val="00F052EF"/>
    <w:rsid w:val="00F053E6"/>
    <w:rsid w:val="00F05768"/>
    <w:rsid w:val="00F07BEF"/>
    <w:rsid w:val="00F105A4"/>
    <w:rsid w:val="00F10963"/>
    <w:rsid w:val="00F10965"/>
    <w:rsid w:val="00F11191"/>
    <w:rsid w:val="00F11A28"/>
    <w:rsid w:val="00F11BC5"/>
    <w:rsid w:val="00F123CF"/>
    <w:rsid w:val="00F12AB0"/>
    <w:rsid w:val="00F12BA1"/>
    <w:rsid w:val="00F1350D"/>
    <w:rsid w:val="00F14B35"/>
    <w:rsid w:val="00F1520D"/>
    <w:rsid w:val="00F15A1E"/>
    <w:rsid w:val="00F1633E"/>
    <w:rsid w:val="00F16E0A"/>
    <w:rsid w:val="00F175B9"/>
    <w:rsid w:val="00F1797D"/>
    <w:rsid w:val="00F203C1"/>
    <w:rsid w:val="00F20F55"/>
    <w:rsid w:val="00F216B1"/>
    <w:rsid w:val="00F21752"/>
    <w:rsid w:val="00F218BE"/>
    <w:rsid w:val="00F228F2"/>
    <w:rsid w:val="00F2463C"/>
    <w:rsid w:val="00F248A2"/>
    <w:rsid w:val="00F249F2"/>
    <w:rsid w:val="00F24F76"/>
    <w:rsid w:val="00F25671"/>
    <w:rsid w:val="00F25690"/>
    <w:rsid w:val="00F259C2"/>
    <w:rsid w:val="00F26D6B"/>
    <w:rsid w:val="00F2737E"/>
    <w:rsid w:val="00F314C0"/>
    <w:rsid w:val="00F31A59"/>
    <w:rsid w:val="00F320AD"/>
    <w:rsid w:val="00F32702"/>
    <w:rsid w:val="00F33E13"/>
    <w:rsid w:val="00F3406D"/>
    <w:rsid w:val="00F34BB9"/>
    <w:rsid w:val="00F351AE"/>
    <w:rsid w:val="00F351D6"/>
    <w:rsid w:val="00F352F3"/>
    <w:rsid w:val="00F35B10"/>
    <w:rsid w:val="00F36059"/>
    <w:rsid w:val="00F3624C"/>
    <w:rsid w:val="00F372F0"/>
    <w:rsid w:val="00F4089A"/>
    <w:rsid w:val="00F40A86"/>
    <w:rsid w:val="00F40DCD"/>
    <w:rsid w:val="00F411F6"/>
    <w:rsid w:val="00F41402"/>
    <w:rsid w:val="00F414A6"/>
    <w:rsid w:val="00F4164D"/>
    <w:rsid w:val="00F41A64"/>
    <w:rsid w:val="00F41AC9"/>
    <w:rsid w:val="00F425E1"/>
    <w:rsid w:val="00F429B6"/>
    <w:rsid w:val="00F4412E"/>
    <w:rsid w:val="00F44DCB"/>
    <w:rsid w:val="00F45B53"/>
    <w:rsid w:val="00F45C83"/>
    <w:rsid w:val="00F47815"/>
    <w:rsid w:val="00F5064F"/>
    <w:rsid w:val="00F50B24"/>
    <w:rsid w:val="00F50BAA"/>
    <w:rsid w:val="00F50EC9"/>
    <w:rsid w:val="00F52E9A"/>
    <w:rsid w:val="00F5453B"/>
    <w:rsid w:val="00F54E75"/>
    <w:rsid w:val="00F55890"/>
    <w:rsid w:val="00F56468"/>
    <w:rsid w:val="00F56749"/>
    <w:rsid w:val="00F568B8"/>
    <w:rsid w:val="00F57342"/>
    <w:rsid w:val="00F57628"/>
    <w:rsid w:val="00F6012C"/>
    <w:rsid w:val="00F60311"/>
    <w:rsid w:val="00F6048A"/>
    <w:rsid w:val="00F60822"/>
    <w:rsid w:val="00F61381"/>
    <w:rsid w:val="00F61454"/>
    <w:rsid w:val="00F62261"/>
    <w:rsid w:val="00F6226B"/>
    <w:rsid w:val="00F62455"/>
    <w:rsid w:val="00F62F82"/>
    <w:rsid w:val="00F63527"/>
    <w:rsid w:val="00F6382F"/>
    <w:rsid w:val="00F63F16"/>
    <w:rsid w:val="00F64145"/>
    <w:rsid w:val="00F644AE"/>
    <w:rsid w:val="00F64713"/>
    <w:rsid w:val="00F64CB7"/>
    <w:rsid w:val="00F65AD8"/>
    <w:rsid w:val="00F6634F"/>
    <w:rsid w:val="00F6684B"/>
    <w:rsid w:val="00F66FFC"/>
    <w:rsid w:val="00F6762F"/>
    <w:rsid w:val="00F70766"/>
    <w:rsid w:val="00F70B75"/>
    <w:rsid w:val="00F70C47"/>
    <w:rsid w:val="00F710F6"/>
    <w:rsid w:val="00F710F8"/>
    <w:rsid w:val="00F723C2"/>
    <w:rsid w:val="00F72551"/>
    <w:rsid w:val="00F7256B"/>
    <w:rsid w:val="00F72707"/>
    <w:rsid w:val="00F73019"/>
    <w:rsid w:val="00F73B15"/>
    <w:rsid w:val="00F73ECE"/>
    <w:rsid w:val="00F7420B"/>
    <w:rsid w:val="00F744D7"/>
    <w:rsid w:val="00F7471B"/>
    <w:rsid w:val="00F74806"/>
    <w:rsid w:val="00F754FA"/>
    <w:rsid w:val="00F75CA9"/>
    <w:rsid w:val="00F76CCB"/>
    <w:rsid w:val="00F76FB6"/>
    <w:rsid w:val="00F772B5"/>
    <w:rsid w:val="00F77B85"/>
    <w:rsid w:val="00F77D27"/>
    <w:rsid w:val="00F80683"/>
    <w:rsid w:val="00F80FF8"/>
    <w:rsid w:val="00F81191"/>
    <w:rsid w:val="00F8215D"/>
    <w:rsid w:val="00F82309"/>
    <w:rsid w:val="00F82739"/>
    <w:rsid w:val="00F8418D"/>
    <w:rsid w:val="00F84A14"/>
    <w:rsid w:val="00F84B63"/>
    <w:rsid w:val="00F84D7A"/>
    <w:rsid w:val="00F85691"/>
    <w:rsid w:val="00F85B6E"/>
    <w:rsid w:val="00F86ECD"/>
    <w:rsid w:val="00F87243"/>
    <w:rsid w:val="00F901B4"/>
    <w:rsid w:val="00F9074F"/>
    <w:rsid w:val="00F91B4A"/>
    <w:rsid w:val="00F92A94"/>
    <w:rsid w:val="00F93398"/>
    <w:rsid w:val="00F93477"/>
    <w:rsid w:val="00F93AA0"/>
    <w:rsid w:val="00F95A20"/>
    <w:rsid w:val="00F97B18"/>
    <w:rsid w:val="00FA0FC2"/>
    <w:rsid w:val="00FA28EC"/>
    <w:rsid w:val="00FA2FBF"/>
    <w:rsid w:val="00FA3105"/>
    <w:rsid w:val="00FA4086"/>
    <w:rsid w:val="00FA462F"/>
    <w:rsid w:val="00FA4D14"/>
    <w:rsid w:val="00FA5CC6"/>
    <w:rsid w:val="00FA5E4D"/>
    <w:rsid w:val="00FA6003"/>
    <w:rsid w:val="00FA6BB9"/>
    <w:rsid w:val="00FA7D7C"/>
    <w:rsid w:val="00FA7F0C"/>
    <w:rsid w:val="00FB10BF"/>
    <w:rsid w:val="00FB12A0"/>
    <w:rsid w:val="00FB1665"/>
    <w:rsid w:val="00FB2236"/>
    <w:rsid w:val="00FB27BC"/>
    <w:rsid w:val="00FB303A"/>
    <w:rsid w:val="00FB319F"/>
    <w:rsid w:val="00FB3D83"/>
    <w:rsid w:val="00FB4AC7"/>
    <w:rsid w:val="00FB5619"/>
    <w:rsid w:val="00FB5C2E"/>
    <w:rsid w:val="00FB6F58"/>
    <w:rsid w:val="00FB7C53"/>
    <w:rsid w:val="00FC016C"/>
    <w:rsid w:val="00FC0513"/>
    <w:rsid w:val="00FC280F"/>
    <w:rsid w:val="00FC2BD4"/>
    <w:rsid w:val="00FC2EDF"/>
    <w:rsid w:val="00FC3F57"/>
    <w:rsid w:val="00FC4CC4"/>
    <w:rsid w:val="00FC5756"/>
    <w:rsid w:val="00FC6700"/>
    <w:rsid w:val="00FC7D5C"/>
    <w:rsid w:val="00FD4451"/>
    <w:rsid w:val="00FD4EA9"/>
    <w:rsid w:val="00FD55D7"/>
    <w:rsid w:val="00FD56E1"/>
    <w:rsid w:val="00FD5A4D"/>
    <w:rsid w:val="00FD6660"/>
    <w:rsid w:val="00FD70D2"/>
    <w:rsid w:val="00FD7584"/>
    <w:rsid w:val="00FD7813"/>
    <w:rsid w:val="00FD7818"/>
    <w:rsid w:val="00FE03BB"/>
    <w:rsid w:val="00FE05F5"/>
    <w:rsid w:val="00FE0E9A"/>
    <w:rsid w:val="00FE12B1"/>
    <w:rsid w:val="00FE12C9"/>
    <w:rsid w:val="00FE17AB"/>
    <w:rsid w:val="00FE19C0"/>
    <w:rsid w:val="00FE2999"/>
    <w:rsid w:val="00FE35FB"/>
    <w:rsid w:val="00FE3982"/>
    <w:rsid w:val="00FE3AA7"/>
    <w:rsid w:val="00FE518B"/>
    <w:rsid w:val="00FE6CEB"/>
    <w:rsid w:val="00FE797A"/>
    <w:rsid w:val="00FF03D6"/>
    <w:rsid w:val="00FF0468"/>
    <w:rsid w:val="00FF0AF3"/>
    <w:rsid w:val="00FF264B"/>
    <w:rsid w:val="00FF33A8"/>
    <w:rsid w:val="00FF3693"/>
    <w:rsid w:val="00FF3839"/>
    <w:rsid w:val="00FF3CF9"/>
    <w:rsid w:val="00FF4FE4"/>
    <w:rsid w:val="00FF63DE"/>
    <w:rsid w:val="00FF6A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E8AACC"/>
  <w14:defaultImageDpi w14:val="300"/>
  <w15:docId w15:val="{E9E7C362-62C6-A445-B7F6-C15BECDC9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37EE9"/>
    <w:rPr>
      <w:color w:val="808080"/>
    </w:rPr>
  </w:style>
  <w:style w:type="paragraph" w:styleId="Textedebulles">
    <w:name w:val="Balloon Text"/>
    <w:basedOn w:val="Normal"/>
    <w:link w:val="TextedebullesCar"/>
    <w:uiPriority w:val="99"/>
    <w:semiHidden/>
    <w:unhideWhenUsed/>
    <w:rsid w:val="00337EE9"/>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337EE9"/>
    <w:rPr>
      <w:rFonts w:ascii="Lucida Grande" w:hAnsi="Lucida Grande" w:cs="Lucida Grande"/>
      <w:sz w:val="18"/>
      <w:szCs w:val="18"/>
    </w:rPr>
  </w:style>
  <w:style w:type="table" w:styleId="Grilledutableau">
    <w:name w:val="Table Grid"/>
    <w:basedOn w:val="TableauNormal"/>
    <w:uiPriority w:val="59"/>
    <w:rsid w:val="004D2A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A241DC"/>
    <w:pPr>
      <w:tabs>
        <w:tab w:val="center" w:pos="4320"/>
        <w:tab w:val="right" w:pos="8640"/>
      </w:tabs>
    </w:pPr>
  </w:style>
  <w:style w:type="character" w:customStyle="1" w:styleId="PieddepageCar">
    <w:name w:val="Pied de page Car"/>
    <w:basedOn w:val="Policepardfaut"/>
    <w:link w:val="Pieddepage"/>
    <w:uiPriority w:val="99"/>
    <w:rsid w:val="00A241DC"/>
  </w:style>
  <w:style w:type="character" w:styleId="Numrodepage">
    <w:name w:val="page number"/>
    <w:basedOn w:val="Policepardfaut"/>
    <w:uiPriority w:val="99"/>
    <w:semiHidden/>
    <w:unhideWhenUsed/>
    <w:rsid w:val="00A241DC"/>
  </w:style>
  <w:style w:type="paragraph" w:styleId="En-tte">
    <w:name w:val="header"/>
    <w:basedOn w:val="Normal"/>
    <w:link w:val="En-tteCar"/>
    <w:uiPriority w:val="99"/>
    <w:unhideWhenUsed/>
    <w:rsid w:val="00186C8B"/>
    <w:pPr>
      <w:tabs>
        <w:tab w:val="center" w:pos="4320"/>
        <w:tab w:val="right" w:pos="8640"/>
      </w:tabs>
    </w:pPr>
  </w:style>
  <w:style w:type="character" w:customStyle="1" w:styleId="En-tteCar">
    <w:name w:val="En-tête Car"/>
    <w:basedOn w:val="Policepardfaut"/>
    <w:link w:val="En-tte"/>
    <w:uiPriority w:val="99"/>
    <w:rsid w:val="00186C8B"/>
  </w:style>
  <w:style w:type="character" w:styleId="Numrodeligne">
    <w:name w:val="line number"/>
    <w:basedOn w:val="Policepardfaut"/>
    <w:uiPriority w:val="99"/>
    <w:semiHidden/>
    <w:unhideWhenUsed/>
    <w:rsid w:val="00D00624"/>
  </w:style>
  <w:style w:type="paragraph" w:styleId="Paragraphedeliste">
    <w:name w:val="List Paragraph"/>
    <w:basedOn w:val="Normal"/>
    <w:uiPriority w:val="34"/>
    <w:qFormat/>
    <w:rsid w:val="00A5434A"/>
    <w:pPr>
      <w:ind w:left="720"/>
      <w:contextualSpacing/>
    </w:pPr>
  </w:style>
  <w:style w:type="character" w:styleId="Marquedecommentaire">
    <w:name w:val="annotation reference"/>
    <w:basedOn w:val="Policepardfaut"/>
    <w:uiPriority w:val="99"/>
    <w:semiHidden/>
    <w:unhideWhenUsed/>
    <w:rsid w:val="00396861"/>
    <w:rPr>
      <w:sz w:val="16"/>
      <w:szCs w:val="16"/>
    </w:rPr>
  </w:style>
  <w:style w:type="paragraph" w:styleId="Commentaire">
    <w:name w:val="annotation text"/>
    <w:basedOn w:val="Normal"/>
    <w:link w:val="CommentaireCar"/>
    <w:uiPriority w:val="99"/>
    <w:semiHidden/>
    <w:unhideWhenUsed/>
    <w:rsid w:val="00396861"/>
    <w:rPr>
      <w:sz w:val="20"/>
      <w:szCs w:val="20"/>
    </w:rPr>
  </w:style>
  <w:style w:type="character" w:customStyle="1" w:styleId="CommentaireCar">
    <w:name w:val="Commentaire Car"/>
    <w:basedOn w:val="Policepardfaut"/>
    <w:link w:val="Commentaire"/>
    <w:uiPriority w:val="99"/>
    <w:semiHidden/>
    <w:rsid w:val="00396861"/>
    <w:rPr>
      <w:sz w:val="20"/>
      <w:szCs w:val="20"/>
    </w:rPr>
  </w:style>
  <w:style w:type="paragraph" w:styleId="Objetducommentaire">
    <w:name w:val="annotation subject"/>
    <w:basedOn w:val="Commentaire"/>
    <w:next w:val="Commentaire"/>
    <w:link w:val="ObjetducommentaireCar"/>
    <w:uiPriority w:val="99"/>
    <w:semiHidden/>
    <w:unhideWhenUsed/>
    <w:rsid w:val="0056132B"/>
    <w:rPr>
      <w:b/>
      <w:bCs/>
    </w:rPr>
  </w:style>
  <w:style w:type="character" w:customStyle="1" w:styleId="ObjetducommentaireCar">
    <w:name w:val="Objet du commentaire Car"/>
    <w:basedOn w:val="CommentaireCar"/>
    <w:link w:val="Objetducommentaire"/>
    <w:uiPriority w:val="99"/>
    <w:semiHidden/>
    <w:rsid w:val="0056132B"/>
    <w:rPr>
      <w:b/>
      <w:bCs/>
      <w:sz w:val="20"/>
      <w:szCs w:val="20"/>
    </w:rPr>
  </w:style>
  <w:style w:type="character" w:styleId="Lienhypertexte">
    <w:name w:val="Hyperlink"/>
    <w:basedOn w:val="Policepardfaut"/>
    <w:uiPriority w:val="99"/>
    <w:unhideWhenUsed/>
    <w:rsid w:val="004E1C27"/>
    <w:rPr>
      <w:color w:val="0000FF" w:themeColor="hyperlink"/>
      <w:u w:val="single"/>
    </w:rPr>
  </w:style>
  <w:style w:type="character" w:styleId="Mentionnonrsolue">
    <w:name w:val="Unresolved Mention"/>
    <w:basedOn w:val="Policepardfaut"/>
    <w:uiPriority w:val="99"/>
    <w:semiHidden/>
    <w:unhideWhenUsed/>
    <w:rsid w:val="004E1C27"/>
    <w:rPr>
      <w:color w:val="605E5C"/>
      <w:shd w:val="clear" w:color="auto" w:fill="E1DFDD"/>
    </w:rPr>
  </w:style>
  <w:style w:type="paragraph" w:styleId="Rvision">
    <w:name w:val="Revision"/>
    <w:hidden/>
    <w:uiPriority w:val="99"/>
    <w:semiHidden/>
    <w:rsid w:val="00D72B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340029">
      <w:bodyDiv w:val="1"/>
      <w:marLeft w:val="0"/>
      <w:marRight w:val="0"/>
      <w:marTop w:val="0"/>
      <w:marBottom w:val="0"/>
      <w:divBdr>
        <w:top w:val="none" w:sz="0" w:space="0" w:color="auto"/>
        <w:left w:val="none" w:sz="0" w:space="0" w:color="auto"/>
        <w:bottom w:val="none" w:sz="0" w:space="0" w:color="auto"/>
        <w:right w:val="none" w:sz="0" w:space="0" w:color="auto"/>
      </w:divBdr>
    </w:div>
    <w:div w:id="60755571">
      <w:bodyDiv w:val="1"/>
      <w:marLeft w:val="0"/>
      <w:marRight w:val="0"/>
      <w:marTop w:val="0"/>
      <w:marBottom w:val="0"/>
      <w:divBdr>
        <w:top w:val="none" w:sz="0" w:space="0" w:color="auto"/>
        <w:left w:val="none" w:sz="0" w:space="0" w:color="auto"/>
        <w:bottom w:val="none" w:sz="0" w:space="0" w:color="auto"/>
        <w:right w:val="none" w:sz="0" w:space="0" w:color="auto"/>
      </w:divBdr>
    </w:div>
    <w:div w:id="79984800">
      <w:bodyDiv w:val="1"/>
      <w:marLeft w:val="0"/>
      <w:marRight w:val="0"/>
      <w:marTop w:val="0"/>
      <w:marBottom w:val="0"/>
      <w:divBdr>
        <w:top w:val="none" w:sz="0" w:space="0" w:color="auto"/>
        <w:left w:val="none" w:sz="0" w:space="0" w:color="auto"/>
        <w:bottom w:val="none" w:sz="0" w:space="0" w:color="auto"/>
        <w:right w:val="none" w:sz="0" w:space="0" w:color="auto"/>
      </w:divBdr>
    </w:div>
    <w:div w:id="131946889">
      <w:bodyDiv w:val="1"/>
      <w:marLeft w:val="0"/>
      <w:marRight w:val="0"/>
      <w:marTop w:val="0"/>
      <w:marBottom w:val="0"/>
      <w:divBdr>
        <w:top w:val="none" w:sz="0" w:space="0" w:color="auto"/>
        <w:left w:val="none" w:sz="0" w:space="0" w:color="auto"/>
        <w:bottom w:val="none" w:sz="0" w:space="0" w:color="auto"/>
        <w:right w:val="none" w:sz="0" w:space="0" w:color="auto"/>
      </w:divBdr>
    </w:div>
    <w:div w:id="199783279">
      <w:bodyDiv w:val="1"/>
      <w:marLeft w:val="0"/>
      <w:marRight w:val="0"/>
      <w:marTop w:val="0"/>
      <w:marBottom w:val="0"/>
      <w:divBdr>
        <w:top w:val="none" w:sz="0" w:space="0" w:color="auto"/>
        <w:left w:val="none" w:sz="0" w:space="0" w:color="auto"/>
        <w:bottom w:val="none" w:sz="0" w:space="0" w:color="auto"/>
        <w:right w:val="none" w:sz="0" w:space="0" w:color="auto"/>
      </w:divBdr>
    </w:div>
    <w:div w:id="211767570">
      <w:bodyDiv w:val="1"/>
      <w:marLeft w:val="0"/>
      <w:marRight w:val="0"/>
      <w:marTop w:val="0"/>
      <w:marBottom w:val="0"/>
      <w:divBdr>
        <w:top w:val="none" w:sz="0" w:space="0" w:color="auto"/>
        <w:left w:val="none" w:sz="0" w:space="0" w:color="auto"/>
        <w:bottom w:val="none" w:sz="0" w:space="0" w:color="auto"/>
        <w:right w:val="none" w:sz="0" w:space="0" w:color="auto"/>
      </w:divBdr>
    </w:div>
    <w:div w:id="243806658">
      <w:bodyDiv w:val="1"/>
      <w:marLeft w:val="0"/>
      <w:marRight w:val="0"/>
      <w:marTop w:val="0"/>
      <w:marBottom w:val="0"/>
      <w:divBdr>
        <w:top w:val="none" w:sz="0" w:space="0" w:color="auto"/>
        <w:left w:val="none" w:sz="0" w:space="0" w:color="auto"/>
        <w:bottom w:val="none" w:sz="0" w:space="0" w:color="auto"/>
        <w:right w:val="none" w:sz="0" w:space="0" w:color="auto"/>
      </w:divBdr>
    </w:div>
    <w:div w:id="288098817">
      <w:bodyDiv w:val="1"/>
      <w:marLeft w:val="0"/>
      <w:marRight w:val="0"/>
      <w:marTop w:val="0"/>
      <w:marBottom w:val="0"/>
      <w:divBdr>
        <w:top w:val="none" w:sz="0" w:space="0" w:color="auto"/>
        <w:left w:val="none" w:sz="0" w:space="0" w:color="auto"/>
        <w:bottom w:val="none" w:sz="0" w:space="0" w:color="auto"/>
        <w:right w:val="none" w:sz="0" w:space="0" w:color="auto"/>
      </w:divBdr>
    </w:div>
    <w:div w:id="374702045">
      <w:bodyDiv w:val="1"/>
      <w:marLeft w:val="0"/>
      <w:marRight w:val="0"/>
      <w:marTop w:val="0"/>
      <w:marBottom w:val="0"/>
      <w:divBdr>
        <w:top w:val="none" w:sz="0" w:space="0" w:color="auto"/>
        <w:left w:val="none" w:sz="0" w:space="0" w:color="auto"/>
        <w:bottom w:val="none" w:sz="0" w:space="0" w:color="auto"/>
        <w:right w:val="none" w:sz="0" w:space="0" w:color="auto"/>
      </w:divBdr>
    </w:div>
    <w:div w:id="397679035">
      <w:bodyDiv w:val="1"/>
      <w:marLeft w:val="0"/>
      <w:marRight w:val="0"/>
      <w:marTop w:val="0"/>
      <w:marBottom w:val="0"/>
      <w:divBdr>
        <w:top w:val="none" w:sz="0" w:space="0" w:color="auto"/>
        <w:left w:val="none" w:sz="0" w:space="0" w:color="auto"/>
        <w:bottom w:val="none" w:sz="0" w:space="0" w:color="auto"/>
        <w:right w:val="none" w:sz="0" w:space="0" w:color="auto"/>
      </w:divBdr>
    </w:div>
    <w:div w:id="405227715">
      <w:bodyDiv w:val="1"/>
      <w:marLeft w:val="0"/>
      <w:marRight w:val="0"/>
      <w:marTop w:val="0"/>
      <w:marBottom w:val="0"/>
      <w:divBdr>
        <w:top w:val="none" w:sz="0" w:space="0" w:color="auto"/>
        <w:left w:val="none" w:sz="0" w:space="0" w:color="auto"/>
        <w:bottom w:val="none" w:sz="0" w:space="0" w:color="auto"/>
        <w:right w:val="none" w:sz="0" w:space="0" w:color="auto"/>
      </w:divBdr>
    </w:div>
    <w:div w:id="443959706">
      <w:bodyDiv w:val="1"/>
      <w:marLeft w:val="0"/>
      <w:marRight w:val="0"/>
      <w:marTop w:val="0"/>
      <w:marBottom w:val="0"/>
      <w:divBdr>
        <w:top w:val="none" w:sz="0" w:space="0" w:color="auto"/>
        <w:left w:val="none" w:sz="0" w:space="0" w:color="auto"/>
        <w:bottom w:val="none" w:sz="0" w:space="0" w:color="auto"/>
        <w:right w:val="none" w:sz="0" w:space="0" w:color="auto"/>
      </w:divBdr>
    </w:div>
    <w:div w:id="526717176">
      <w:bodyDiv w:val="1"/>
      <w:marLeft w:val="0"/>
      <w:marRight w:val="0"/>
      <w:marTop w:val="0"/>
      <w:marBottom w:val="0"/>
      <w:divBdr>
        <w:top w:val="none" w:sz="0" w:space="0" w:color="auto"/>
        <w:left w:val="none" w:sz="0" w:space="0" w:color="auto"/>
        <w:bottom w:val="none" w:sz="0" w:space="0" w:color="auto"/>
        <w:right w:val="none" w:sz="0" w:space="0" w:color="auto"/>
      </w:divBdr>
    </w:div>
    <w:div w:id="531843476">
      <w:bodyDiv w:val="1"/>
      <w:marLeft w:val="0"/>
      <w:marRight w:val="0"/>
      <w:marTop w:val="0"/>
      <w:marBottom w:val="0"/>
      <w:divBdr>
        <w:top w:val="none" w:sz="0" w:space="0" w:color="auto"/>
        <w:left w:val="none" w:sz="0" w:space="0" w:color="auto"/>
        <w:bottom w:val="none" w:sz="0" w:space="0" w:color="auto"/>
        <w:right w:val="none" w:sz="0" w:space="0" w:color="auto"/>
      </w:divBdr>
    </w:div>
    <w:div w:id="565838384">
      <w:bodyDiv w:val="1"/>
      <w:marLeft w:val="0"/>
      <w:marRight w:val="0"/>
      <w:marTop w:val="0"/>
      <w:marBottom w:val="0"/>
      <w:divBdr>
        <w:top w:val="none" w:sz="0" w:space="0" w:color="auto"/>
        <w:left w:val="none" w:sz="0" w:space="0" w:color="auto"/>
        <w:bottom w:val="none" w:sz="0" w:space="0" w:color="auto"/>
        <w:right w:val="none" w:sz="0" w:space="0" w:color="auto"/>
      </w:divBdr>
    </w:div>
    <w:div w:id="567888276">
      <w:bodyDiv w:val="1"/>
      <w:marLeft w:val="0"/>
      <w:marRight w:val="0"/>
      <w:marTop w:val="0"/>
      <w:marBottom w:val="0"/>
      <w:divBdr>
        <w:top w:val="none" w:sz="0" w:space="0" w:color="auto"/>
        <w:left w:val="none" w:sz="0" w:space="0" w:color="auto"/>
        <w:bottom w:val="none" w:sz="0" w:space="0" w:color="auto"/>
        <w:right w:val="none" w:sz="0" w:space="0" w:color="auto"/>
      </w:divBdr>
    </w:div>
    <w:div w:id="594367886">
      <w:bodyDiv w:val="1"/>
      <w:marLeft w:val="0"/>
      <w:marRight w:val="0"/>
      <w:marTop w:val="0"/>
      <w:marBottom w:val="0"/>
      <w:divBdr>
        <w:top w:val="none" w:sz="0" w:space="0" w:color="auto"/>
        <w:left w:val="none" w:sz="0" w:space="0" w:color="auto"/>
        <w:bottom w:val="none" w:sz="0" w:space="0" w:color="auto"/>
        <w:right w:val="none" w:sz="0" w:space="0" w:color="auto"/>
      </w:divBdr>
    </w:div>
    <w:div w:id="645162804">
      <w:bodyDiv w:val="1"/>
      <w:marLeft w:val="0"/>
      <w:marRight w:val="0"/>
      <w:marTop w:val="0"/>
      <w:marBottom w:val="0"/>
      <w:divBdr>
        <w:top w:val="none" w:sz="0" w:space="0" w:color="auto"/>
        <w:left w:val="none" w:sz="0" w:space="0" w:color="auto"/>
        <w:bottom w:val="none" w:sz="0" w:space="0" w:color="auto"/>
        <w:right w:val="none" w:sz="0" w:space="0" w:color="auto"/>
      </w:divBdr>
    </w:div>
    <w:div w:id="660427675">
      <w:bodyDiv w:val="1"/>
      <w:marLeft w:val="0"/>
      <w:marRight w:val="0"/>
      <w:marTop w:val="0"/>
      <w:marBottom w:val="0"/>
      <w:divBdr>
        <w:top w:val="none" w:sz="0" w:space="0" w:color="auto"/>
        <w:left w:val="none" w:sz="0" w:space="0" w:color="auto"/>
        <w:bottom w:val="none" w:sz="0" w:space="0" w:color="auto"/>
        <w:right w:val="none" w:sz="0" w:space="0" w:color="auto"/>
      </w:divBdr>
    </w:div>
    <w:div w:id="708336482">
      <w:bodyDiv w:val="1"/>
      <w:marLeft w:val="0"/>
      <w:marRight w:val="0"/>
      <w:marTop w:val="0"/>
      <w:marBottom w:val="0"/>
      <w:divBdr>
        <w:top w:val="none" w:sz="0" w:space="0" w:color="auto"/>
        <w:left w:val="none" w:sz="0" w:space="0" w:color="auto"/>
        <w:bottom w:val="none" w:sz="0" w:space="0" w:color="auto"/>
        <w:right w:val="none" w:sz="0" w:space="0" w:color="auto"/>
      </w:divBdr>
    </w:div>
    <w:div w:id="785082755">
      <w:bodyDiv w:val="1"/>
      <w:marLeft w:val="0"/>
      <w:marRight w:val="0"/>
      <w:marTop w:val="0"/>
      <w:marBottom w:val="0"/>
      <w:divBdr>
        <w:top w:val="none" w:sz="0" w:space="0" w:color="auto"/>
        <w:left w:val="none" w:sz="0" w:space="0" w:color="auto"/>
        <w:bottom w:val="none" w:sz="0" w:space="0" w:color="auto"/>
        <w:right w:val="none" w:sz="0" w:space="0" w:color="auto"/>
      </w:divBdr>
    </w:div>
    <w:div w:id="838664889">
      <w:bodyDiv w:val="1"/>
      <w:marLeft w:val="0"/>
      <w:marRight w:val="0"/>
      <w:marTop w:val="0"/>
      <w:marBottom w:val="0"/>
      <w:divBdr>
        <w:top w:val="none" w:sz="0" w:space="0" w:color="auto"/>
        <w:left w:val="none" w:sz="0" w:space="0" w:color="auto"/>
        <w:bottom w:val="none" w:sz="0" w:space="0" w:color="auto"/>
        <w:right w:val="none" w:sz="0" w:space="0" w:color="auto"/>
      </w:divBdr>
    </w:div>
    <w:div w:id="868300261">
      <w:bodyDiv w:val="1"/>
      <w:marLeft w:val="0"/>
      <w:marRight w:val="0"/>
      <w:marTop w:val="0"/>
      <w:marBottom w:val="0"/>
      <w:divBdr>
        <w:top w:val="none" w:sz="0" w:space="0" w:color="auto"/>
        <w:left w:val="none" w:sz="0" w:space="0" w:color="auto"/>
        <w:bottom w:val="none" w:sz="0" w:space="0" w:color="auto"/>
        <w:right w:val="none" w:sz="0" w:space="0" w:color="auto"/>
      </w:divBdr>
    </w:div>
    <w:div w:id="921255428">
      <w:bodyDiv w:val="1"/>
      <w:marLeft w:val="0"/>
      <w:marRight w:val="0"/>
      <w:marTop w:val="0"/>
      <w:marBottom w:val="0"/>
      <w:divBdr>
        <w:top w:val="none" w:sz="0" w:space="0" w:color="auto"/>
        <w:left w:val="none" w:sz="0" w:space="0" w:color="auto"/>
        <w:bottom w:val="none" w:sz="0" w:space="0" w:color="auto"/>
        <w:right w:val="none" w:sz="0" w:space="0" w:color="auto"/>
      </w:divBdr>
    </w:div>
    <w:div w:id="961035485">
      <w:bodyDiv w:val="1"/>
      <w:marLeft w:val="0"/>
      <w:marRight w:val="0"/>
      <w:marTop w:val="0"/>
      <w:marBottom w:val="0"/>
      <w:divBdr>
        <w:top w:val="none" w:sz="0" w:space="0" w:color="auto"/>
        <w:left w:val="none" w:sz="0" w:space="0" w:color="auto"/>
        <w:bottom w:val="none" w:sz="0" w:space="0" w:color="auto"/>
        <w:right w:val="none" w:sz="0" w:space="0" w:color="auto"/>
      </w:divBdr>
    </w:div>
    <w:div w:id="989406074">
      <w:bodyDiv w:val="1"/>
      <w:marLeft w:val="0"/>
      <w:marRight w:val="0"/>
      <w:marTop w:val="0"/>
      <w:marBottom w:val="0"/>
      <w:divBdr>
        <w:top w:val="none" w:sz="0" w:space="0" w:color="auto"/>
        <w:left w:val="none" w:sz="0" w:space="0" w:color="auto"/>
        <w:bottom w:val="none" w:sz="0" w:space="0" w:color="auto"/>
        <w:right w:val="none" w:sz="0" w:space="0" w:color="auto"/>
      </w:divBdr>
    </w:div>
    <w:div w:id="1008825920">
      <w:bodyDiv w:val="1"/>
      <w:marLeft w:val="0"/>
      <w:marRight w:val="0"/>
      <w:marTop w:val="0"/>
      <w:marBottom w:val="0"/>
      <w:divBdr>
        <w:top w:val="none" w:sz="0" w:space="0" w:color="auto"/>
        <w:left w:val="none" w:sz="0" w:space="0" w:color="auto"/>
        <w:bottom w:val="none" w:sz="0" w:space="0" w:color="auto"/>
        <w:right w:val="none" w:sz="0" w:space="0" w:color="auto"/>
      </w:divBdr>
      <w:divsChild>
        <w:div w:id="171384781">
          <w:marLeft w:val="0"/>
          <w:marRight w:val="0"/>
          <w:marTop w:val="0"/>
          <w:marBottom w:val="0"/>
          <w:divBdr>
            <w:top w:val="none" w:sz="0" w:space="0" w:color="auto"/>
            <w:left w:val="none" w:sz="0" w:space="0" w:color="auto"/>
            <w:bottom w:val="none" w:sz="0" w:space="0" w:color="auto"/>
            <w:right w:val="none" w:sz="0" w:space="0" w:color="auto"/>
          </w:divBdr>
        </w:div>
        <w:div w:id="2066103328">
          <w:marLeft w:val="0"/>
          <w:marRight w:val="0"/>
          <w:marTop w:val="0"/>
          <w:marBottom w:val="0"/>
          <w:divBdr>
            <w:top w:val="none" w:sz="0" w:space="0" w:color="auto"/>
            <w:left w:val="none" w:sz="0" w:space="0" w:color="auto"/>
            <w:bottom w:val="none" w:sz="0" w:space="0" w:color="auto"/>
            <w:right w:val="none" w:sz="0" w:space="0" w:color="auto"/>
          </w:divBdr>
        </w:div>
      </w:divsChild>
    </w:div>
    <w:div w:id="1064260966">
      <w:bodyDiv w:val="1"/>
      <w:marLeft w:val="0"/>
      <w:marRight w:val="0"/>
      <w:marTop w:val="0"/>
      <w:marBottom w:val="0"/>
      <w:divBdr>
        <w:top w:val="none" w:sz="0" w:space="0" w:color="auto"/>
        <w:left w:val="none" w:sz="0" w:space="0" w:color="auto"/>
        <w:bottom w:val="none" w:sz="0" w:space="0" w:color="auto"/>
        <w:right w:val="none" w:sz="0" w:space="0" w:color="auto"/>
      </w:divBdr>
    </w:div>
    <w:div w:id="1074279345">
      <w:bodyDiv w:val="1"/>
      <w:marLeft w:val="0"/>
      <w:marRight w:val="0"/>
      <w:marTop w:val="0"/>
      <w:marBottom w:val="0"/>
      <w:divBdr>
        <w:top w:val="none" w:sz="0" w:space="0" w:color="auto"/>
        <w:left w:val="none" w:sz="0" w:space="0" w:color="auto"/>
        <w:bottom w:val="none" w:sz="0" w:space="0" w:color="auto"/>
        <w:right w:val="none" w:sz="0" w:space="0" w:color="auto"/>
      </w:divBdr>
    </w:div>
    <w:div w:id="1102074273">
      <w:bodyDiv w:val="1"/>
      <w:marLeft w:val="0"/>
      <w:marRight w:val="0"/>
      <w:marTop w:val="0"/>
      <w:marBottom w:val="0"/>
      <w:divBdr>
        <w:top w:val="none" w:sz="0" w:space="0" w:color="auto"/>
        <w:left w:val="none" w:sz="0" w:space="0" w:color="auto"/>
        <w:bottom w:val="none" w:sz="0" w:space="0" w:color="auto"/>
        <w:right w:val="none" w:sz="0" w:space="0" w:color="auto"/>
      </w:divBdr>
    </w:div>
    <w:div w:id="1135677259">
      <w:bodyDiv w:val="1"/>
      <w:marLeft w:val="0"/>
      <w:marRight w:val="0"/>
      <w:marTop w:val="0"/>
      <w:marBottom w:val="0"/>
      <w:divBdr>
        <w:top w:val="none" w:sz="0" w:space="0" w:color="auto"/>
        <w:left w:val="none" w:sz="0" w:space="0" w:color="auto"/>
        <w:bottom w:val="none" w:sz="0" w:space="0" w:color="auto"/>
        <w:right w:val="none" w:sz="0" w:space="0" w:color="auto"/>
      </w:divBdr>
      <w:divsChild>
        <w:div w:id="955140836">
          <w:marLeft w:val="0"/>
          <w:marRight w:val="0"/>
          <w:marTop w:val="0"/>
          <w:marBottom w:val="0"/>
          <w:divBdr>
            <w:top w:val="none" w:sz="0" w:space="0" w:color="auto"/>
            <w:left w:val="none" w:sz="0" w:space="0" w:color="auto"/>
            <w:bottom w:val="none" w:sz="0" w:space="0" w:color="auto"/>
            <w:right w:val="none" w:sz="0" w:space="0" w:color="auto"/>
          </w:divBdr>
        </w:div>
        <w:div w:id="458912212">
          <w:marLeft w:val="0"/>
          <w:marRight w:val="0"/>
          <w:marTop w:val="0"/>
          <w:marBottom w:val="0"/>
          <w:divBdr>
            <w:top w:val="none" w:sz="0" w:space="0" w:color="auto"/>
            <w:left w:val="none" w:sz="0" w:space="0" w:color="auto"/>
            <w:bottom w:val="none" w:sz="0" w:space="0" w:color="auto"/>
            <w:right w:val="none" w:sz="0" w:space="0" w:color="auto"/>
          </w:divBdr>
        </w:div>
        <w:div w:id="1833795422">
          <w:marLeft w:val="0"/>
          <w:marRight w:val="0"/>
          <w:marTop w:val="0"/>
          <w:marBottom w:val="0"/>
          <w:divBdr>
            <w:top w:val="none" w:sz="0" w:space="0" w:color="auto"/>
            <w:left w:val="none" w:sz="0" w:space="0" w:color="auto"/>
            <w:bottom w:val="none" w:sz="0" w:space="0" w:color="auto"/>
            <w:right w:val="none" w:sz="0" w:space="0" w:color="auto"/>
          </w:divBdr>
        </w:div>
        <w:div w:id="1726827684">
          <w:marLeft w:val="0"/>
          <w:marRight w:val="0"/>
          <w:marTop w:val="0"/>
          <w:marBottom w:val="0"/>
          <w:divBdr>
            <w:top w:val="none" w:sz="0" w:space="0" w:color="auto"/>
            <w:left w:val="none" w:sz="0" w:space="0" w:color="auto"/>
            <w:bottom w:val="none" w:sz="0" w:space="0" w:color="auto"/>
            <w:right w:val="none" w:sz="0" w:space="0" w:color="auto"/>
          </w:divBdr>
        </w:div>
        <w:div w:id="1107113521">
          <w:marLeft w:val="0"/>
          <w:marRight w:val="0"/>
          <w:marTop w:val="0"/>
          <w:marBottom w:val="0"/>
          <w:divBdr>
            <w:top w:val="none" w:sz="0" w:space="0" w:color="auto"/>
            <w:left w:val="none" w:sz="0" w:space="0" w:color="auto"/>
            <w:bottom w:val="none" w:sz="0" w:space="0" w:color="auto"/>
            <w:right w:val="none" w:sz="0" w:space="0" w:color="auto"/>
          </w:divBdr>
        </w:div>
        <w:div w:id="108549119">
          <w:marLeft w:val="0"/>
          <w:marRight w:val="0"/>
          <w:marTop w:val="0"/>
          <w:marBottom w:val="0"/>
          <w:divBdr>
            <w:top w:val="none" w:sz="0" w:space="0" w:color="auto"/>
            <w:left w:val="none" w:sz="0" w:space="0" w:color="auto"/>
            <w:bottom w:val="none" w:sz="0" w:space="0" w:color="auto"/>
            <w:right w:val="none" w:sz="0" w:space="0" w:color="auto"/>
          </w:divBdr>
        </w:div>
        <w:div w:id="194390937">
          <w:marLeft w:val="0"/>
          <w:marRight w:val="0"/>
          <w:marTop w:val="0"/>
          <w:marBottom w:val="0"/>
          <w:divBdr>
            <w:top w:val="none" w:sz="0" w:space="0" w:color="auto"/>
            <w:left w:val="none" w:sz="0" w:space="0" w:color="auto"/>
            <w:bottom w:val="none" w:sz="0" w:space="0" w:color="auto"/>
            <w:right w:val="none" w:sz="0" w:space="0" w:color="auto"/>
          </w:divBdr>
        </w:div>
        <w:div w:id="558904493">
          <w:marLeft w:val="0"/>
          <w:marRight w:val="0"/>
          <w:marTop w:val="0"/>
          <w:marBottom w:val="0"/>
          <w:divBdr>
            <w:top w:val="none" w:sz="0" w:space="0" w:color="auto"/>
            <w:left w:val="none" w:sz="0" w:space="0" w:color="auto"/>
            <w:bottom w:val="none" w:sz="0" w:space="0" w:color="auto"/>
            <w:right w:val="none" w:sz="0" w:space="0" w:color="auto"/>
          </w:divBdr>
        </w:div>
        <w:div w:id="1957060526">
          <w:marLeft w:val="0"/>
          <w:marRight w:val="0"/>
          <w:marTop w:val="0"/>
          <w:marBottom w:val="0"/>
          <w:divBdr>
            <w:top w:val="none" w:sz="0" w:space="0" w:color="auto"/>
            <w:left w:val="none" w:sz="0" w:space="0" w:color="auto"/>
            <w:bottom w:val="none" w:sz="0" w:space="0" w:color="auto"/>
            <w:right w:val="none" w:sz="0" w:space="0" w:color="auto"/>
          </w:divBdr>
        </w:div>
        <w:div w:id="1221788123">
          <w:marLeft w:val="0"/>
          <w:marRight w:val="0"/>
          <w:marTop w:val="0"/>
          <w:marBottom w:val="0"/>
          <w:divBdr>
            <w:top w:val="none" w:sz="0" w:space="0" w:color="auto"/>
            <w:left w:val="none" w:sz="0" w:space="0" w:color="auto"/>
            <w:bottom w:val="none" w:sz="0" w:space="0" w:color="auto"/>
            <w:right w:val="none" w:sz="0" w:space="0" w:color="auto"/>
          </w:divBdr>
        </w:div>
        <w:div w:id="1049957505">
          <w:marLeft w:val="0"/>
          <w:marRight w:val="0"/>
          <w:marTop w:val="0"/>
          <w:marBottom w:val="0"/>
          <w:divBdr>
            <w:top w:val="none" w:sz="0" w:space="0" w:color="auto"/>
            <w:left w:val="none" w:sz="0" w:space="0" w:color="auto"/>
            <w:bottom w:val="none" w:sz="0" w:space="0" w:color="auto"/>
            <w:right w:val="none" w:sz="0" w:space="0" w:color="auto"/>
          </w:divBdr>
        </w:div>
        <w:div w:id="348678608">
          <w:marLeft w:val="0"/>
          <w:marRight w:val="0"/>
          <w:marTop w:val="0"/>
          <w:marBottom w:val="0"/>
          <w:divBdr>
            <w:top w:val="none" w:sz="0" w:space="0" w:color="auto"/>
            <w:left w:val="none" w:sz="0" w:space="0" w:color="auto"/>
            <w:bottom w:val="none" w:sz="0" w:space="0" w:color="auto"/>
            <w:right w:val="none" w:sz="0" w:space="0" w:color="auto"/>
          </w:divBdr>
        </w:div>
        <w:div w:id="1712723594">
          <w:marLeft w:val="0"/>
          <w:marRight w:val="0"/>
          <w:marTop w:val="0"/>
          <w:marBottom w:val="0"/>
          <w:divBdr>
            <w:top w:val="none" w:sz="0" w:space="0" w:color="auto"/>
            <w:left w:val="none" w:sz="0" w:space="0" w:color="auto"/>
            <w:bottom w:val="none" w:sz="0" w:space="0" w:color="auto"/>
            <w:right w:val="none" w:sz="0" w:space="0" w:color="auto"/>
          </w:divBdr>
        </w:div>
        <w:div w:id="1203398973">
          <w:marLeft w:val="0"/>
          <w:marRight w:val="0"/>
          <w:marTop w:val="0"/>
          <w:marBottom w:val="0"/>
          <w:divBdr>
            <w:top w:val="none" w:sz="0" w:space="0" w:color="auto"/>
            <w:left w:val="none" w:sz="0" w:space="0" w:color="auto"/>
            <w:bottom w:val="none" w:sz="0" w:space="0" w:color="auto"/>
            <w:right w:val="none" w:sz="0" w:space="0" w:color="auto"/>
          </w:divBdr>
        </w:div>
        <w:div w:id="1984968267">
          <w:marLeft w:val="0"/>
          <w:marRight w:val="0"/>
          <w:marTop w:val="0"/>
          <w:marBottom w:val="0"/>
          <w:divBdr>
            <w:top w:val="none" w:sz="0" w:space="0" w:color="auto"/>
            <w:left w:val="none" w:sz="0" w:space="0" w:color="auto"/>
            <w:bottom w:val="none" w:sz="0" w:space="0" w:color="auto"/>
            <w:right w:val="none" w:sz="0" w:space="0" w:color="auto"/>
          </w:divBdr>
        </w:div>
        <w:div w:id="1719550785">
          <w:marLeft w:val="0"/>
          <w:marRight w:val="0"/>
          <w:marTop w:val="0"/>
          <w:marBottom w:val="0"/>
          <w:divBdr>
            <w:top w:val="none" w:sz="0" w:space="0" w:color="auto"/>
            <w:left w:val="none" w:sz="0" w:space="0" w:color="auto"/>
            <w:bottom w:val="none" w:sz="0" w:space="0" w:color="auto"/>
            <w:right w:val="none" w:sz="0" w:space="0" w:color="auto"/>
          </w:divBdr>
        </w:div>
        <w:div w:id="929045487">
          <w:marLeft w:val="0"/>
          <w:marRight w:val="0"/>
          <w:marTop w:val="0"/>
          <w:marBottom w:val="0"/>
          <w:divBdr>
            <w:top w:val="none" w:sz="0" w:space="0" w:color="auto"/>
            <w:left w:val="none" w:sz="0" w:space="0" w:color="auto"/>
            <w:bottom w:val="none" w:sz="0" w:space="0" w:color="auto"/>
            <w:right w:val="none" w:sz="0" w:space="0" w:color="auto"/>
          </w:divBdr>
        </w:div>
        <w:div w:id="616520801">
          <w:marLeft w:val="0"/>
          <w:marRight w:val="0"/>
          <w:marTop w:val="0"/>
          <w:marBottom w:val="0"/>
          <w:divBdr>
            <w:top w:val="none" w:sz="0" w:space="0" w:color="auto"/>
            <w:left w:val="none" w:sz="0" w:space="0" w:color="auto"/>
            <w:bottom w:val="none" w:sz="0" w:space="0" w:color="auto"/>
            <w:right w:val="none" w:sz="0" w:space="0" w:color="auto"/>
          </w:divBdr>
        </w:div>
        <w:div w:id="272709753">
          <w:marLeft w:val="0"/>
          <w:marRight w:val="0"/>
          <w:marTop w:val="0"/>
          <w:marBottom w:val="0"/>
          <w:divBdr>
            <w:top w:val="none" w:sz="0" w:space="0" w:color="auto"/>
            <w:left w:val="none" w:sz="0" w:space="0" w:color="auto"/>
            <w:bottom w:val="none" w:sz="0" w:space="0" w:color="auto"/>
            <w:right w:val="none" w:sz="0" w:space="0" w:color="auto"/>
          </w:divBdr>
        </w:div>
        <w:div w:id="632751931">
          <w:marLeft w:val="0"/>
          <w:marRight w:val="0"/>
          <w:marTop w:val="0"/>
          <w:marBottom w:val="0"/>
          <w:divBdr>
            <w:top w:val="none" w:sz="0" w:space="0" w:color="auto"/>
            <w:left w:val="none" w:sz="0" w:space="0" w:color="auto"/>
            <w:bottom w:val="none" w:sz="0" w:space="0" w:color="auto"/>
            <w:right w:val="none" w:sz="0" w:space="0" w:color="auto"/>
          </w:divBdr>
        </w:div>
        <w:div w:id="1860392871">
          <w:marLeft w:val="0"/>
          <w:marRight w:val="0"/>
          <w:marTop w:val="0"/>
          <w:marBottom w:val="0"/>
          <w:divBdr>
            <w:top w:val="none" w:sz="0" w:space="0" w:color="auto"/>
            <w:left w:val="none" w:sz="0" w:space="0" w:color="auto"/>
            <w:bottom w:val="none" w:sz="0" w:space="0" w:color="auto"/>
            <w:right w:val="none" w:sz="0" w:space="0" w:color="auto"/>
          </w:divBdr>
        </w:div>
      </w:divsChild>
    </w:div>
    <w:div w:id="1177577524">
      <w:bodyDiv w:val="1"/>
      <w:marLeft w:val="0"/>
      <w:marRight w:val="0"/>
      <w:marTop w:val="0"/>
      <w:marBottom w:val="0"/>
      <w:divBdr>
        <w:top w:val="none" w:sz="0" w:space="0" w:color="auto"/>
        <w:left w:val="none" w:sz="0" w:space="0" w:color="auto"/>
        <w:bottom w:val="none" w:sz="0" w:space="0" w:color="auto"/>
        <w:right w:val="none" w:sz="0" w:space="0" w:color="auto"/>
      </w:divBdr>
    </w:div>
    <w:div w:id="1210647397">
      <w:bodyDiv w:val="1"/>
      <w:marLeft w:val="0"/>
      <w:marRight w:val="0"/>
      <w:marTop w:val="0"/>
      <w:marBottom w:val="0"/>
      <w:divBdr>
        <w:top w:val="none" w:sz="0" w:space="0" w:color="auto"/>
        <w:left w:val="none" w:sz="0" w:space="0" w:color="auto"/>
        <w:bottom w:val="none" w:sz="0" w:space="0" w:color="auto"/>
        <w:right w:val="none" w:sz="0" w:space="0" w:color="auto"/>
      </w:divBdr>
    </w:div>
    <w:div w:id="1236011432">
      <w:bodyDiv w:val="1"/>
      <w:marLeft w:val="0"/>
      <w:marRight w:val="0"/>
      <w:marTop w:val="0"/>
      <w:marBottom w:val="0"/>
      <w:divBdr>
        <w:top w:val="none" w:sz="0" w:space="0" w:color="auto"/>
        <w:left w:val="none" w:sz="0" w:space="0" w:color="auto"/>
        <w:bottom w:val="none" w:sz="0" w:space="0" w:color="auto"/>
        <w:right w:val="none" w:sz="0" w:space="0" w:color="auto"/>
      </w:divBdr>
    </w:div>
    <w:div w:id="1287077354">
      <w:bodyDiv w:val="1"/>
      <w:marLeft w:val="0"/>
      <w:marRight w:val="0"/>
      <w:marTop w:val="0"/>
      <w:marBottom w:val="0"/>
      <w:divBdr>
        <w:top w:val="none" w:sz="0" w:space="0" w:color="auto"/>
        <w:left w:val="none" w:sz="0" w:space="0" w:color="auto"/>
        <w:bottom w:val="none" w:sz="0" w:space="0" w:color="auto"/>
        <w:right w:val="none" w:sz="0" w:space="0" w:color="auto"/>
      </w:divBdr>
    </w:div>
    <w:div w:id="1311515228">
      <w:bodyDiv w:val="1"/>
      <w:marLeft w:val="0"/>
      <w:marRight w:val="0"/>
      <w:marTop w:val="0"/>
      <w:marBottom w:val="0"/>
      <w:divBdr>
        <w:top w:val="none" w:sz="0" w:space="0" w:color="auto"/>
        <w:left w:val="none" w:sz="0" w:space="0" w:color="auto"/>
        <w:bottom w:val="none" w:sz="0" w:space="0" w:color="auto"/>
        <w:right w:val="none" w:sz="0" w:space="0" w:color="auto"/>
      </w:divBdr>
    </w:div>
    <w:div w:id="1322276255">
      <w:bodyDiv w:val="1"/>
      <w:marLeft w:val="0"/>
      <w:marRight w:val="0"/>
      <w:marTop w:val="0"/>
      <w:marBottom w:val="0"/>
      <w:divBdr>
        <w:top w:val="none" w:sz="0" w:space="0" w:color="auto"/>
        <w:left w:val="none" w:sz="0" w:space="0" w:color="auto"/>
        <w:bottom w:val="none" w:sz="0" w:space="0" w:color="auto"/>
        <w:right w:val="none" w:sz="0" w:space="0" w:color="auto"/>
      </w:divBdr>
    </w:div>
    <w:div w:id="1361470537">
      <w:bodyDiv w:val="1"/>
      <w:marLeft w:val="0"/>
      <w:marRight w:val="0"/>
      <w:marTop w:val="0"/>
      <w:marBottom w:val="0"/>
      <w:divBdr>
        <w:top w:val="none" w:sz="0" w:space="0" w:color="auto"/>
        <w:left w:val="none" w:sz="0" w:space="0" w:color="auto"/>
        <w:bottom w:val="none" w:sz="0" w:space="0" w:color="auto"/>
        <w:right w:val="none" w:sz="0" w:space="0" w:color="auto"/>
      </w:divBdr>
    </w:div>
    <w:div w:id="1367869110">
      <w:bodyDiv w:val="1"/>
      <w:marLeft w:val="0"/>
      <w:marRight w:val="0"/>
      <w:marTop w:val="0"/>
      <w:marBottom w:val="0"/>
      <w:divBdr>
        <w:top w:val="none" w:sz="0" w:space="0" w:color="auto"/>
        <w:left w:val="none" w:sz="0" w:space="0" w:color="auto"/>
        <w:bottom w:val="none" w:sz="0" w:space="0" w:color="auto"/>
        <w:right w:val="none" w:sz="0" w:space="0" w:color="auto"/>
      </w:divBdr>
    </w:div>
    <w:div w:id="1378626481">
      <w:bodyDiv w:val="1"/>
      <w:marLeft w:val="0"/>
      <w:marRight w:val="0"/>
      <w:marTop w:val="0"/>
      <w:marBottom w:val="0"/>
      <w:divBdr>
        <w:top w:val="none" w:sz="0" w:space="0" w:color="auto"/>
        <w:left w:val="none" w:sz="0" w:space="0" w:color="auto"/>
        <w:bottom w:val="none" w:sz="0" w:space="0" w:color="auto"/>
        <w:right w:val="none" w:sz="0" w:space="0" w:color="auto"/>
      </w:divBdr>
    </w:div>
    <w:div w:id="1391929272">
      <w:bodyDiv w:val="1"/>
      <w:marLeft w:val="0"/>
      <w:marRight w:val="0"/>
      <w:marTop w:val="0"/>
      <w:marBottom w:val="0"/>
      <w:divBdr>
        <w:top w:val="none" w:sz="0" w:space="0" w:color="auto"/>
        <w:left w:val="none" w:sz="0" w:space="0" w:color="auto"/>
        <w:bottom w:val="none" w:sz="0" w:space="0" w:color="auto"/>
        <w:right w:val="none" w:sz="0" w:space="0" w:color="auto"/>
      </w:divBdr>
    </w:div>
    <w:div w:id="1407722869">
      <w:bodyDiv w:val="1"/>
      <w:marLeft w:val="0"/>
      <w:marRight w:val="0"/>
      <w:marTop w:val="0"/>
      <w:marBottom w:val="0"/>
      <w:divBdr>
        <w:top w:val="none" w:sz="0" w:space="0" w:color="auto"/>
        <w:left w:val="none" w:sz="0" w:space="0" w:color="auto"/>
        <w:bottom w:val="none" w:sz="0" w:space="0" w:color="auto"/>
        <w:right w:val="none" w:sz="0" w:space="0" w:color="auto"/>
      </w:divBdr>
    </w:div>
    <w:div w:id="1439450240">
      <w:bodyDiv w:val="1"/>
      <w:marLeft w:val="0"/>
      <w:marRight w:val="0"/>
      <w:marTop w:val="0"/>
      <w:marBottom w:val="0"/>
      <w:divBdr>
        <w:top w:val="none" w:sz="0" w:space="0" w:color="auto"/>
        <w:left w:val="none" w:sz="0" w:space="0" w:color="auto"/>
        <w:bottom w:val="none" w:sz="0" w:space="0" w:color="auto"/>
        <w:right w:val="none" w:sz="0" w:space="0" w:color="auto"/>
      </w:divBdr>
    </w:div>
    <w:div w:id="1444228667">
      <w:bodyDiv w:val="1"/>
      <w:marLeft w:val="0"/>
      <w:marRight w:val="0"/>
      <w:marTop w:val="0"/>
      <w:marBottom w:val="0"/>
      <w:divBdr>
        <w:top w:val="none" w:sz="0" w:space="0" w:color="auto"/>
        <w:left w:val="none" w:sz="0" w:space="0" w:color="auto"/>
        <w:bottom w:val="none" w:sz="0" w:space="0" w:color="auto"/>
        <w:right w:val="none" w:sz="0" w:space="0" w:color="auto"/>
      </w:divBdr>
    </w:div>
    <w:div w:id="1485971635">
      <w:bodyDiv w:val="1"/>
      <w:marLeft w:val="0"/>
      <w:marRight w:val="0"/>
      <w:marTop w:val="0"/>
      <w:marBottom w:val="0"/>
      <w:divBdr>
        <w:top w:val="none" w:sz="0" w:space="0" w:color="auto"/>
        <w:left w:val="none" w:sz="0" w:space="0" w:color="auto"/>
        <w:bottom w:val="none" w:sz="0" w:space="0" w:color="auto"/>
        <w:right w:val="none" w:sz="0" w:space="0" w:color="auto"/>
      </w:divBdr>
    </w:div>
    <w:div w:id="1512795828">
      <w:bodyDiv w:val="1"/>
      <w:marLeft w:val="0"/>
      <w:marRight w:val="0"/>
      <w:marTop w:val="0"/>
      <w:marBottom w:val="0"/>
      <w:divBdr>
        <w:top w:val="none" w:sz="0" w:space="0" w:color="auto"/>
        <w:left w:val="none" w:sz="0" w:space="0" w:color="auto"/>
        <w:bottom w:val="none" w:sz="0" w:space="0" w:color="auto"/>
        <w:right w:val="none" w:sz="0" w:space="0" w:color="auto"/>
      </w:divBdr>
      <w:divsChild>
        <w:div w:id="741680626">
          <w:marLeft w:val="0"/>
          <w:marRight w:val="0"/>
          <w:marTop w:val="0"/>
          <w:marBottom w:val="0"/>
          <w:divBdr>
            <w:top w:val="none" w:sz="0" w:space="0" w:color="auto"/>
            <w:left w:val="none" w:sz="0" w:space="0" w:color="auto"/>
            <w:bottom w:val="none" w:sz="0" w:space="0" w:color="auto"/>
            <w:right w:val="none" w:sz="0" w:space="0" w:color="auto"/>
          </w:divBdr>
        </w:div>
        <w:div w:id="1039207090">
          <w:marLeft w:val="0"/>
          <w:marRight w:val="0"/>
          <w:marTop w:val="0"/>
          <w:marBottom w:val="0"/>
          <w:divBdr>
            <w:top w:val="none" w:sz="0" w:space="0" w:color="auto"/>
            <w:left w:val="none" w:sz="0" w:space="0" w:color="auto"/>
            <w:bottom w:val="none" w:sz="0" w:space="0" w:color="auto"/>
            <w:right w:val="none" w:sz="0" w:space="0" w:color="auto"/>
          </w:divBdr>
        </w:div>
        <w:div w:id="1536383206">
          <w:marLeft w:val="0"/>
          <w:marRight w:val="0"/>
          <w:marTop w:val="0"/>
          <w:marBottom w:val="0"/>
          <w:divBdr>
            <w:top w:val="none" w:sz="0" w:space="0" w:color="auto"/>
            <w:left w:val="none" w:sz="0" w:space="0" w:color="auto"/>
            <w:bottom w:val="none" w:sz="0" w:space="0" w:color="auto"/>
            <w:right w:val="none" w:sz="0" w:space="0" w:color="auto"/>
          </w:divBdr>
        </w:div>
        <w:div w:id="59644276">
          <w:marLeft w:val="0"/>
          <w:marRight w:val="0"/>
          <w:marTop w:val="0"/>
          <w:marBottom w:val="0"/>
          <w:divBdr>
            <w:top w:val="none" w:sz="0" w:space="0" w:color="auto"/>
            <w:left w:val="none" w:sz="0" w:space="0" w:color="auto"/>
            <w:bottom w:val="none" w:sz="0" w:space="0" w:color="auto"/>
            <w:right w:val="none" w:sz="0" w:space="0" w:color="auto"/>
          </w:divBdr>
        </w:div>
        <w:div w:id="1955823254">
          <w:marLeft w:val="0"/>
          <w:marRight w:val="0"/>
          <w:marTop w:val="0"/>
          <w:marBottom w:val="0"/>
          <w:divBdr>
            <w:top w:val="none" w:sz="0" w:space="0" w:color="auto"/>
            <w:left w:val="none" w:sz="0" w:space="0" w:color="auto"/>
            <w:bottom w:val="none" w:sz="0" w:space="0" w:color="auto"/>
            <w:right w:val="none" w:sz="0" w:space="0" w:color="auto"/>
          </w:divBdr>
        </w:div>
        <w:div w:id="5375894">
          <w:marLeft w:val="0"/>
          <w:marRight w:val="0"/>
          <w:marTop w:val="0"/>
          <w:marBottom w:val="0"/>
          <w:divBdr>
            <w:top w:val="none" w:sz="0" w:space="0" w:color="auto"/>
            <w:left w:val="none" w:sz="0" w:space="0" w:color="auto"/>
            <w:bottom w:val="none" w:sz="0" w:space="0" w:color="auto"/>
            <w:right w:val="none" w:sz="0" w:space="0" w:color="auto"/>
          </w:divBdr>
        </w:div>
        <w:div w:id="419836405">
          <w:marLeft w:val="0"/>
          <w:marRight w:val="0"/>
          <w:marTop w:val="0"/>
          <w:marBottom w:val="0"/>
          <w:divBdr>
            <w:top w:val="none" w:sz="0" w:space="0" w:color="auto"/>
            <w:left w:val="none" w:sz="0" w:space="0" w:color="auto"/>
            <w:bottom w:val="none" w:sz="0" w:space="0" w:color="auto"/>
            <w:right w:val="none" w:sz="0" w:space="0" w:color="auto"/>
          </w:divBdr>
        </w:div>
        <w:div w:id="577331372">
          <w:marLeft w:val="0"/>
          <w:marRight w:val="0"/>
          <w:marTop w:val="0"/>
          <w:marBottom w:val="0"/>
          <w:divBdr>
            <w:top w:val="none" w:sz="0" w:space="0" w:color="auto"/>
            <w:left w:val="none" w:sz="0" w:space="0" w:color="auto"/>
            <w:bottom w:val="none" w:sz="0" w:space="0" w:color="auto"/>
            <w:right w:val="none" w:sz="0" w:space="0" w:color="auto"/>
          </w:divBdr>
        </w:div>
        <w:div w:id="1523781330">
          <w:marLeft w:val="0"/>
          <w:marRight w:val="0"/>
          <w:marTop w:val="0"/>
          <w:marBottom w:val="0"/>
          <w:divBdr>
            <w:top w:val="none" w:sz="0" w:space="0" w:color="auto"/>
            <w:left w:val="none" w:sz="0" w:space="0" w:color="auto"/>
            <w:bottom w:val="none" w:sz="0" w:space="0" w:color="auto"/>
            <w:right w:val="none" w:sz="0" w:space="0" w:color="auto"/>
          </w:divBdr>
        </w:div>
        <w:div w:id="694770272">
          <w:marLeft w:val="0"/>
          <w:marRight w:val="0"/>
          <w:marTop w:val="0"/>
          <w:marBottom w:val="0"/>
          <w:divBdr>
            <w:top w:val="none" w:sz="0" w:space="0" w:color="auto"/>
            <w:left w:val="none" w:sz="0" w:space="0" w:color="auto"/>
            <w:bottom w:val="none" w:sz="0" w:space="0" w:color="auto"/>
            <w:right w:val="none" w:sz="0" w:space="0" w:color="auto"/>
          </w:divBdr>
        </w:div>
        <w:div w:id="924458257">
          <w:marLeft w:val="0"/>
          <w:marRight w:val="0"/>
          <w:marTop w:val="0"/>
          <w:marBottom w:val="0"/>
          <w:divBdr>
            <w:top w:val="none" w:sz="0" w:space="0" w:color="auto"/>
            <w:left w:val="none" w:sz="0" w:space="0" w:color="auto"/>
            <w:bottom w:val="none" w:sz="0" w:space="0" w:color="auto"/>
            <w:right w:val="none" w:sz="0" w:space="0" w:color="auto"/>
          </w:divBdr>
        </w:div>
        <w:div w:id="937248060">
          <w:marLeft w:val="0"/>
          <w:marRight w:val="0"/>
          <w:marTop w:val="0"/>
          <w:marBottom w:val="0"/>
          <w:divBdr>
            <w:top w:val="none" w:sz="0" w:space="0" w:color="auto"/>
            <w:left w:val="none" w:sz="0" w:space="0" w:color="auto"/>
            <w:bottom w:val="none" w:sz="0" w:space="0" w:color="auto"/>
            <w:right w:val="none" w:sz="0" w:space="0" w:color="auto"/>
          </w:divBdr>
        </w:div>
        <w:div w:id="722487110">
          <w:marLeft w:val="0"/>
          <w:marRight w:val="0"/>
          <w:marTop w:val="0"/>
          <w:marBottom w:val="0"/>
          <w:divBdr>
            <w:top w:val="none" w:sz="0" w:space="0" w:color="auto"/>
            <w:left w:val="none" w:sz="0" w:space="0" w:color="auto"/>
            <w:bottom w:val="none" w:sz="0" w:space="0" w:color="auto"/>
            <w:right w:val="none" w:sz="0" w:space="0" w:color="auto"/>
          </w:divBdr>
        </w:div>
        <w:div w:id="1865363102">
          <w:marLeft w:val="0"/>
          <w:marRight w:val="0"/>
          <w:marTop w:val="0"/>
          <w:marBottom w:val="0"/>
          <w:divBdr>
            <w:top w:val="none" w:sz="0" w:space="0" w:color="auto"/>
            <w:left w:val="none" w:sz="0" w:space="0" w:color="auto"/>
            <w:bottom w:val="none" w:sz="0" w:space="0" w:color="auto"/>
            <w:right w:val="none" w:sz="0" w:space="0" w:color="auto"/>
          </w:divBdr>
        </w:div>
        <w:div w:id="53967206">
          <w:marLeft w:val="0"/>
          <w:marRight w:val="0"/>
          <w:marTop w:val="0"/>
          <w:marBottom w:val="0"/>
          <w:divBdr>
            <w:top w:val="none" w:sz="0" w:space="0" w:color="auto"/>
            <w:left w:val="none" w:sz="0" w:space="0" w:color="auto"/>
            <w:bottom w:val="none" w:sz="0" w:space="0" w:color="auto"/>
            <w:right w:val="none" w:sz="0" w:space="0" w:color="auto"/>
          </w:divBdr>
        </w:div>
        <w:div w:id="1480221790">
          <w:marLeft w:val="0"/>
          <w:marRight w:val="0"/>
          <w:marTop w:val="0"/>
          <w:marBottom w:val="0"/>
          <w:divBdr>
            <w:top w:val="none" w:sz="0" w:space="0" w:color="auto"/>
            <w:left w:val="none" w:sz="0" w:space="0" w:color="auto"/>
            <w:bottom w:val="none" w:sz="0" w:space="0" w:color="auto"/>
            <w:right w:val="none" w:sz="0" w:space="0" w:color="auto"/>
          </w:divBdr>
        </w:div>
        <w:div w:id="2138716014">
          <w:marLeft w:val="0"/>
          <w:marRight w:val="0"/>
          <w:marTop w:val="0"/>
          <w:marBottom w:val="0"/>
          <w:divBdr>
            <w:top w:val="none" w:sz="0" w:space="0" w:color="auto"/>
            <w:left w:val="none" w:sz="0" w:space="0" w:color="auto"/>
            <w:bottom w:val="none" w:sz="0" w:space="0" w:color="auto"/>
            <w:right w:val="none" w:sz="0" w:space="0" w:color="auto"/>
          </w:divBdr>
        </w:div>
        <w:div w:id="375397921">
          <w:marLeft w:val="0"/>
          <w:marRight w:val="0"/>
          <w:marTop w:val="0"/>
          <w:marBottom w:val="0"/>
          <w:divBdr>
            <w:top w:val="none" w:sz="0" w:space="0" w:color="auto"/>
            <w:left w:val="none" w:sz="0" w:space="0" w:color="auto"/>
            <w:bottom w:val="none" w:sz="0" w:space="0" w:color="auto"/>
            <w:right w:val="none" w:sz="0" w:space="0" w:color="auto"/>
          </w:divBdr>
        </w:div>
        <w:div w:id="1857424289">
          <w:marLeft w:val="0"/>
          <w:marRight w:val="0"/>
          <w:marTop w:val="0"/>
          <w:marBottom w:val="0"/>
          <w:divBdr>
            <w:top w:val="none" w:sz="0" w:space="0" w:color="auto"/>
            <w:left w:val="none" w:sz="0" w:space="0" w:color="auto"/>
            <w:bottom w:val="none" w:sz="0" w:space="0" w:color="auto"/>
            <w:right w:val="none" w:sz="0" w:space="0" w:color="auto"/>
          </w:divBdr>
        </w:div>
        <w:div w:id="438573956">
          <w:marLeft w:val="0"/>
          <w:marRight w:val="0"/>
          <w:marTop w:val="0"/>
          <w:marBottom w:val="0"/>
          <w:divBdr>
            <w:top w:val="none" w:sz="0" w:space="0" w:color="auto"/>
            <w:left w:val="none" w:sz="0" w:space="0" w:color="auto"/>
            <w:bottom w:val="none" w:sz="0" w:space="0" w:color="auto"/>
            <w:right w:val="none" w:sz="0" w:space="0" w:color="auto"/>
          </w:divBdr>
        </w:div>
        <w:div w:id="939262417">
          <w:marLeft w:val="0"/>
          <w:marRight w:val="0"/>
          <w:marTop w:val="0"/>
          <w:marBottom w:val="0"/>
          <w:divBdr>
            <w:top w:val="none" w:sz="0" w:space="0" w:color="auto"/>
            <w:left w:val="none" w:sz="0" w:space="0" w:color="auto"/>
            <w:bottom w:val="none" w:sz="0" w:space="0" w:color="auto"/>
            <w:right w:val="none" w:sz="0" w:space="0" w:color="auto"/>
          </w:divBdr>
        </w:div>
        <w:div w:id="632713157">
          <w:marLeft w:val="0"/>
          <w:marRight w:val="0"/>
          <w:marTop w:val="0"/>
          <w:marBottom w:val="0"/>
          <w:divBdr>
            <w:top w:val="none" w:sz="0" w:space="0" w:color="auto"/>
            <w:left w:val="none" w:sz="0" w:space="0" w:color="auto"/>
            <w:bottom w:val="none" w:sz="0" w:space="0" w:color="auto"/>
            <w:right w:val="none" w:sz="0" w:space="0" w:color="auto"/>
          </w:divBdr>
        </w:div>
        <w:div w:id="1889221104">
          <w:marLeft w:val="0"/>
          <w:marRight w:val="0"/>
          <w:marTop w:val="0"/>
          <w:marBottom w:val="0"/>
          <w:divBdr>
            <w:top w:val="none" w:sz="0" w:space="0" w:color="auto"/>
            <w:left w:val="none" w:sz="0" w:space="0" w:color="auto"/>
            <w:bottom w:val="none" w:sz="0" w:space="0" w:color="auto"/>
            <w:right w:val="none" w:sz="0" w:space="0" w:color="auto"/>
          </w:divBdr>
        </w:div>
        <w:div w:id="1108084184">
          <w:marLeft w:val="0"/>
          <w:marRight w:val="0"/>
          <w:marTop w:val="0"/>
          <w:marBottom w:val="0"/>
          <w:divBdr>
            <w:top w:val="none" w:sz="0" w:space="0" w:color="auto"/>
            <w:left w:val="none" w:sz="0" w:space="0" w:color="auto"/>
            <w:bottom w:val="none" w:sz="0" w:space="0" w:color="auto"/>
            <w:right w:val="none" w:sz="0" w:space="0" w:color="auto"/>
          </w:divBdr>
        </w:div>
        <w:div w:id="813564402">
          <w:marLeft w:val="0"/>
          <w:marRight w:val="0"/>
          <w:marTop w:val="0"/>
          <w:marBottom w:val="0"/>
          <w:divBdr>
            <w:top w:val="none" w:sz="0" w:space="0" w:color="auto"/>
            <w:left w:val="none" w:sz="0" w:space="0" w:color="auto"/>
            <w:bottom w:val="none" w:sz="0" w:space="0" w:color="auto"/>
            <w:right w:val="none" w:sz="0" w:space="0" w:color="auto"/>
          </w:divBdr>
        </w:div>
        <w:div w:id="503739837">
          <w:marLeft w:val="0"/>
          <w:marRight w:val="0"/>
          <w:marTop w:val="0"/>
          <w:marBottom w:val="0"/>
          <w:divBdr>
            <w:top w:val="none" w:sz="0" w:space="0" w:color="auto"/>
            <w:left w:val="none" w:sz="0" w:space="0" w:color="auto"/>
            <w:bottom w:val="none" w:sz="0" w:space="0" w:color="auto"/>
            <w:right w:val="none" w:sz="0" w:space="0" w:color="auto"/>
          </w:divBdr>
        </w:div>
        <w:div w:id="169567635">
          <w:marLeft w:val="0"/>
          <w:marRight w:val="0"/>
          <w:marTop w:val="0"/>
          <w:marBottom w:val="0"/>
          <w:divBdr>
            <w:top w:val="none" w:sz="0" w:space="0" w:color="auto"/>
            <w:left w:val="none" w:sz="0" w:space="0" w:color="auto"/>
            <w:bottom w:val="none" w:sz="0" w:space="0" w:color="auto"/>
            <w:right w:val="none" w:sz="0" w:space="0" w:color="auto"/>
          </w:divBdr>
        </w:div>
        <w:div w:id="1587223244">
          <w:marLeft w:val="0"/>
          <w:marRight w:val="0"/>
          <w:marTop w:val="0"/>
          <w:marBottom w:val="0"/>
          <w:divBdr>
            <w:top w:val="none" w:sz="0" w:space="0" w:color="auto"/>
            <w:left w:val="none" w:sz="0" w:space="0" w:color="auto"/>
            <w:bottom w:val="none" w:sz="0" w:space="0" w:color="auto"/>
            <w:right w:val="none" w:sz="0" w:space="0" w:color="auto"/>
          </w:divBdr>
        </w:div>
        <w:div w:id="269747805">
          <w:marLeft w:val="0"/>
          <w:marRight w:val="0"/>
          <w:marTop w:val="0"/>
          <w:marBottom w:val="0"/>
          <w:divBdr>
            <w:top w:val="none" w:sz="0" w:space="0" w:color="auto"/>
            <w:left w:val="none" w:sz="0" w:space="0" w:color="auto"/>
            <w:bottom w:val="none" w:sz="0" w:space="0" w:color="auto"/>
            <w:right w:val="none" w:sz="0" w:space="0" w:color="auto"/>
          </w:divBdr>
        </w:div>
        <w:div w:id="499128131">
          <w:marLeft w:val="0"/>
          <w:marRight w:val="0"/>
          <w:marTop w:val="0"/>
          <w:marBottom w:val="0"/>
          <w:divBdr>
            <w:top w:val="none" w:sz="0" w:space="0" w:color="auto"/>
            <w:left w:val="none" w:sz="0" w:space="0" w:color="auto"/>
            <w:bottom w:val="none" w:sz="0" w:space="0" w:color="auto"/>
            <w:right w:val="none" w:sz="0" w:space="0" w:color="auto"/>
          </w:divBdr>
        </w:div>
        <w:div w:id="1667516729">
          <w:marLeft w:val="0"/>
          <w:marRight w:val="0"/>
          <w:marTop w:val="0"/>
          <w:marBottom w:val="0"/>
          <w:divBdr>
            <w:top w:val="none" w:sz="0" w:space="0" w:color="auto"/>
            <w:left w:val="none" w:sz="0" w:space="0" w:color="auto"/>
            <w:bottom w:val="none" w:sz="0" w:space="0" w:color="auto"/>
            <w:right w:val="none" w:sz="0" w:space="0" w:color="auto"/>
          </w:divBdr>
        </w:div>
        <w:div w:id="800802560">
          <w:marLeft w:val="0"/>
          <w:marRight w:val="0"/>
          <w:marTop w:val="0"/>
          <w:marBottom w:val="0"/>
          <w:divBdr>
            <w:top w:val="none" w:sz="0" w:space="0" w:color="auto"/>
            <w:left w:val="none" w:sz="0" w:space="0" w:color="auto"/>
            <w:bottom w:val="none" w:sz="0" w:space="0" w:color="auto"/>
            <w:right w:val="none" w:sz="0" w:space="0" w:color="auto"/>
          </w:divBdr>
        </w:div>
      </w:divsChild>
    </w:div>
    <w:div w:id="1547062969">
      <w:bodyDiv w:val="1"/>
      <w:marLeft w:val="0"/>
      <w:marRight w:val="0"/>
      <w:marTop w:val="0"/>
      <w:marBottom w:val="0"/>
      <w:divBdr>
        <w:top w:val="none" w:sz="0" w:space="0" w:color="auto"/>
        <w:left w:val="none" w:sz="0" w:space="0" w:color="auto"/>
        <w:bottom w:val="none" w:sz="0" w:space="0" w:color="auto"/>
        <w:right w:val="none" w:sz="0" w:space="0" w:color="auto"/>
      </w:divBdr>
    </w:div>
    <w:div w:id="1551458287">
      <w:bodyDiv w:val="1"/>
      <w:marLeft w:val="0"/>
      <w:marRight w:val="0"/>
      <w:marTop w:val="0"/>
      <w:marBottom w:val="0"/>
      <w:divBdr>
        <w:top w:val="none" w:sz="0" w:space="0" w:color="auto"/>
        <w:left w:val="none" w:sz="0" w:space="0" w:color="auto"/>
        <w:bottom w:val="none" w:sz="0" w:space="0" w:color="auto"/>
        <w:right w:val="none" w:sz="0" w:space="0" w:color="auto"/>
      </w:divBdr>
    </w:div>
    <w:div w:id="1581911498">
      <w:bodyDiv w:val="1"/>
      <w:marLeft w:val="0"/>
      <w:marRight w:val="0"/>
      <w:marTop w:val="0"/>
      <w:marBottom w:val="0"/>
      <w:divBdr>
        <w:top w:val="none" w:sz="0" w:space="0" w:color="auto"/>
        <w:left w:val="none" w:sz="0" w:space="0" w:color="auto"/>
        <w:bottom w:val="none" w:sz="0" w:space="0" w:color="auto"/>
        <w:right w:val="none" w:sz="0" w:space="0" w:color="auto"/>
      </w:divBdr>
    </w:div>
    <w:div w:id="1625114099">
      <w:bodyDiv w:val="1"/>
      <w:marLeft w:val="0"/>
      <w:marRight w:val="0"/>
      <w:marTop w:val="0"/>
      <w:marBottom w:val="0"/>
      <w:divBdr>
        <w:top w:val="none" w:sz="0" w:space="0" w:color="auto"/>
        <w:left w:val="none" w:sz="0" w:space="0" w:color="auto"/>
        <w:bottom w:val="none" w:sz="0" w:space="0" w:color="auto"/>
        <w:right w:val="none" w:sz="0" w:space="0" w:color="auto"/>
      </w:divBdr>
      <w:divsChild>
        <w:div w:id="778524721">
          <w:marLeft w:val="0"/>
          <w:marRight w:val="0"/>
          <w:marTop w:val="0"/>
          <w:marBottom w:val="0"/>
          <w:divBdr>
            <w:top w:val="none" w:sz="0" w:space="0" w:color="auto"/>
            <w:left w:val="none" w:sz="0" w:space="0" w:color="auto"/>
            <w:bottom w:val="none" w:sz="0" w:space="0" w:color="auto"/>
            <w:right w:val="none" w:sz="0" w:space="0" w:color="auto"/>
          </w:divBdr>
        </w:div>
        <w:div w:id="2107341259">
          <w:marLeft w:val="0"/>
          <w:marRight w:val="0"/>
          <w:marTop w:val="0"/>
          <w:marBottom w:val="0"/>
          <w:divBdr>
            <w:top w:val="none" w:sz="0" w:space="0" w:color="auto"/>
            <w:left w:val="none" w:sz="0" w:space="0" w:color="auto"/>
            <w:bottom w:val="none" w:sz="0" w:space="0" w:color="auto"/>
            <w:right w:val="none" w:sz="0" w:space="0" w:color="auto"/>
          </w:divBdr>
        </w:div>
        <w:div w:id="450977660">
          <w:marLeft w:val="0"/>
          <w:marRight w:val="0"/>
          <w:marTop w:val="0"/>
          <w:marBottom w:val="0"/>
          <w:divBdr>
            <w:top w:val="none" w:sz="0" w:space="0" w:color="auto"/>
            <w:left w:val="none" w:sz="0" w:space="0" w:color="auto"/>
            <w:bottom w:val="none" w:sz="0" w:space="0" w:color="auto"/>
            <w:right w:val="none" w:sz="0" w:space="0" w:color="auto"/>
          </w:divBdr>
        </w:div>
        <w:div w:id="1286698815">
          <w:marLeft w:val="0"/>
          <w:marRight w:val="0"/>
          <w:marTop w:val="0"/>
          <w:marBottom w:val="0"/>
          <w:divBdr>
            <w:top w:val="none" w:sz="0" w:space="0" w:color="auto"/>
            <w:left w:val="none" w:sz="0" w:space="0" w:color="auto"/>
            <w:bottom w:val="none" w:sz="0" w:space="0" w:color="auto"/>
            <w:right w:val="none" w:sz="0" w:space="0" w:color="auto"/>
          </w:divBdr>
        </w:div>
        <w:div w:id="1455098902">
          <w:marLeft w:val="0"/>
          <w:marRight w:val="0"/>
          <w:marTop w:val="0"/>
          <w:marBottom w:val="0"/>
          <w:divBdr>
            <w:top w:val="none" w:sz="0" w:space="0" w:color="auto"/>
            <w:left w:val="none" w:sz="0" w:space="0" w:color="auto"/>
            <w:bottom w:val="none" w:sz="0" w:space="0" w:color="auto"/>
            <w:right w:val="none" w:sz="0" w:space="0" w:color="auto"/>
          </w:divBdr>
        </w:div>
        <w:div w:id="648361993">
          <w:marLeft w:val="0"/>
          <w:marRight w:val="0"/>
          <w:marTop w:val="0"/>
          <w:marBottom w:val="0"/>
          <w:divBdr>
            <w:top w:val="none" w:sz="0" w:space="0" w:color="auto"/>
            <w:left w:val="none" w:sz="0" w:space="0" w:color="auto"/>
            <w:bottom w:val="none" w:sz="0" w:space="0" w:color="auto"/>
            <w:right w:val="none" w:sz="0" w:space="0" w:color="auto"/>
          </w:divBdr>
        </w:div>
        <w:div w:id="1458717013">
          <w:marLeft w:val="0"/>
          <w:marRight w:val="0"/>
          <w:marTop w:val="0"/>
          <w:marBottom w:val="0"/>
          <w:divBdr>
            <w:top w:val="none" w:sz="0" w:space="0" w:color="auto"/>
            <w:left w:val="none" w:sz="0" w:space="0" w:color="auto"/>
            <w:bottom w:val="none" w:sz="0" w:space="0" w:color="auto"/>
            <w:right w:val="none" w:sz="0" w:space="0" w:color="auto"/>
          </w:divBdr>
        </w:div>
        <w:div w:id="1732851757">
          <w:marLeft w:val="0"/>
          <w:marRight w:val="0"/>
          <w:marTop w:val="0"/>
          <w:marBottom w:val="0"/>
          <w:divBdr>
            <w:top w:val="none" w:sz="0" w:space="0" w:color="auto"/>
            <w:left w:val="none" w:sz="0" w:space="0" w:color="auto"/>
            <w:bottom w:val="none" w:sz="0" w:space="0" w:color="auto"/>
            <w:right w:val="none" w:sz="0" w:space="0" w:color="auto"/>
          </w:divBdr>
        </w:div>
        <w:div w:id="627928460">
          <w:marLeft w:val="0"/>
          <w:marRight w:val="0"/>
          <w:marTop w:val="0"/>
          <w:marBottom w:val="0"/>
          <w:divBdr>
            <w:top w:val="none" w:sz="0" w:space="0" w:color="auto"/>
            <w:left w:val="none" w:sz="0" w:space="0" w:color="auto"/>
            <w:bottom w:val="none" w:sz="0" w:space="0" w:color="auto"/>
            <w:right w:val="none" w:sz="0" w:space="0" w:color="auto"/>
          </w:divBdr>
        </w:div>
        <w:div w:id="869492594">
          <w:marLeft w:val="0"/>
          <w:marRight w:val="0"/>
          <w:marTop w:val="0"/>
          <w:marBottom w:val="0"/>
          <w:divBdr>
            <w:top w:val="none" w:sz="0" w:space="0" w:color="auto"/>
            <w:left w:val="none" w:sz="0" w:space="0" w:color="auto"/>
            <w:bottom w:val="none" w:sz="0" w:space="0" w:color="auto"/>
            <w:right w:val="none" w:sz="0" w:space="0" w:color="auto"/>
          </w:divBdr>
        </w:div>
        <w:div w:id="585185923">
          <w:marLeft w:val="0"/>
          <w:marRight w:val="0"/>
          <w:marTop w:val="0"/>
          <w:marBottom w:val="0"/>
          <w:divBdr>
            <w:top w:val="none" w:sz="0" w:space="0" w:color="auto"/>
            <w:left w:val="none" w:sz="0" w:space="0" w:color="auto"/>
            <w:bottom w:val="none" w:sz="0" w:space="0" w:color="auto"/>
            <w:right w:val="none" w:sz="0" w:space="0" w:color="auto"/>
          </w:divBdr>
        </w:div>
        <w:div w:id="1436053134">
          <w:marLeft w:val="0"/>
          <w:marRight w:val="0"/>
          <w:marTop w:val="0"/>
          <w:marBottom w:val="0"/>
          <w:divBdr>
            <w:top w:val="none" w:sz="0" w:space="0" w:color="auto"/>
            <w:left w:val="none" w:sz="0" w:space="0" w:color="auto"/>
            <w:bottom w:val="none" w:sz="0" w:space="0" w:color="auto"/>
            <w:right w:val="none" w:sz="0" w:space="0" w:color="auto"/>
          </w:divBdr>
        </w:div>
        <w:div w:id="1659963422">
          <w:marLeft w:val="0"/>
          <w:marRight w:val="0"/>
          <w:marTop w:val="0"/>
          <w:marBottom w:val="0"/>
          <w:divBdr>
            <w:top w:val="none" w:sz="0" w:space="0" w:color="auto"/>
            <w:left w:val="none" w:sz="0" w:space="0" w:color="auto"/>
            <w:bottom w:val="none" w:sz="0" w:space="0" w:color="auto"/>
            <w:right w:val="none" w:sz="0" w:space="0" w:color="auto"/>
          </w:divBdr>
        </w:div>
        <w:div w:id="1958176728">
          <w:marLeft w:val="0"/>
          <w:marRight w:val="0"/>
          <w:marTop w:val="0"/>
          <w:marBottom w:val="0"/>
          <w:divBdr>
            <w:top w:val="none" w:sz="0" w:space="0" w:color="auto"/>
            <w:left w:val="none" w:sz="0" w:space="0" w:color="auto"/>
            <w:bottom w:val="none" w:sz="0" w:space="0" w:color="auto"/>
            <w:right w:val="none" w:sz="0" w:space="0" w:color="auto"/>
          </w:divBdr>
        </w:div>
        <w:div w:id="2134591260">
          <w:marLeft w:val="0"/>
          <w:marRight w:val="0"/>
          <w:marTop w:val="0"/>
          <w:marBottom w:val="0"/>
          <w:divBdr>
            <w:top w:val="none" w:sz="0" w:space="0" w:color="auto"/>
            <w:left w:val="none" w:sz="0" w:space="0" w:color="auto"/>
            <w:bottom w:val="none" w:sz="0" w:space="0" w:color="auto"/>
            <w:right w:val="none" w:sz="0" w:space="0" w:color="auto"/>
          </w:divBdr>
        </w:div>
        <w:div w:id="261107491">
          <w:marLeft w:val="0"/>
          <w:marRight w:val="0"/>
          <w:marTop w:val="0"/>
          <w:marBottom w:val="0"/>
          <w:divBdr>
            <w:top w:val="none" w:sz="0" w:space="0" w:color="auto"/>
            <w:left w:val="none" w:sz="0" w:space="0" w:color="auto"/>
            <w:bottom w:val="none" w:sz="0" w:space="0" w:color="auto"/>
            <w:right w:val="none" w:sz="0" w:space="0" w:color="auto"/>
          </w:divBdr>
        </w:div>
        <w:div w:id="1869640859">
          <w:marLeft w:val="0"/>
          <w:marRight w:val="0"/>
          <w:marTop w:val="0"/>
          <w:marBottom w:val="0"/>
          <w:divBdr>
            <w:top w:val="none" w:sz="0" w:space="0" w:color="auto"/>
            <w:left w:val="none" w:sz="0" w:space="0" w:color="auto"/>
            <w:bottom w:val="none" w:sz="0" w:space="0" w:color="auto"/>
            <w:right w:val="none" w:sz="0" w:space="0" w:color="auto"/>
          </w:divBdr>
        </w:div>
        <w:div w:id="209459233">
          <w:marLeft w:val="0"/>
          <w:marRight w:val="0"/>
          <w:marTop w:val="0"/>
          <w:marBottom w:val="0"/>
          <w:divBdr>
            <w:top w:val="none" w:sz="0" w:space="0" w:color="auto"/>
            <w:left w:val="none" w:sz="0" w:space="0" w:color="auto"/>
            <w:bottom w:val="none" w:sz="0" w:space="0" w:color="auto"/>
            <w:right w:val="none" w:sz="0" w:space="0" w:color="auto"/>
          </w:divBdr>
        </w:div>
        <w:div w:id="900094139">
          <w:marLeft w:val="0"/>
          <w:marRight w:val="0"/>
          <w:marTop w:val="0"/>
          <w:marBottom w:val="0"/>
          <w:divBdr>
            <w:top w:val="none" w:sz="0" w:space="0" w:color="auto"/>
            <w:left w:val="none" w:sz="0" w:space="0" w:color="auto"/>
            <w:bottom w:val="none" w:sz="0" w:space="0" w:color="auto"/>
            <w:right w:val="none" w:sz="0" w:space="0" w:color="auto"/>
          </w:divBdr>
        </w:div>
        <w:div w:id="343747368">
          <w:marLeft w:val="0"/>
          <w:marRight w:val="0"/>
          <w:marTop w:val="0"/>
          <w:marBottom w:val="0"/>
          <w:divBdr>
            <w:top w:val="none" w:sz="0" w:space="0" w:color="auto"/>
            <w:left w:val="none" w:sz="0" w:space="0" w:color="auto"/>
            <w:bottom w:val="none" w:sz="0" w:space="0" w:color="auto"/>
            <w:right w:val="none" w:sz="0" w:space="0" w:color="auto"/>
          </w:divBdr>
        </w:div>
        <w:div w:id="535701476">
          <w:marLeft w:val="0"/>
          <w:marRight w:val="0"/>
          <w:marTop w:val="0"/>
          <w:marBottom w:val="0"/>
          <w:divBdr>
            <w:top w:val="none" w:sz="0" w:space="0" w:color="auto"/>
            <w:left w:val="none" w:sz="0" w:space="0" w:color="auto"/>
            <w:bottom w:val="none" w:sz="0" w:space="0" w:color="auto"/>
            <w:right w:val="none" w:sz="0" w:space="0" w:color="auto"/>
          </w:divBdr>
        </w:div>
      </w:divsChild>
    </w:div>
    <w:div w:id="1712073812">
      <w:bodyDiv w:val="1"/>
      <w:marLeft w:val="0"/>
      <w:marRight w:val="0"/>
      <w:marTop w:val="0"/>
      <w:marBottom w:val="0"/>
      <w:divBdr>
        <w:top w:val="none" w:sz="0" w:space="0" w:color="auto"/>
        <w:left w:val="none" w:sz="0" w:space="0" w:color="auto"/>
        <w:bottom w:val="none" w:sz="0" w:space="0" w:color="auto"/>
        <w:right w:val="none" w:sz="0" w:space="0" w:color="auto"/>
      </w:divBdr>
    </w:div>
    <w:div w:id="1733694415">
      <w:bodyDiv w:val="1"/>
      <w:marLeft w:val="0"/>
      <w:marRight w:val="0"/>
      <w:marTop w:val="0"/>
      <w:marBottom w:val="0"/>
      <w:divBdr>
        <w:top w:val="none" w:sz="0" w:space="0" w:color="auto"/>
        <w:left w:val="none" w:sz="0" w:space="0" w:color="auto"/>
        <w:bottom w:val="none" w:sz="0" w:space="0" w:color="auto"/>
        <w:right w:val="none" w:sz="0" w:space="0" w:color="auto"/>
      </w:divBdr>
    </w:div>
    <w:div w:id="1737389753">
      <w:bodyDiv w:val="1"/>
      <w:marLeft w:val="0"/>
      <w:marRight w:val="0"/>
      <w:marTop w:val="0"/>
      <w:marBottom w:val="0"/>
      <w:divBdr>
        <w:top w:val="none" w:sz="0" w:space="0" w:color="auto"/>
        <w:left w:val="none" w:sz="0" w:space="0" w:color="auto"/>
        <w:bottom w:val="none" w:sz="0" w:space="0" w:color="auto"/>
        <w:right w:val="none" w:sz="0" w:space="0" w:color="auto"/>
      </w:divBdr>
    </w:div>
    <w:div w:id="1824811201">
      <w:bodyDiv w:val="1"/>
      <w:marLeft w:val="0"/>
      <w:marRight w:val="0"/>
      <w:marTop w:val="0"/>
      <w:marBottom w:val="0"/>
      <w:divBdr>
        <w:top w:val="none" w:sz="0" w:space="0" w:color="auto"/>
        <w:left w:val="none" w:sz="0" w:space="0" w:color="auto"/>
        <w:bottom w:val="none" w:sz="0" w:space="0" w:color="auto"/>
        <w:right w:val="none" w:sz="0" w:space="0" w:color="auto"/>
      </w:divBdr>
    </w:div>
    <w:div w:id="1877696575">
      <w:bodyDiv w:val="1"/>
      <w:marLeft w:val="0"/>
      <w:marRight w:val="0"/>
      <w:marTop w:val="0"/>
      <w:marBottom w:val="0"/>
      <w:divBdr>
        <w:top w:val="none" w:sz="0" w:space="0" w:color="auto"/>
        <w:left w:val="none" w:sz="0" w:space="0" w:color="auto"/>
        <w:bottom w:val="none" w:sz="0" w:space="0" w:color="auto"/>
        <w:right w:val="none" w:sz="0" w:space="0" w:color="auto"/>
      </w:divBdr>
    </w:div>
    <w:div w:id="1921713117">
      <w:bodyDiv w:val="1"/>
      <w:marLeft w:val="0"/>
      <w:marRight w:val="0"/>
      <w:marTop w:val="0"/>
      <w:marBottom w:val="0"/>
      <w:divBdr>
        <w:top w:val="none" w:sz="0" w:space="0" w:color="auto"/>
        <w:left w:val="none" w:sz="0" w:space="0" w:color="auto"/>
        <w:bottom w:val="none" w:sz="0" w:space="0" w:color="auto"/>
        <w:right w:val="none" w:sz="0" w:space="0" w:color="auto"/>
      </w:divBdr>
    </w:div>
    <w:div w:id="1935505004">
      <w:bodyDiv w:val="1"/>
      <w:marLeft w:val="0"/>
      <w:marRight w:val="0"/>
      <w:marTop w:val="0"/>
      <w:marBottom w:val="0"/>
      <w:divBdr>
        <w:top w:val="none" w:sz="0" w:space="0" w:color="auto"/>
        <w:left w:val="none" w:sz="0" w:space="0" w:color="auto"/>
        <w:bottom w:val="none" w:sz="0" w:space="0" w:color="auto"/>
        <w:right w:val="none" w:sz="0" w:space="0" w:color="auto"/>
      </w:divBdr>
      <w:divsChild>
        <w:div w:id="421267435">
          <w:marLeft w:val="0"/>
          <w:marRight w:val="0"/>
          <w:marTop w:val="0"/>
          <w:marBottom w:val="0"/>
          <w:divBdr>
            <w:top w:val="none" w:sz="0" w:space="0" w:color="auto"/>
            <w:left w:val="none" w:sz="0" w:space="0" w:color="auto"/>
            <w:bottom w:val="none" w:sz="0" w:space="0" w:color="auto"/>
            <w:right w:val="none" w:sz="0" w:space="0" w:color="auto"/>
          </w:divBdr>
        </w:div>
        <w:div w:id="1077047089">
          <w:marLeft w:val="0"/>
          <w:marRight w:val="0"/>
          <w:marTop w:val="0"/>
          <w:marBottom w:val="0"/>
          <w:divBdr>
            <w:top w:val="none" w:sz="0" w:space="0" w:color="auto"/>
            <w:left w:val="none" w:sz="0" w:space="0" w:color="auto"/>
            <w:bottom w:val="none" w:sz="0" w:space="0" w:color="auto"/>
            <w:right w:val="none" w:sz="0" w:space="0" w:color="auto"/>
          </w:divBdr>
        </w:div>
        <w:div w:id="1587614553">
          <w:marLeft w:val="0"/>
          <w:marRight w:val="0"/>
          <w:marTop w:val="0"/>
          <w:marBottom w:val="0"/>
          <w:divBdr>
            <w:top w:val="none" w:sz="0" w:space="0" w:color="auto"/>
            <w:left w:val="none" w:sz="0" w:space="0" w:color="auto"/>
            <w:bottom w:val="none" w:sz="0" w:space="0" w:color="auto"/>
            <w:right w:val="none" w:sz="0" w:space="0" w:color="auto"/>
          </w:divBdr>
        </w:div>
        <w:div w:id="1005742544">
          <w:marLeft w:val="0"/>
          <w:marRight w:val="0"/>
          <w:marTop w:val="0"/>
          <w:marBottom w:val="0"/>
          <w:divBdr>
            <w:top w:val="none" w:sz="0" w:space="0" w:color="auto"/>
            <w:left w:val="none" w:sz="0" w:space="0" w:color="auto"/>
            <w:bottom w:val="none" w:sz="0" w:space="0" w:color="auto"/>
            <w:right w:val="none" w:sz="0" w:space="0" w:color="auto"/>
          </w:divBdr>
        </w:div>
        <w:div w:id="1953974230">
          <w:marLeft w:val="0"/>
          <w:marRight w:val="0"/>
          <w:marTop w:val="0"/>
          <w:marBottom w:val="0"/>
          <w:divBdr>
            <w:top w:val="none" w:sz="0" w:space="0" w:color="auto"/>
            <w:left w:val="none" w:sz="0" w:space="0" w:color="auto"/>
            <w:bottom w:val="none" w:sz="0" w:space="0" w:color="auto"/>
            <w:right w:val="none" w:sz="0" w:space="0" w:color="auto"/>
          </w:divBdr>
        </w:div>
        <w:div w:id="1728528360">
          <w:marLeft w:val="0"/>
          <w:marRight w:val="0"/>
          <w:marTop w:val="0"/>
          <w:marBottom w:val="0"/>
          <w:divBdr>
            <w:top w:val="none" w:sz="0" w:space="0" w:color="auto"/>
            <w:left w:val="none" w:sz="0" w:space="0" w:color="auto"/>
            <w:bottom w:val="none" w:sz="0" w:space="0" w:color="auto"/>
            <w:right w:val="none" w:sz="0" w:space="0" w:color="auto"/>
          </w:divBdr>
        </w:div>
        <w:div w:id="820804358">
          <w:marLeft w:val="0"/>
          <w:marRight w:val="0"/>
          <w:marTop w:val="0"/>
          <w:marBottom w:val="0"/>
          <w:divBdr>
            <w:top w:val="none" w:sz="0" w:space="0" w:color="auto"/>
            <w:left w:val="none" w:sz="0" w:space="0" w:color="auto"/>
            <w:bottom w:val="none" w:sz="0" w:space="0" w:color="auto"/>
            <w:right w:val="none" w:sz="0" w:space="0" w:color="auto"/>
          </w:divBdr>
        </w:div>
        <w:div w:id="1004432662">
          <w:marLeft w:val="0"/>
          <w:marRight w:val="0"/>
          <w:marTop w:val="0"/>
          <w:marBottom w:val="0"/>
          <w:divBdr>
            <w:top w:val="none" w:sz="0" w:space="0" w:color="auto"/>
            <w:left w:val="none" w:sz="0" w:space="0" w:color="auto"/>
            <w:bottom w:val="none" w:sz="0" w:space="0" w:color="auto"/>
            <w:right w:val="none" w:sz="0" w:space="0" w:color="auto"/>
          </w:divBdr>
        </w:div>
        <w:div w:id="4594622">
          <w:marLeft w:val="0"/>
          <w:marRight w:val="0"/>
          <w:marTop w:val="0"/>
          <w:marBottom w:val="0"/>
          <w:divBdr>
            <w:top w:val="none" w:sz="0" w:space="0" w:color="auto"/>
            <w:left w:val="none" w:sz="0" w:space="0" w:color="auto"/>
            <w:bottom w:val="none" w:sz="0" w:space="0" w:color="auto"/>
            <w:right w:val="none" w:sz="0" w:space="0" w:color="auto"/>
          </w:divBdr>
        </w:div>
        <w:div w:id="1184634693">
          <w:marLeft w:val="0"/>
          <w:marRight w:val="0"/>
          <w:marTop w:val="0"/>
          <w:marBottom w:val="0"/>
          <w:divBdr>
            <w:top w:val="none" w:sz="0" w:space="0" w:color="auto"/>
            <w:left w:val="none" w:sz="0" w:space="0" w:color="auto"/>
            <w:bottom w:val="none" w:sz="0" w:space="0" w:color="auto"/>
            <w:right w:val="none" w:sz="0" w:space="0" w:color="auto"/>
          </w:divBdr>
        </w:div>
        <w:div w:id="1340615315">
          <w:marLeft w:val="0"/>
          <w:marRight w:val="0"/>
          <w:marTop w:val="0"/>
          <w:marBottom w:val="0"/>
          <w:divBdr>
            <w:top w:val="none" w:sz="0" w:space="0" w:color="auto"/>
            <w:left w:val="none" w:sz="0" w:space="0" w:color="auto"/>
            <w:bottom w:val="none" w:sz="0" w:space="0" w:color="auto"/>
            <w:right w:val="none" w:sz="0" w:space="0" w:color="auto"/>
          </w:divBdr>
        </w:div>
        <w:div w:id="1708793469">
          <w:marLeft w:val="0"/>
          <w:marRight w:val="0"/>
          <w:marTop w:val="0"/>
          <w:marBottom w:val="0"/>
          <w:divBdr>
            <w:top w:val="none" w:sz="0" w:space="0" w:color="auto"/>
            <w:left w:val="none" w:sz="0" w:space="0" w:color="auto"/>
            <w:bottom w:val="none" w:sz="0" w:space="0" w:color="auto"/>
            <w:right w:val="none" w:sz="0" w:space="0" w:color="auto"/>
          </w:divBdr>
        </w:div>
        <w:div w:id="735052513">
          <w:marLeft w:val="0"/>
          <w:marRight w:val="0"/>
          <w:marTop w:val="0"/>
          <w:marBottom w:val="0"/>
          <w:divBdr>
            <w:top w:val="none" w:sz="0" w:space="0" w:color="auto"/>
            <w:left w:val="none" w:sz="0" w:space="0" w:color="auto"/>
            <w:bottom w:val="none" w:sz="0" w:space="0" w:color="auto"/>
            <w:right w:val="none" w:sz="0" w:space="0" w:color="auto"/>
          </w:divBdr>
        </w:div>
        <w:div w:id="126550506">
          <w:marLeft w:val="0"/>
          <w:marRight w:val="0"/>
          <w:marTop w:val="0"/>
          <w:marBottom w:val="0"/>
          <w:divBdr>
            <w:top w:val="none" w:sz="0" w:space="0" w:color="auto"/>
            <w:left w:val="none" w:sz="0" w:space="0" w:color="auto"/>
            <w:bottom w:val="none" w:sz="0" w:space="0" w:color="auto"/>
            <w:right w:val="none" w:sz="0" w:space="0" w:color="auto"/>
          </w:divBdr>
        </w:div>
        <w:div w:id="1924953011">
          <w:marLeft w:val="0"/>
          <w:marRight w:val="0"/>
          <w:marTop w:val="0"/>
          <w:marBottom w:val="0"/>
          <w:divBdr>
            <w:top w:val="none" w:sz="0" w:space="0" w:color="auto"/>
            <w:left w:val="none" w:sz="0" w:space="0" w:color="auto"/>
            <w:bottom w:val="none" w:sz="0" w:space="0" w:color="auto"/>
            <w:right w:val="none" w:sz="0" w:space="0" w:color="auto"/>
          </w:divBdr>
        </w:div>
        <w:div w:id="1425569724">
          <w:marLeft w:val="0"/>
          <w:marRight w:val="0"/>
          <w:marTop w:val="0"/>
          <w:marBottom w:val="0"/>
          <w:divBdr>
            <w:top w:val="none" w:sz="0" w:space="0" w:color="auto"/>
            <w:left w:val="none" w:sz="0" w:space="0" w:color="auto"/>
            <w:bottom w:val="none" w:sz="0" w:space="0" w:color="auto"/>
            <w:right w:val="none" w:sz="0" w:space="0" w:color="auto"/>
          </w:divBdr>
        </w:div>
        <w:div w:id="355541014">
          <w:marLeft w:val="0"/>
          <w:marRight w:val="0"/>
          <w:marTop w:val="0"/>
          <w:marBottom w:val="0"/>
          <w:divBdr>
            <w:top w:val="none" w:sz="0" w:space="0" w:color="auto"/>
            <w:left w:val="none" w:sz="0" w:space="0" w:color="auto"/>
            <w:bottom w:val="none" w:sz="0" w:space="0" w:color="auto"/>
            <w:right w:val="none" w:sz="0" w:space="0" w:color="auto"/>
          </w:divBdr>
        </w:div>
        <w:div w:id="109519744">
          <w:marLeft w:val="0"/>
          <w:marRight w:val="0"/>
          <w:marTop w:val="0"/>
          <w:marBottom w:val="0"/>
          <w:divBdr>
            <w:top w:val="none" w:sz="0" w:space="0" w:color="auto"/>
            <w:left w:val="none" w:sz="0" w:space="0" w:color="auto"/>
            <w:bottom w:val="none" w:sz="0" w:space="0" w:color="auto"/>
            <w:right w:val="none" w:sz="0" w:space="0" w:color="auto"/>
          </w:divBdr>
        </w:div>
      </w:divsChild>
    </w:div>
    <w:div w:id="1998076019">
      <w:bodyDiv w:val="1"/>
      <w:marLeft w:val="0"/>
      <w:marRight w:val="0"/>
      <w:marTop w:val="0"/>
      <w:marBottom w:val="0"/>
      <w:divBdr>
        <w:top w:val="none" w:sz="0" w:space="0" w:color="auto"/>
        <w:left w:val="none" w:sz="0" w:space="0" w:color="auto"/>
        <w:bottom w:val="none" w:sz="0" w:space="0" w:color="auto"/>
        <w:right w:val="none" w:sz="0" w:space="0" w:color="auto"/>
      </w:divBdr>
    </w:div>
    <w:div w:id="2009209351">
      <w:bodyDiv w:val="1"/>
      <w:marLeft w:val="0"/>
      <w:marRight w:val="0"/>
      <w:marTop w:val="0"/>
      <w:marBottom w:val="0"/>
      <w:divBdr>
        <w:top w:val="none" w:sz="0" w:space="0" w:color="auto"/>
        <w:left w:val="none" w:sz="0" w:space="0" w:color="auto"/>
        <w:bottom w:val="none" w:sz="0" w:space="0" w:color="auto"/>
        <w:right w:val="none" w:sz="0" w:space="0" w:color="auto"/>
      </w:divBdr>
    </w:div>
    <w:div w:id="2069188575">
      <w:bodyDiv w:val="1"/>
      <w:marLeft w:val="0"/>
      <w:marRight w:val="0"/>
      <w:marTop w:val="0"/>
      <w:marBottom w:val="0"/>
      <w:divBdr>
        <w:top w:val="none" w:sz="0" w:space="0" w:color="auto"/>
        <w:left w:val="none" w:sz="0" w:space="0" w:color="auto"/>
        <w:bottom w:val="none" w:sz="0" w:space="0" w:color="auto"/>
        <w:right w:val="none" w:sz="0" w:space="0" w:color="auto"/>
      </w:divBdr>
    </w:div>
    <w:div w:id="2083487099">
      <w:bodyDiv w:val="1"/>
      <w:marLeft w:val="0"/>
      <w:marRight w:val="0"/>
      <w:marTop w:val="0"/>
      <w:marBottom w:val="0"/>
      <w:divBdr>
        <w:top w:val="none" w:sz="0" w:space="0" w:color="auto"/>
        <w:left w:val="none" w:sz="0" w:space="0" w:color="auto"/>
        <w:bottom w:val="none" w:sz="0" w:space="0" w:color="auto"/>
        <w:right w:val="none" w:sz="0" w:space="0" w:color="auto"/>
      </w:divBdr>
      <w:divsChild>
        <w:div w:id="1558321111">
          <w:marLeft w:val="0"/>
          <w:marRight w:val="0"/>
          <w:marTop w:val="0"/>
          <w:marBottom w:val="0"/>
          <w:divBdr>
            <w:top w:val="none" w:sz="0" w:space="0" w:color="auto"/>
            <w:left w:val="none" w:sz="0" w:space="0" w:color="auto"/>
            <w:bottom w:val="none" w:sz="0" w:space="0" w:color="auto"/>
            <w:right w:val="none" w:sz="0" w:space="0" w:color="auto"/>
          </w:divBdr>
        </w:div>
        <w:div w:id="487939202">
          <w:marLeft w:val="0"/>
          <w:marRight w:val="0"/>
          <w:marTop w:val="0"/>
          <w:marBottom w:val="0"/>
          <w:divBdr>
            <w:top w:val="none" w:sz="0" w:space="0" w:color="auto"/>
            <w:left w:val="none" w:sz="0" w:space="0" w:color="auto"/>
            <w:bottom w:val="none" w:sz="0" w:space="0" w:color="auto"/>
            <w:right w:val="none" w:sz="0" w:space="0" w:color="auto"/>
          </w:divBdr>
        </w:div>
      </w:divsChild>
    </w:div>
    <w:div w:id="2094743115">
      <w:bodyDiv w:val="1"/>
      <w:marLeft w:val="0"/>
      <w:marRight w:val="0"/>
      <w:marTop w:val="0"/>
      <w:marBottom w:val="0"/>
      <w:divBdr>
        <w:top w:val="none" w:sz="0" w:space="0" w:color="auto"/>
        <w:left w:val="none" w:sz="0" w:space="0" w:color="auto"/>
        <w:bottom w:val="none" w:sz="0" w:space="0" w:color="auto"/>
        <w:right w:val="none" w:sz="0" w:space="0" w:color="auto"/>
      </w:divBdr>
    </w:div>
    <w:div w:id="2113822233">
      <w:bodyDiv w:val="1"/>
      <w:marLeft w:val="0"/>
      <w:marRight w:val="0"/>
      <w:marTop w:val="0"/>
      <w:marBottom w:val="0"/>
      <w:divBdr>
        <w:top w:val="none" w:sz="0" w:space="0" w:color="auto"/>
        <w:left w:val="none" w:sz="0" w:space="0" w:color="auto"/>
        <w:bottom w:val="none" w:sz="0" w:space="0" w:color="auto"/>
        <w:right w:val="none" w:sz="0" w:space="0" w:color="auto"/>
      </w:divBdr>
    </w:div>
    <w:div w:id="2143957632">
      <w:bodyDiv w:val="1"/>
      <w:marLeft w:val="0"/>
      <w:marRight w:val="0"/>
      <w:marTop w:val="0"/>
      <w:marBottom w:val="0"/>
      <w:divBdr>
        <w:top w:val="none" w:sz="0" w:space="0" w:color="auto"/>
        <w:left w:val="none" w:sz="0" w:space="0" w:color="auto"/>
        <w:bottom w:val="none" w:sz="0" w:space="0" w:color="auto"/>
        <w:right w:val="none" w:sz="0" w:space="0" w:color="auto"/>
      </w:divBdr>
      <w:divsChild>
        <w:div w:id="1143813751">
          <w:marLeft w:val="0"/>
          <w:marRight w:val="0"/>
          <w:marTop w:val="0"/>
          <w:marBottom w:val="0"/>
          <w:divBdr>
            <w:top w:val="none" w:sz="0" w:space="0" w:color="auto"/>
            <w:left w:val="none" w:sz="0" w:space="0" w:color="auto"/>
            <w:bottom w:val="none" w:sz="0" w:space="0" w:color="auto"/>
            <w:right w:val="none" w:sz="0" w:space="0" w:color="auto"/>
          </w:divBdr>
        </w:div>
        <w:div w:id="38071250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compadre-db.org"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00710E-2211-1B43-AC6B-F1C44073A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6914</Words>
  <Characters>38029</Characters>
  <Application>Microsoft Office Word</Application>
  <DocSecurity>0</DocSecurity>
  <Lines>316</Lines>
  <Paragraphs>89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Barks</dc:creator>
  <cp:keywords/>
  <dc:description/>
  <cp:lastModifiedBy>Patrick BARKS</cp:lastModifiedBy>
  <cp:revision>11</cp:revision>
  <dcterms:created xsi:type="dcterms:W3CDTF">2020-10-09T06:53:00Z</dcterms:created>
  <dcterms:modified xsi:type="dcterms:W3CDTF">2020-10-11T16:25:00Z</dcterms:modified>
</cp:coreProperties>
</file>