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E7BDB4" w14:textId="77777777" w:rsidR="007503FE" w:rsidRDefault="00000000">
      <w:pPr>
        <w:pStyle w:val="Heading1"/>
      </w:pPr>
      <w:bookmarkStart w:id="0" w:name="abstract"/>
      <w:r>
        <w:t>Abstract</w:t>
      </w:r>
    </w:p>
    <w:p w14:paraId="3E65A07F" w14:textId="59C29527" w:rsidR="007503FE" w:rsidDel="00DD0CB2" w:rsidRDefault="00DD0CB2" w:rsidP="00DD0CB2">
      <w:pPr>
        <w:rPr>
          <w:del w:id="1" w:author="Emily Simmonds" w:date="2026-07-09T19:25:00Z" w16du:dateUtc="2026-07-09T18:25:00Z"/>
        </w:rPr>
      </w:pPr>
      <w:ins w:id="2" w:author="Emily Simmonds" w:date="2026-07-09T19:26:00Z" w16du:dateUtc="2026-07-09T18:26:00Z">
        <w:r>
          <w:t xml:space="preserve">1. </w:t>
        </w:r>
      </w:ins>
      <w:r>
        <w:t>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14:paraId="0B5825D1" w14:textId="1F5EFFF2" w:rsidR="00DD0CB2" w:rsidDel="00DD0CB2" w:rsidRDefault="00DD0CB2" w:rsidP="00DD0CB2">
      <w:pPr>
        <w:rPr>
          <w:del w:id="3" w:author="Emily Simmonds" w:date="2026-07-09T19:23:00Z" w16du:dateUtc="2026-07-09T18:23:00Z"/>
        </w:rPr>
      </w:pPr>
      <w:ins w:id="4" w:author="Emily Simmonds" w:date="2026-07-09T19:26:00Z" w16du:dateUtc="2026-07-09T18:26:00Z">
        <w:r>
          <w:t xml:space="preserve">2. </w:t>
        </w:r>
      </w:ins>
      <w:r>
        <w:t>Using a subset of studies from the COMPADRE Plant Matrix Database for which transition-specific sample sizes could be obtained, we reconstructed sampling distributions for transition rates and derived demographic parameters, and conducted three related analyses</w:t>
      </w:r>
      <w:ins w:id="5" w:author="Emily Simmonds" w:date="2026-07-09T19:21:00Z" w16du:dateUtc="2026-07-09T18:21:00Z">
        <w:r>
          <w:t xml:space="preserve"> with and without explicit sampling uncertainty</w:t>
        </w:r>
      </w:ins>
      <w:r>
        <w:t xml:space="preserve">: </w:t>
      </w:r>
      <w:ins w:id="6" w:author="Emily Simmonds" w:date="2026-07-09T19:22:00Z" w16du:dateUtc="2026-07-09T18:22:00Z">
        <w:r>
          <w:t xml:space="preserve">(1) </w:t>
        </w:r>
      </w:ins>
      <w:r>
        <w:t xml:space="preserve">a </w:t>
      </w:r>
      <w:ins w:id="7" w:author="Emily Simmonds" w:date="2026-07-09T19:20:00Z" w16du:dateUtc="2026-07-09T18:20:00Z">
        <w:r>
          <w:t xml:space="preserve">multi-species </w:t>
        </w:r>
      </w:ins>
      <w:r>
        <w:t>comparative analysis</w:t>
      </w:r>
      <w:ins w:id="8" w:author="Emily Simmonds" w:date="2026-07-09T19:22:00Z" w16du:dateUtc="2026-07-09T18:22:00Z">
        <w:r>
          <w:t xml:space="preserve"> of life expectancy-shape relationships</w:t>
        </w:r>
      </w:ins>
      <w:r>
        <w:t xml:space="preserve">, </w:t>
      </w:r>
      <w:ins w:id="9" w:author="Emily Simmonds" w:date="2026-07-09T19:22:00Z" w16du:dateUtc="2026-07-09T18:22:00Z">
        <w:r>
          <w:t xml:space="preserve">(2) </w:t>
        </w:r>
      </w:ins>
      <w:r>
        <w:t xml:space="preserve">a </w:t>
      </w:r>
      <w:del w:id="10" w:author="Emily Simmonds" w:date="2026-07-09T19:20:00Z" w16du:dateUtc="2026-07-09T18:20:00Z">
        <w:r w:rsidDel="00DD0CB2">
          <w:delText>within-</w:delText>
        </w:r>
      </w:del>
      <w:ins w:id="11" w:author="Emily Simmonds" w:date="2026-07-09T19:20:00Z" w16du:dateUtc="2026-07-09T18:20:00Z">
        <w:r>
          <w:t>single-</w:t>
        </w:r>
      </w:ins>
      <w:r>
        <w:t>species time-series analysis</w:t>
      </w:r>
      <w:ins w:id="12" w:author="Emily Simmonds" w:date="2026-07-09T19:22:00Z" w16du:dateUtc="2026-07-09T18:22:00Z">
        <w:r>
          <w:t xml:space="preserve"> of climate-demography effects</w:t>
        </w:r>
      </w:ins>
      <w:ins w:id="13" w:author="Emily Simmonds" w:date="2026-07-09T19:20:00Z" w16du:dateUtc="2026-07-09T18:20:00Z">
        <w:r>
          <w:t xml:space="preserve"> (analysis 2)</w:t>
        </w:r>
      </w:ins>
      <w:r>
        <w:t xml:space="preserve">, and </w:t>
      </w:r>
      <w:ins w:id="14" w:author="Emily Simmonds" w:date="2026-07-09T19:23:00Z" w16du:dateUtc="2026-07-09T18:23:00Z">
        <w:r>
          <w:t xml:space="preserve">(3) </w:t>
        </w:r>
      </w:ins>
      <w:r>
        <w:t xml:space="preserve">a multi-site extension of </w:t>
      </w:r>
      <w:del w:id="15" w:author="Emily Simmonds" w:date="2026-07-09T19:23:00Z" w16du:dateUtc="2026-07-09T18:23:00Z">
        <w:r w:rsidDel="00DD0CB2">
          <w:delText xml:space="preserve">the climate-demography </w:delText>
        </w:r>
      </w:del>
      <w:r>
        <w:t>analysis</w:t>
      </w:r>
      <w:ins w:id="16" w:author="Emily Simmonds" w:date="2026-07-09T19:23:00Z" w16du:dateUtc="2026-07-09T18:23:00Z">
        <w:r>
          <w:t xml:space="preserve"> 2.</w:t>
        </w:r>
      </w:ins>
      <w:del w:id="17" w:author="Emily Simmonds" w:date="2026-07-09T19:21:00Z" w16du:dateUtc="2026-07-09T18:21:00Z">
        <w:r w:rsidDel="00DD0CB2">
          <w:delText>, each fit with and without explicit sampling uncertainty</w:delText>
        </w:r>
      </w:del>
      <w:del w:id="18" w:author="Emily Simmonds" w:date="2026-07-09T19:23:00Z" w16du:dateUtc="2026-07-09T18:23:00Z">
        <w:r w:rsidDel="00DD0CB2">
          <w:delText>.</w:delText>
        </w:r>
      </w:del>
    </w:p>
    <w:p w14:paraId="1462B927" w14:textId="5F6E7374" w:rsidR="007503FE" w:rsidRDefault="00DD0CB2">
      <w:pPr>
        <w:pPrChange w:id="19" w:author="Emily Simmonds" w:date="2026-07-09T19:25:00Z" w16du:dateUtc="2026-07-09T18:25:00Z">
          <w:pPr>
            <w:ind w:left="360"/>
          </w:pPr>
        </w:pPrChange>
      </w:pPr>
      <w:ins w:id="20" w:author="Emily Simmonds" w:date="2026-07-09T19:26:00Z" w16du:dateUtc="2026-07-09T18:26:00Z">
        <w:r>
          <w:t xml:space="preserve">3. </w:t>
        </w:r>
      </w:ins>
      <w:r>
        <w:t xml:space="preserve">The effects of sampling uncertainty were strongly trait-dependent. </w:t>
      </w:r>
      <w:del w:id="21" w:author="Emily Simmonds" w:date="2026-07-09T16:30:00Z" w16du:dateUtc="2026-07-09T15:30:00Z">
        <w:r w:rsidDel="0059558D">
          <w:delText xml:space="preserve">It </w:delText>
        </w:r>
      </w:del>
      <w:ins w:id="22" w:author="Emily Simmonds" w:date="2026-07-09T16:31:00Z" w16du:dateUtc="2026-07-09T15:31:00Z">
        <w:r w:rsidR="0059558D">
          <w:t xml:space="preserve">Sampling uncertainty </w:t>
        </w:r>
      </w:ins>
      <w:r>
        <w:t>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w:t>
      </w:r>
    </w:p>
    <w:p w14:paraId="2A65CCC9" w14:textId="1B9A1E34" w:rsidR="007503FE" w:rsidRDefault="00DD0CB2">
      <w:pPr>
        <w:pPrChange w:id="23" w:author="Emily Simmonds" w:date="2026-07-09T19:25:00Z" w16du:dateUtc="2026-07-09T18:25:00Z">
          <w:pPr>
            <w:ind w:left="720"/>
          </w:pPr>
        </w:pPrChange>
      </w:pPr>
      <w:ins w:id="24" w:author="Emily Simmonds" w:date="2026-07-09T19:26:00Z" w16du:dateUtc="2026-07-09T18:26:00Z">
        <w:r>
          <w:t xml:space="preserve">4. </w:t>
        </w:r>
      </w:ins>
      <w:r>
        <w:t>Together, these analyses show that ignoring sampling uncertainty does not universally compromise inference from published projection matrices, but can yield fragile or biased conclusions for certain demographic traits. We identify structural features of MPMs and analyses that may indicate heightened sensitivity to sampling uncertainty, and discuss implications for researchers using compiled demographic databases.</w:t>
      </w:r>
    </w:p>
    <w:p w14:paraId="1E6DF6AA" w14:textId="77777777" w:rsidR="007503FE" w:rsidRDefault="00000000">
      <w:pPr>
        <w:pStyle w:val="FirstParagraph"/>
      </w:pPr>
      <w:r>
        <w:lastRenderedPageBreak/>
        <w:t>Keywords: age-from-stage methods; parametric bootstrapping; estimation bias; parameter uncertainty; stage-structured models; sensitivity analysis; plant demography; life history traits</w:t>
      </w:r>
    </w:p>
    <w:p w14:paraId="7B9CA1B5" w14:textId="77777777" w:rsidR="007503FE" w:rsidRDefault="00000000">
      <w:r>
        <w:br w:type="page"/>
      </w:r>
    </w:p>
    <w:p w14:paraId="42F4A7AC" w14:textId="77777777" w:rsidR="007503FE" w:rsidRDefault="00000000">
      <w:pPr>
        <w:pStyle w:val="Heading1"/>
      </w:pPr>
      <w:bookmarkStart w:id="25" w:name="introduction"/>
      <w:bookmarkEnd w:id="0"/>
      <w:r>
        <w:lastRenderedPageBreak/>
        <w:t>Introduction</w:t>
      </w:r>
    </w:p>
    <w:p w14:paraId="35DE4F9C" w14:textId="77777777" w:rsidR="008F16D2" w:rsidRDefault="00297546" w:rsidP="008F16D2">
      <w:pPr>
        <w:pStyle w:val="BodyText"/>
        <w:rPr>
          <w:ins w:id="26" w:author="Emily Simmonds" w:date="2026-08-17T10:24:00Z" w16du:dateUtc="2026-08-17T09:24:00Z"/>
        </w:rPr>
      </w:pPr>
      <w:ins w:id="27" w:author="Emily Simmonds" w:date="2026-08-14T16:22:00Z" w16du:dateUtc="2026-08-14T15:22:00Z">
        <w:r>
          <w:t>Sampling uncertainty is a widely recognized</w:t>
        </w:r>
      </w:ins>
      <w:ins w:id="28" w:author="Emily Simmonds" w:date="2026-08-14T16:24:00Z" w16du:dateUtc="2026-08-14T15:24:00Z">
        <w:r>
          <w:t>, inherent component of</w:t>
        </w:r>
      </w:ins>
      <w:ins w:id="29" w:author="Emily Simmonds" w:date="2026-08-14T16:23:00Z" w16du:dateUtc="2026-08-14T15:23:00Z">
        <w:r>
          <w:t xml:space="preserve"> demographic analyses </w:t>
        </w:r>
        <w:r>
          <w:t>(Caswell 2001)</w:t>
        </w:r>
        <w:r>
          <w:t xml:space="preserve">.  </w:t>
        </w:r>
      </w:ins>
      <w:ins w:id="30" w:author="Emily Simmonds" w:date="2026-08-14T16:29:00Z" w16du:dateUtc="2026-08-14T15:29:00Z">
        <w:r>
          <w:t>This uncertainty</w:t>
        </w:r>
      </w:ins>
      <w:ins w:id="31" w:author="Emily Simmonds" w:date="2026-08-14T16:30:00Z" w16du:dateUtc="2026-08-14T15:30:00Z">
        <w:r w:rsidR="000E08BF">
          <w:t>,</w:t>
        </w:r>
      </w:ins>
      <w:ins w:id="32" w:author="Emily Simmonds" w:date="2026-08-14T16:29:00Z" w16du:dateUtc="2026-08-14T15:29:00Z">
        <w:r>
          <w:t xml:space="preserve"> stemming from the sampling of </w:t>
        </w:r>
      </w:ins>
      <w:ins w:id="33" w:author="Emily Simmonds" w:date="2026-08-14T16:30:00Z" w16du:dateUtc="2026-08-14T15:30:00Z">
        <w:r w:rsidR="000E08BF">
          <w:t xml:space="preserve">the </w:t>
        </w:r>
      </w:ins>
      <w:ins w:id="34" w:author="Emily Simmonds" w:date="2026-08-14T16:29:00Z" w16du:dateUtc="2026-08-14T15:29:00Z">
        <w:r>
          <w:t>population of interest</w:t>
        </w:r>
      </w:ins>
      <w:ins w:id="35" w:author="Emily Simmonds" w:date="2026-08-14T16:30:00Z" w16du:dateUtc="2026-08-14T15:30:00Z">
        <w:r w:rsidR="000E08BF">
          <w:t xml:space="preserve">, </w:t>
        </w:r>
      </w:ins>
      <w:ins w:id="36" w:author="Emily Simmonds" w:date="2026-08-14T16:29:00Z" w16du:dateUtc="2026-08-14T15:29:00Z">
        <w:r>
          <w:t xml:space="preserve">proliferates across almost all </w:t>
        </w:r>
      </w:ins>
      <w:ins w:id="37" w:author="Emily Simmonds" w:date="2026-08-14T16:30:00Z" w16du:dateUtc="2026-08-14T15:30:00Z">
        <w:r w:rsidR="000E08BF">
          <w:t xml:space="preserve">estimates of individual </w:t>
        </w:r>
      </w:ins>
      <w:ins w:id="38" w:author="Emily Simmonds" w:date="2026-08-14T16:29:00Z" w16du:dateUtc="2026-08-14T15:29:00Z">
        <w:r>
          <w:t xml:space="preserve">demographic </w:t>
        </w:r>
      </w:ins>
      <w:ins w:id="39" w:author="Emily Simmonds" w:date="2026-08-14T16:30:00Z" w16du:dateUtc="2026-08-14T15:30:00Z">
        <w:r w:rsidR="000E08BF">
          <w:t>rates (e.g. survival and reproduction)</w:t>
        </w:r>
      </w:ins>
      <w:ins w:id="40" w:author="Emily Simmonds" w:date="2026-08-14T16:29:00Z" w16du:dateUtc="2026-08-14T15:29:00Z">
        <w:r>
          <w:t xml:space="preserve">, through studies </w:t>
        </w:r>
      </w:ins>
      <w:ins w:id="41" w:author="Emily Simmonds" w:date="2026-08-14T16:30:00Z" w16du:dateUtc="2026-08-14T15:30:00Z">
        <w:r>
          <w:t xml:space="preserve">based on raw data and single species, </w:t>
        </w:r>
      </w:ins>
      <w:ins w:id="42" w:author="Emily Simmonds" w:date="2026-08-14T16:31:00Z" w16du:dateUtc="2026-08-14T15:31:00Z">
        <w:r w:rsidR="000E08BF">
          <w:t>up</w:t>
        </w:r>
      </w:ins>
      <w:ins w:id="43" w:author="Emily Simmonds" w:date="2026-08-14T16:30:00Z" w16du:dateUtc="2026-08-14T15:30:00Z">
        <w:r>
          <w:t xml:space="preserve"> to large comparative studies.</w:t>
        </w:r>
      </w:ins>
      <w:ins w:id="44" w:author="Emily Simmonds" w:date="2026-08-17T10:24:00Z" w16du:dateUtc="2026-08-17T09:24:00Z">
        <w:r w:rsidR="008F16D2">
          <w:t xml:space="preserve"> </w:t>
        </w:r>
        <w:commentRangeStart w:id="45"/>
        <w:commentRangeStart w:id="46"/>
        <w:r w:rsidR="008F16D2">
          <w:t xml:space="preserve">Recent work </w:t>
        </w:r>
        <w:commentRangeEnd w:id="45"/>
        <w:r w:rsidR="008F16D2">
          <w:rPr>
            <w:rStyle w:val="CommentReference"/>
            <w:sz w:val="24"/>
            <w:szCs w:val="24"/>
          </w:rPr>
          <w:commentReference w:id="45"/>
        </w:r>
        <w:commentRangeEnd w:id="46"/>
        <w:r w:rsidR="00D46CB8">
          <w:rPr>
            <w:rStyle w:val="CommentReference"/>
            <w:sz w:val="24"/>
            <w:szCs w:val="24"/>
          </w:rPr>
          <w:commentReference w:id="46"/>
        </w:r>
        <w:r w:rsidR="008F16D2">
          <w:t xml:space="preserve">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w:t>
        </w:r>
      </w:ins>
      <w:ins w:id="47" w:author="Emily Simmonds" w:date="2026-08-14T16:33:00Z" w16du:dateUtc="2026-08-14T15:33:00Z">
        <w:r w:rsidR="000E08BF">
          <w:t xml:space="preserve">Despite </w:t>
        </w:r>
        <w:r w:rsidR="000E08BF">
          <w:t xml:space="preserve">this </w:t>
        </w:r>
        <w:r w:rsidR="000E08BF">
          <w:t>widespread recognition</w:t>
        </w:r>
        <w:r w:rsidR="000E08BF">
          <w:t xml:space="preserve"> of sampling uncertainty</w:t>
        </w:r>
        <w:r w:rsidR="000E08BF">
          <w:t xml:space="preserve">, a key unresolved question concerns when this uncertainty materially affects inference </w:t>
        </w:r>
        <w:r w:rsidR="000E08BF">
          <w:t xml:space="preserve">particularly </w:t>
        </w:r>
        <w:r w:rsidR="000E08BF">
          <w:t>from compiled databases</w:t>
        </w:r>
      </w:ins>
      <w:ins w:id="48" w:author="Emily Simmonds" w:date="2026-08-14T16:34:00Z" w16du:dateUtc="2026-08-14T15:34:00Z">
        <w:r w:rsidR="000E08BF">
          <w:t xml:space="preserve"> of matrix population models</w:t>
        </w:r>
      </w:ins>
      <w:ins w:id="49" w:author="Emily Simmonds" w:date="2026-08-14T16:33:00Z" w16du:dateUtc="2026-08-14T15:33:00Z">
        <w:r w:rsidR="000E08BF">
          <w:t xml:space="preserve">. </w:t>
        </w:r>
      </w:ins>
      <w:ins w:id="50" w:author="Emily Simmonds" w:date="2026-08-17T10:24:00Z" w16du:dateUtc="2026-08-17T09:24:00Z">
        <w:r w:rsidR="008F16D2">
          <w:t xml:space="preserve">Here, we address that complementary question directly: not how uncertainty should be handled, but when handling it actually changes the conclusions researchers draw from published projection matrices. </w:t>
        </w:r>
      </w:ins>
    </w:p>
    <w:p w14:paraId="232529C4" w14:textId="77777777" w:rsidR="008F16D2" w:rsidRDefault="008F16D2" w:rsidP="008F16D2">
      <w:pPr>
        <w:pStyle w:val="BodyText"/>
        <w:rPr>
          <w:ins w:id="51" w:author="Emily Simmonds" w:date="2026-08-17T10:24:00Z" w16du:dateUtc="2026-08-17T09:24:00Z"/>
        </w:rPr>
      </w:pPr>
    </w:p>
    <w:p w14:paraId="3ED1422F" w14:textId="1B611F43" w:rsidR="007503FE" w:rsidRDefault="000E08BF" w:rsidP="008F16D2">
      <w:pPr>
        <w:pStyle w:val="BodyText"/>
        <w:pPrChange w:id="52" w:author="Emily Simmonds" w:date="2026-08-17T10:24:00Z" w16du:dateUtc="2026-08-17T09:24:00Z">
          <w:pPr>
            <w:pStyle w:val="FirstParagraph"/>
          </w:pPr>
        </w:pPrChange>
      </w:pPr>
      <w:ins w:id="53" w:author="Emily Simmonds" w:date="2026-08-14T16:33:00Z" w16du:dateUtc="2026-08-14T15:33:00Z">
        <w:r>
          <w:t xml:space="preserve">Comparative analyses using projection matrices rely on a 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 </w:t>
        </w:r>
      </w:ins>
      <w:r w:rsidR="00000000">
        <w:t xml:space="preserve">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w:t>
      </w:r>
      <w:r w:rsidR="00000000">
        <w:lastRenderedPageBreak/>
        <w:t>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14:paraId="2F2EF8FD" w14:textId="77777777" w:rsidR="00D46CB8" w:rsidRDefault="00000000">
      <w:pPr>
        <w:pStyle w:val="BodyText"/>
        <w:rPr>
          <w:ins w:id="54" w:author="Emily Simmonds" w:date="2026-08-14T16:40:00Z" w16du:dateUtc="2026-08-14T15:40:00Z"/>
        </w:rPr>
      </w:pPr>
      <w:r>
        <w:t>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ins w:id="55" w:author="Emily Simmonds" w:date="2026-08-14T16:35:00Z" w16du:dateUtc="2026-08-14T15:35:00Z">
        <w:r w:rsidR="000E08BF">
          <w:t xml:space="preserve"> </w:t>
        </w:r>
      </w:ins>
    </w:p>
    <w:p w14:paraId="71CE32C5" w14:textId="26C613E8" w:rsidR="00297546" w:rsidRDefault="00D46CB8">
      <w:pPr>
        <w:pStyle w:val="BodyText"/>
        <w:rPr>
          <w:ins w:id="56" w:author="Emily Simmonds" w:date="2026-08-14T16:35:00Z" w16du:dateUtc="2026-08-14T15:35:00Z"/>
        </w:rPr>
      </w:pPr>
      <w:ins w:id="57" w:author="Emily Simmonds" w:date="2026-08-14T16:42:00Z" w16du:dateUtc="2026-08-14T15:42:00Z">
        <w:r>
          <w:t xml:space="preserve">Large comparative analyses are not the only analysis that can be impacted by omission of sampling uncertainty. </w:t>
        </w:r>
      </w:ins>
      <w:ins w:id="58" w:author="Emily Simmonds" w:date="2026-08-14T16:41:00Z" w16du:dateUtc="2026-08-14T15:41:00Z">
        <w:r>
          <w:t xml:space="preserve">Another key area where sampling uncertainty </w:t>
        </w:r>
      </w:ins>
      <w:ins w:id="59" w:author="Emily Simmonds" w:date="2026-08-14T16:42:00Z" w16du:dateUtc="2026-08-14T15:42:00Z">
        <w:r>
          <w:t>could h</w:t>
        </w:r>
      </w:ins>
      <w:ins w:id="60" w:author="Emily Simmonds" w:date="2026-08-14T16:43:00Z" w16du:dateUtc="2026-08-14T15:43:00Z">
        <w:r>
          <w:t>ave a substantial impact is</w:t>
        </w:r>
      </w:ins>
      <w:ins w:id="61" w:author="Emily Simmonds" w:date="2026-08-14T16:41:00Z" w16du:dateUtc="2026-08-14T15:41:00Z">
        <w:r>
          <w:t xml:space="preserve"> in linking demographic rates to abiotic drivers. </w:t>
        </w:r>
      </w:ins>
      <w:ins w:id="62" w:author="Emily Simmonds" w:date="2026-08-14T16:36:00Z" w16du:dateUtc="2026-08-14T15:36:00Z">
        <w:r w:rsidR="004A5587">
          <w:t>When incorporating</w:t>
        </w:r>
      </w:ins>
      <w:ins w:id="63" w:author="Emily Simmonds" w:date="2026-08-14T16:41:00Z" w16du:dateUtc="2026-08-14T15:41:00Z">
        <w:r>
          <w:t xml:space="preserve"> drivers, such as</w:t>
        </w:r>
      </w:ins>
      <w:ins w:id="64" w:author="Emily Simmonds" w:date="2026-08-14T16:36:00Z" w16du:dateUtc="2026-08-14T15:36:00Z">
        <w:r w:rsidR="004A5587">
          <w:t xml:space="preserve"> climate</w:t>
        </w:r>
      </w:ins>
      <w:ins w:id="65" w:author="Emily Simmonds" w:date="2026-08-14T16:41:00Z" w16du:dateUtc="2026-08-14T15:41:00Z">
        <w:r>
          <w:t>,</w:t>
        </w:r>
      </w:ins>
      <w:ins w:id="66" w:author="Emily Simmonds" w:date="2026-08-14T16:36:00Z" w16du:dateUtc="2026-08-14T15:36:00Z">
        <w:r w:rsidR="004A5587">
          <w:t xml:space="preserve"> in MPM studies</w:t>
        </w:r>
      </w:ins>
      <w:ins w:id="67" w:author="Emily Simmonds" w:date="2026-08-14T16:21:00Z" w16du:dateUtc="2026-08-14T15:21:00Z">
        <w:r w:rsidR="00297546" w:rsidRPr="00297546">
          <w:t xml:space="preserve"> researchers typically regress an annual demographic rate (e.g. recruitment) against a climate variable (e.g. spring temperature) to estimate how strongly climate drives dynamics. </w:t>
        </w:r>
        <w:r w:rsidR="00297546">
          <w:t>A key challenge with this approach</w:t>
        </w:r>
        <w:r w:rsidR="00297546" w:rsidRPr="00297546">
          <w:t xml:space="preserve"> is that the vital rate estimates in th</w:t>
        </w:r>
        <w:r w:rsidR="00297546">
          <w:t>e</w:t>
        </w:r>
        <w:r w:rsidR="00297546" w:rsidRPr="00297546">
          <w:t xml:space="preserve"> regression are themselves noisy, and noise in the response variable biases the estimated climate slope toward zero (attenuation bias). </w:t>
        </w:r>
      </w:ins>
      <w:ins w:id="68" w:author="Emily Simmonds" w:date="2026-08-14T16:36:00Z" w16du:dateUtc="2026-08-14T15:36:00Z">
        <w:r w:rsidR="004A5587">
          <w:t>While a model that incorporates s</w:t>
        </w:r>
      </w:ins>
      <w:ins w:id="69" w:author="Emily Simmonds" w:date="2026-08-14T16:37:00Z" w16du:dateUtc="2026-08-14T15:37:00Z">
        <w:r w:rsidR="004A5587">
          <w:t>ampling uncertainty</w:t>
        </w:r>
      </w:ins>
      <w:ins w:id="70" w:author="Emily Simmonds" w:date="2026-08-14T16:21:00Z" w16du:dateUtc="2026-08-14T15:21:00Z">
        <w:r w:rsidR="00297546" w:rsidRPr="00297546">
          <w:t xml:space="preserve"> corrects for this</w:t>
        </w:r>
      </w:ins>
      <w:ins w:id="71" w:author="Emily Simmonds" w:date="2026-08-14T16:37:00Z" w16du:dateUtc="2026-08-14T15:37:00Z">
        <w:r w:rsidR="004A5587">
          <w:t xml:space="preserve">, failing to do so could </w:t>
        </w:r>
      </w:ins>
      <w:ins w:id="72" w:author="Emily Simmonds" w:date="2026-08-14T16:39:00Z" w16du:dateUtc="2026-08-14T15:39:00Z">
        <w:r w:rsidR="004A5587">
          <w:t xml:space="preserve">in theory </w:t>
        </w:r>
      </w:ins>
      <w:ins w:id="73" w:author="Emily Simmonds" w:date="2026-08-14T16:37:00Z" w16du:dateUtc="2026-08-14T15:37:00Z">
        <w:r w:rsidR="004A5587">
          <w:t>lead to incorrect conclusions and und</w:t>
        </w:r>
      </w:ins>
      <w:ins w:id="74" w:author="Emily Simmonds" w:date="2026-08-14T16:38:00Z" w16du:dateUtc="2026-08-14T15:38:00Z">
        <w:r w:rsidR="004A5587">
          <w:t xml:space="preserve">ermine the </w:t>
        </w:r>
        <w:r w:rsidR="004A5587">
          <w:lastRenderedPageBreak/>
          <w:t>robustness of results</w:t>
        </w:r>
      </w:ins>
      <w:ins w:id="75" w:author="Emily Simmonds" w:date="2026-08-14T16:42:00Z" w16du:dateUtc="2026-08-14T15:42:00Z">
        <w:r>
          <w:t xml:space="preserve"> even in a single-species context</w:t>
        </w:r>
      </w:ins>
      <w:ins w:id="76" w:author="Emily Simmonds" w:date="2026-08-14T16:38:00Z" w16du:dateUtc="2026-08-14T15:38:00Z">
        <w:r w:rsidR="004A5587">
          <w:t xml:space="preserve">. Whether </w:t>
        </w:r>
      </w:ins>
      <w:ins w:id="77" w:author="Emily Simmonds" w:date="2026-08-14T16:39:00Z" w16du:dateUtc="2026-08-14T15:39:00Z">
        <w:r w:rsidR="004A5587">
          <w:t xml:space="preserve">this undermining is severe in practice is still an open question, which we address here. </w:t>
        </w:r>
      </w:ins>
    </w:p>
    <w:p w14:paraId="28C5C0F8" w14:textId="3B48D8F3" w:rsidR="000E08BF" w:rsidDel="00D46CB8" w:rsidRDefault="000E08BF">
      <w:pPr>
        <w:pStyle w:val="BodyText"/>
        <w:rPr>
          <w:del w:id="78" w:author="Emily Simmonds" w:date="2026-08-14T16:43:00Z" w16du:dateUtc="2026-08-14T15:43:00Z"/>
        </w:rPr>
      </w:pPr>
    </w:p>
    <w:p w14:paraId="7A27538E" w14:textId="5FBD6797" w:rsidR="007503FE" w:rsidDel="00297546" w:rsidRDefault="00000000">
      <w:pPr>
        <w:pStyle w:val="BodyText"/>
        <w:rPr>
          <w:del w:id="79" w:author="Emily Simmonds" w:date="2026-08-14T16:24:00Z" w16du:dateUtc="2026-08-14T15:24:00Z"/>
        </w:rPr>
      </w:pPr>
      <w:del w:id="80" w:author="Emily Simmonds" w:date="2026-08-14T16:32:00Z" w16du:dateUtc="2026-08-14T15:32:00Z">
        <w:r w:rsidDel="000E08BF">
          <w:delText>Despite widespread recognition that sampling uncertainty is inherent in demographic estimates (Caswell 2001), a key unresolved question concerns when this uncertainty materially affects inference from compiled databases. Comparative analyses using projection matrices rely on a 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w:delText>
        </w:r>
      </w:del>
      <w:del w:id="81" w:author="Emily Simmonds" w:date="2026-08-14T16:24:00Z" w16du:dateUtc="2026-08-14T15:24:00Z">
        <w:r w:rsidDel="00297546">
          <w:delText>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delText>
        </w:r>
      </w:del>
    </w:p>
    <w:p w14:paraId="51BD6F63" w14:textId="77777777" w:rsidR="007503FE" w:rsidRDefault="00000000">
      <w:pPr>
        <w:pStyle w:val="BodyText"/>
      </w:pPr>
      <w:r>
        <w:t>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14:paraId="6B670C18" w14:textId="4A86507A" w:rsidR="007503FE" w:rsidRDefault="00000000">
      <w:pPr>
        <w:pStyle w:val="BodyText"/>
      </w:pPr>
      <w:r>
        <w:t xml:space="preserve">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structure our three analyses to bracket this spectrum deliberately. The focal quantities are mature life expectancy, the shape of the mortality trajectory, log population growth rate, and recruitment-climate regression coefficients. Because COMPADRE does not routinely include </w:t>
      </w:r>
      <w:r>
        <w:lastRenderedPageBreak/>
        <w:t>transition-level sample sizes, our analysis is restricted to the subset for which these data could be assembled (695 MPMs from 31 studies; details in Methods). We illustrate trait-dependent uncertainty effects using a multi-species comparative analysis of life expectancy-shape relationships (analysis 1), a single-species time-series analysis of weather effects on recruitment (analysis 2), and a multi-site extension of the same climate-demography framework (analysis 3), and use these to identify diagnostic features that help researchers assess robustness in their own work.</w:t>
      </w:r>
      <w:ins w:id="82" w:author="Emily Simmonds" w:date="2026-07-09T16:27:00Z" w16du:dateUtc="2026-07-09T15:27:00Z">
        <w:r w:rsidR="0059558D">
          <w:t xml:space="preserve"> We al</w:t>
        </w:r>
      </w:ins>
      <w:ins w:id="83" w:author="Emily Simmonds" w:date="2026-07-09T16:28:00Z" w16du:dateUtc="2026-07-09T15:28:00Z">
        <w:r w:rsidR="0059558D">
          <w:t xml:space="preserve">so provide a practical diagnostic checklist for COMPADRE users. </w:t>
        </w:r>
      </w:ins>
    </w:p>
    <w:p w14:paraId="6B47DA78" w14:textId="77777777" w:rsidR="007503FE" w:rsidRDefault="00000000">
      <w:pPr>
        <w:pStyle w:val="Heading1"/>
      </w:pPr>
      <w:bookmarkStart w:id="84" w:name="methods"/>
      <w:bookmarkEnd w:id="25"/>
      <w:r>
        <w:t>Methods</w:t>
      </w:r>
    </w:p>
    <w:p w14:paraId="3E95210F" w14:textId="77777777" w:rsidR="007503FE" w:rsidRDefault="00000000">
      <w:pPr>
        <w:pStyle w:val="Heading2"/>
      </w:pPr>
      <w:bookmarkStart w:id="85" w:name="X383b93a8e92241e5b4789c954a16e82058bcb73"/>
      <w:r>
        <w:t>Background on the COMPADRE Plant Matrix Database</w:t>
      </w:r>
    </w:p>
    <w:p w14:paraId="7A2212D7" w14:textId="77777777" w:rsidR="007503FE" w:rsidRDefault="00000000">
      <w:pPr>
        <w:pStyle w:val="FirstParagraph"/>
      </w:pPr>
      <w:r>
        <w:t>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p w14:paraId="0839AC82" w14:textId="77777777" w:rsidR="007503FE" w:rsidRDefault="00000000">
      <w:pPr>
        <w:pStyle w:val="Heading2"/>
      </w:pPr>
      <w:bookmarkStart w:id="86" w:name="target-studies"/>
      <w:bookmarkEnd w:id="85"/>
      <w:r>
        <w:t>Target studies</w:t>
      </w:r>
    </w:p>
    <w:p w14:paraId="279BA802" w14:textId="77777777" w:rsidR="007503FE" w:rsidRDefault="00000000">
      <w:pPr>
        <w:pStyle w:val="FirstParagraph"/>
      </w:pPr>
      <w:r>
        <w:t xml:space="preserve">We used an earlier version of COMPADRE to identify an initial group of 86 studies from which we sought data, applying the following criteria: studies published from 2010 onwards; species of common perennial growth forms (herbaceous, shrub, tree, palm, and succulent); wild populations not subjected to experimental treatments; and MPMs with three or more stage classes and a one-year projection interval. Data collection and analysis were subsequently </w:t>
      </w:r>
      <w:r>
        <w:lastRenderedPageBreak/>
        <w:t>conducted using COMPADRE version 6.26.3.0 (created Mar_11_2026). Of the 86 initially identified studies, we obtained the data required to model sampling uncertainty for 26: most exclusions reflected insufficient reporting of transition-specific sample sizes, and a small number used estimation methods incompatible with our bootstrapping approach (e.g. mark-recapture or multi-stage vital rate products). We cannot rule out selection bias, but have no strong reason to expect systematic differences between included and excluded studies. The 26 studies yielded 580 MPMs for 116 populations of 25 species. We supplemented this set with 5 additional studies published before 2010 for which we had previously obtained data (targeted based on a criterion of at least 4 years of temporal replication), giving a final set of 31 studies representing 695 MPMs for 132 populations of 30 species.</w:t>
      </w:r>
    </w:p>
    <w:p w14:paraId="198911B9" w14:textId="77777777" w:rsidR="007503FE" w:rsidRDefault="00000000">
      <w:pPr>
        <w:pStyle w:val="Heading2"/>
      </w:pPr>
      <w:bookmarkStart w:id="87" w:name="Xeff8857846f60e51662298fdb193b2113c059ad"/>
      <w:bookmarkEnd w:id="86"/>
      <w:r>
        <w:t>Typical construction of matrix population models</w:t>
      </w:r>
    </w:p>
    <w:p w14:paraId="3A799424" w14:textId="77777777" w:rsidR="007503FE" w:rsidRDefault="00000000">
      <w:pPr>
        <w:pStyle w:val="FirstParagraph"/>
      </w:pPr>
      <w:r>
        <w:t xml:space="preserve">A matrix population model </w:t>
      </w:r>
      <m:oMath>
        <m:r>
          <w:rPr>
            <w:rFonts w:ascii="Cambria Math" w:hAnsi="Cambria Math"/>
          </w:rPr>
          <m:t>A</m:t>
        </m:r>
      </m:oMath>
      <w:r>
        <w:t xml:space="preserve"> is a square projection matrix whose elements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represent estimated transition rates from stage class </w:t>
      </w:r>
      <m:oMath>
        <m:r>
          <w:rPr>
            <w:rFonts w:ascii="Cambria Math" w:hAnsi="Cambria Math"/>
          </w:rPr>
          <m:t>j</m:t>
        </m:r>
      </m:oMath>
      <w:r>
        <w:t xml:space="preserve"> to stage class </w:t>
      </w:r>
      <m:oMath>
        <m:r>
          <w:rPr>
            <w:rFonts w:ascii="Cambria Math" w:hAnsi="Cambria Math"/>
          </w:rPr>
          <m:t>i</m:t>
        </m:r>
      </m:oMath>
      <w:r>
        <w:t xml:space="preserve"> over one projection interval (typically one year). Transitions may reflect the passage of individuals from one stage to another through survival, growth, or retrogression (the </w:t>
      </w:r>
      <m:oMath>
        <m:r>
          <w:rPr>
            <w:rFonts w:ascii="Cambria Math" w:hAnsi="Cambria Math"/>
          </w:rPr>
          <m:t>U</m:t>
        </m:r>
      </m:oMath>
      <w:r>
        <w:t xml:space="preserve"> component), or the production of new individuals via reproduction (the </w:t>
      </w:r>
      <m:oMath>
        <m:r>
          <w:rPr>
            <w:rFonts w:ascii="Cambria Math" w:hAnsi="Cambria Math"/>
          </w:rPr>
          <m:t>F</m:t>
        </m:r>
      </m:oMath>
      <w:r>
        <w:t xml:space="preserve"> component);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Sometimes the reproductive transitions are further split into sexual and clonal contributions.</w:t>
      </w:r>
    </w:p>
    <w:p w14:paraId="6534E9D0" w14:textId="77777777" w:rsidR="007503FE" w:rsidRDefault="00000000">
      <w:pPr>
        <w:pStyle w:val="BodyText"/>
      </w:pPr>
      <w:r>
        <w:t>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14:paraId="39FACE5E"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transitioned from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r>
                <m:rPr>
                  <m:nor/>
                </m:rPr>
                <m:t xml:space="preserve"> to stage </m:t>
              </m:r>
              <m:r>
                <w:rPr>
                  <w:rFonts w:ascii="Cambria Math" w:hAnsi="Cambria Math"/>
                </w:rPr>
                <m:t>i</m:t>
              </m:r>
              <m:r>
                <m:rPr>
                  <m:nor/>
                </m:rPr>
                <m:t xml:space="preserve"> in year </m:t>
              </m:r>
              <m:r>
                <w:rPr>
                  <w:rFonts w:ascii="Cambria Math" w:hAnsi="Cambria Math"/>
                </w:rPr>
                <m:t>t</m:t>
              </m:r>
            </m:num>
            <m:den>
              <m:r>
                <m:rPr>
                  <m:nor/>
                </m:rPr>
                <m:t xml:space="preserve">number in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65CBC503" w14:textId="77777777" w:rsidR="007503FE" w:rsidRDefault="00000000">
      <w:pPr>
        <w:pStyle w:val="FirstParagraph"/>
      </w:pPr>
      <w:r>
        <w:lastRenderedPageBreak/>
        <w:t xml:space="preserve">Reproductive transitions are sometimes estimated directly from counts of new recruits at time </w:t>
      </w:r>
      <m:oMath>
        <m:r>
          <w:rPr>
            <w:rFonts w:ascii="Cambria Math" w:hAnsi="Cambria Math"/>
          </w:rPr>
          <m:t>t</m:t>
        </m:r>
      </m:oMath>
      <w:r>
        <w:t xml:space="preserve"> per reproductive individual at time </w:t>
      </w:r>
      <m:oMath>
        <m:r>
          <w:rPr>
            <w:rFonts w:ascii="Cambria Math" w:hAnsi="Cambria Math"/>
          </w:rPr>
          <m:t>t</m:t>
        </m:r>
        <m:r>
          <m:rPr>
            <m:sty m:val="p"/>
          </m:rPr>
          <w:rPr>
            <w:rFonts w:ascii="Cambria Math" w:hAnsi="Cambria Math"/>
          </w:rPr>
          <m:t>-</m:t>
        </m:r>
        <m:r>
          <w:rPr>
            <w:rFonts w:ascii="Cambria Math" w:hAnsi="Cambria Math"/>
          </w:rPr>
          <m:t>1</m:t>
        </m:r>
      </m:oMath>
      <w:r>
        <w:t>, as in Eq. (2),</w:t>
      </w:r>
    </w:p>
    <w:p w14:paraId="5551EE43"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sr</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in recruit stage </m:t>
              </m:r>
              <m:r>
                <w:rPr>
                  <w:rFonts w:ascii="Cambria Math" w:hAnsi="Cambria Math"/>
                </w:rPr>
                <m:t>s</m:t>
              </m:r>
              <m:r>
                <m:rPr>
                  <m:nor/>
                </m:rPr>
                <m:t xml:space="preserve"> in year </m:t>
              </m:r>
              <m:r>
                <w:rPr>
                  <w:rFonts w:ascii="Cambria Math" w:hAnsi="Cambria Math"/>
                </w:rPr>
                <m:t>t</m:t>
              </m:r>
            </m:num>
            <m:den>
              <m:r>
                <m:rPr>
                  <m:nor/>
                </m:rPr>
                <m:t xml:space="preserve">number in reproductive stage </m:t>
              </m:r>
              <m:r>
                <w:rPr>
                  <w:rFonts w:ascii="Cambria Math" w:hAnsi="Cambria Math"/>
                </w:rPr>
                <m:t>r</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432E68F1" w14:textId="77777777" w:rsidR="007503FE" w:rsidRDefault="00000000">
      <w:pPr>
        <w:pStyle w:val="FirstParagraph"/>
      </w:pPr>
      <w:r>
        <w:t xml:space="preserve">The demographic interpretation of </w:t>
      </w:r>
      <m:oMath>
        <m:r>
          <w:rPr>
            <w:rFonts w:ascii="Cambria Math" w:hAnsi="Cambria Math"/>
          </w:rPr>
          <m:t>F</m:t>
        </m:r>
      </m:oMath>
      <w:r>
        <w:t xml:space="preserve"> 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14:paraId="667CAEE7" w14:textId="77777777" w:rsidR="007503FE" w:rsidRDefault="00000000">
      <w:pPr>
        <w:pStyle w:val="BodyText"/>
      </w:pPr>
      <w:r>
        <w:t>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14:paraId="584ECD73" w14:textId="77777777" w:rsidR="007503FE" w:rsidRDefault="00000000">
      <w:pPr>
        <w:pStyle w:val="Heading2"/>
      </w:pPr>
      <w:bookmarkStart w:id="88" w:name="sampling-distribution-for-a-single-mpm"/>
      <w:bookmarkEnd w:id="87"/>
      <w:r>
        <w:t>Sampling distribution for a single MPM</w:t>
      </w:r>
    </w:p>
    <w:p w14:paraId="622CA671" w14:textId="5B83DE7A" w:rsidR="007503FE" w:rsidRDefault="00000000">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is a survival-related transition from stage </w:t>
      </w:r>
      <m:oMath>
        <m:r>
          <w:rPr>
            <w:rFonts w:ascii="Cambria Math" w:hAnsi="Cambria Math"/>
          </w:rPr>
          <m:t>j</m:t>
        </m:r>
      </m:oMath>
      <w:r>
        <w:t xml:space="preserve"> to </w:t>
      </w:r>
      <m:oMath>
        <m:r>
          <w:rPr>
            <w:rFonts w:ascii="Cambria Math" w:hAnsi="Cambria Math"/>
          </w:rPr>
          <m:t>i</m:t>
        </m:r>
      </m:oMath>
      <w:r>
        <w:t xml:space="preserve">, estimated from the observation that </w:t>
      </w:r>
      <m:oMath>
        <m:r>
          <w:rPr>
            <w:rFonts w:ascii="Cambria Math" w:hAnsi="Cambria Math"/>
          </w:rPr>
          <m:t>k</m:t>
        </m:r>
      </m:oMath>
      <w:r>
        <w:t xml:space="preserve"> out of the </w:t>
      </w:r>
      <m:oMath>
        <m:r>
          <w:rPr>
            <w:rFonts w:ascii="Cambria Math" w:hAnsi="Cambria Math"/>
          </w:rPr>
          <m:t>n</m:t>
        </m:r>
      </m:oMath>
      <w:r>
        <w:t xml:space="preserve"> individuals in stage </w:t>
      </w:r>
      <m:oMath>
        <m:r>
          <w:rPr>
            <w:rFonts w:ascii="Cambria Math" w:hAnsi="Cambria Math"/>
          </w:rPr>
          <m:t>j</m:t>
        </m:r>
      </m:oMath>
      <w:r>
        <w:t xml:space="preserve"> survived and transitioned to stage </w:t>
      </w:r>
      <m:oMath>
        <m:r>
          <w:rPr>
            <w:rFonts w:ascii="Cambria Math" w:hAnsi="Cambria Math"/>
          </w:rPr>
          <m:t>i</m:t>
        </m:r>
      </m:oMath>
      <w:r>
        <w:t xml:space="preserve"> (and the remaining </w:t>
      </w:r>
      <m:oMath>
        <m:r>
          <w:rPr>
            <w:rFonts w:ascii="Cambria Math" w:hAnsi="Cambria Math"/>
          </w:rPr>
          <m:t>n</m:t>
        </m:r>
        <m:r>
          <m:rPr>
            <m:sty m:val="p"/>
          </m:rPr>
          <w:rPr>
            <w:rFonts w:ascii="Cambria Math" w:hAnsi="Cambria Math"/>
          </w:rPr>
          <m:t>-</m:t>
        </m:r>
        <m:r>
          <w:rPr>
            <w:rFonts w:ascii="Cambria Math" w:hAnsi="Cambria Math"/>
          </w:rPr>
          <m:t>k</m:t>
        </m:r>
      </m:oMath>
      <w:r>
        <w:t xml:space="preserve"> died), we can model the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transition as a binomial sample with </w:t>
      </w:r>
      <m:oMath>
        <m:r>
          <w:rPr>
            <w:rFonts w:ascii="Cambria Math" w:hAnsi="Cambria Math"/>
          </w:rPr>
          <m:t>k</m:t>
        </m:r>
      </m:oMath>
      <w:r>
        <w:t xml:space="preserve"> successes in </w:t>
      </w:r>
      <m:oMath>
        <m:r>
          <w:rPr>
            <w:rFonts w:ascii="Cambria Math" w:hAnsi="Cambria Math"/>
          </w:rPr>
          <m:t>n</m:t>
        </m:r>
      </m:oMath>
      <w:r>
        <w:t xml:space="preserve"> trials. We could equivalently use a multinomial likelihood here (given observed counts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of each possible outcome </w:t>
      </w:r>
      <m:oMath>
        <m:r>
          <w:rPr>
            <w:rFonts w:ascii="Cambria Math" w:hAnsi="Cambria Math"/>
          </w:rPr>
          <m:t>m</m:t>
        </m:r>
      </m:oMath>
      <w:r>
        <w:t xml:space="preserve">), which flexibly scales to instances with more than two possible outcomes (e.g. an individual from </w:t>
      </w:r>
      <w:r>
        <w:lastRenderedPageBreak/>
        <w:t xml:space="preserve">stage </w:t>
      </w:r>
      <m:oMath>
        <m:r>
          <w:rPr>
            <w:rFonts w:ascii="Cambria Math" w:hAnsi="Cambria Math"/>
          </w:rPr>
          <m:t>j</m:t>
        </m:r>
      </m:oMath>
      <w:r>
        <w:t xml:space="preserve"> might die, survive and remain in stage </w:t>
      </w:r>
      <m:oMath>
        <m:r>
          <w:rPr>
            <w:rFonts w:ascii="Cambria Math" w:hAnsi="Cambria Math"/>
          </w:rPr>
          <m:t>j</m:t>
        </m:r>
      </m:oMath>
      <w:r>
        <w:t xml:space="preserve">, or survive and grow to stage </w:t>
      </w:r>
      <m:oMath>
        <m:r>
          <w:rPr>
            <w:rFonts w:ascii="Cambria Math" w:hAnsi="Cambria Math"/>
          </w:rPr>
          <m:t>j</m:t>
        </m:r>
        <m:r>
          <m:rPr>
            <m:sty m:val="p"/>
          </m:rPr>
          <w:rPr>
            <w:rFonts w:ascii="Cambria Math" w:hAnsi="Cambria Math"/>
          </w:rPr>
          <m:t>+</m:t>
        </m:r>
        <m:r>
          <w:rPr>
            <w:rFonts w:ascii="Cambria Math" w:hAnsi="Cambria Math"/>
          </w:rPr>
          <m:t>1</m:t>
        </m:r>
      </m:oMath>
      <w:r>
        <w:t xml:space="preserve">). For reproductive transitions, we use a Poisson likelihood to model the number of recruits </w:t>
      </w:r>
      <m:oMath>
        <m:r>
          <w:rPr>
            <w:rFonts w:ascii="Cambria Math" w:hAnsi="Cambria Math"/>
          </w:rPr>
          <m:t>k</m:t>
        </m:r>
      </m:oMath>
      <w:r>
        <w:t xml:space="preserve"> produced by a given number of reproductive individuals </w:t>
      </w:r>
      <m:oMath>
        <m:r>
          <w:rPr>
            <w:rFonts w:ascii="Cambria Math" w:hAnsi="Cambria Math"/>
          </w:rPr>
          <m:t>n</m:t>
        </m:r>
      </m:oMath>
      <w:r>
        <w:t>.</w:t>
      </w:r>
      <w:ins w:id="89" w:author="Emily Simmonds" w:date="2026-08-17T10:16:00Z" w16du:dateUtc="2026-08-17T09:16:00Z">
        <w:r w:rsidR="008F16D2">
          <w:t xml:space="preserve"> Us</w:t>
        </w:r>
      </w:ins>
      <w:ins w:id="90" w:author="Emily Simmonds" w:date="2026-08-17T10:17:00Z" w16du:dateUtc="2026-08-17T09:17:00Z">
        <w:r w:rsidR="008F16D2">
          <w:t>e of</w:t>
        </w:r>
      </w:ins>
      <w:ins w:id="91" w:author="Emily Simmonds" w:date="2026-08-17T10:16:00Z" w16du:dateUtc="2026-08-17T09:16:00Z">
        <w:r w:rsidR="008F16D2">
          <w:t xml:space="preserve"> a Poisson distribution for </w:t>
        </w:r>
      </w:ins>
      <w:ins w:id="92" w:author="Emily Simmonds" w:date="2026-08-17T10:17:00Z" w16du:dateUtc="2026-08-17T09:17:00Z">
        <w:r w:rsidR="008F16D2">
          <w:t xml:space="preserve">fecundity </w:t>
        </w:r>
      </w:ins>
      <w:ins w:id="93" w:author="Emily Simmonds" w:date="2026-08-17T10:16:00Z" w16du:dateUtc="2026-08-17T09:16:00Z">
        <w:r w:rsidR="008F16D2">
          <w:t xml:space="preserve">might under-capture overdispersion in </w:t>
        </w:r>
      </w:ins>
      <w:ins w:id="94" w:author="Emily Simmonds" w:date="2026-08-17T10:17:00Z" w16du:dateUtc="2026-08-17T09:17:00Z">
        <w:r w:rsidR="008F16D2">
          <w:t>species with highly variable fecundity</w:t>
        </w:r>
      </w:ins>
      <w:ins w:id="95" w:author="Emily Simmonds" w:date="2026-08-17T10:16:00Z" w16du:dateUtc="2026-08-17T09:16:00Z">
        <w:r w:rsidR="008F16D2">
          <w:t>.</w:t>
        </w:r>
      </w:ins>
      <w:r>
        <w:t xml:space="preserve"> 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t>
      </w:r>
      <w:ins w:id="96" w:author="Emily Simmonds" w:date="2026-08-17T10:18:00Z" w16du:dateUtc="2026-08-17T09:18:00Z">
        <w:r w:rsidR="008F16D2">
          <w:t xml:space="preserve"> </w:t>
        </w:r>
      </w:ins>
    </w:p>
    <w:p w14:paraId="65FA2BF1" w14:textId="77777777" w:rsidR="007503FE" w:rsidRDefault="00000000">
      <w:pPr>
        <w:pStyle w:val="Heading2"/>
      </w:pPr>
      <w:bookmarkStart w:id="97" w:name="analyses"/>
      <w:bookmarkEnd w:id="88"/>
      <w:r>
        <w:t>Analyses</w:t>
      </w:r>
    </w:p>
    <w:p w14:paraId="4974B629" w14:textId="77777777" w:rsidR="007503FE" w:rsidRDefault="00000000">
      <w:pPr>
        <w:pStyle w:val="FirstParagraph"/>
      </w:pPr>
      <w:r>
        <w:t>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 When a stage-specific sample size was recovered as zero, we retained the published point-estimate transition column unchanged in all bootstrap draws rather than treating it as a structural zero. In such cases, the matrix remains usable in the same way it would be in a comparative database analysis, but no additional sampling variation is propagated for that unsupported column.</w:t>
      </w:r>
    </w:p>
    <w:p w14:paraId="1D7D152B" w14:textId="77777777" w:rsidR="007503FE" w:rsidRDefault="00000000">
      <w:pPr>
        <w:pStyle w:val="Heading3"/>
      </w:pPr>
      <w:bookmarkStart w:id="98" w:name="illustrative-example"/>
      <w:r>
        <w:t>Illustrative example</w:t>
      </w:r>
    </w:p>
    <w:p w14:paraId="62A1D707" w14:textId="77777777" w:rsidR="007503FE" w:rsidRDefault="00000000">
      <w:pPr>
        <w:pStyle w:val="FirstParagraph"/>
      </w:pPr>
      <w:r>
        <w:t xml:space="preserve">We illustrate with an MPM for the perennial forb </w:t>
      </w:r>
      <w:r>
        <w:rPr>
          <w:i/>
          <w:iCs/>
        </w:rPr>
        <w:t>Agrimonia eupatoria</w:t>
      </w:r>
      <w:r>
        <w:t xml:space="preserve"> (Rosaceae) from a study carried out in southern Sweden (Kiviniemi 2002) (Population ‘B’; projection interval 1997-1998). The full matrix is</w:t>
      </w:r>
    </w:p>
    <w:p w14:paraId="75C32186" w14:textId="77777777" w:rsidR="007503FE" w:rsidRDefault="00000000">
      <w:pPr>
        <w:pStyle w:val="BodyText"/>
      </w:pPr>
      <m:oMathPara>
        <m:oMathParaPr>
          <m:jc m:val="center"/>
        </m:oMathParaPr>
        <m:oMath>
          <m:r>
            <w:rPr>
              <w:rFonts w:ascii="Cambria Math" w:hAnsi="Cambria Math"/>
            </w:rPr>
            <w:lastRenderedPageBreak/>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oMath>
      </m:oMathPara>
    </w:p>
    <w:p w14:paraId="59EA06CB" w14:textId="77777777" w:rsidR="007503FE" w:rsidRDefault="00000000">
      <w:pPr>
        <w:pStyle w:val="FirstParagraph"/>
      </w:pPr>
      <w:r>
        <w:t>Decomposed into survival/growth (</w:t>
      </w:r>
      <m:oMath>
        <m:r>
          <w:rPr>
            <w:rFonts w:ascii="Cambria Math" w:hAnsi="Cambria Math"/>
          </w:rPr>
          <m:t>U</m:t>
        </m:r>
      </m:oMath>
      <w:r>
        <w:t>) and reproduction (</w:t>
      </w:r>
      <m:oMath>
        <m:r>
          <w:rPr>
            <w:rFonts w:ascii="Cambria Math" w:hAnsi="Cambria Math"/>
          </w:rPr>
          <m:t>F</m:t>
        </m:r>
      </m:oMath>
      <w:r>
        <w:t>) components:</w:t>
      </w:r>
    </w:p>
    <w:p w14:paraId="02136FFE" w14:textId="77777777" w:rsidR="007503FE" w:rsidRDefault="00000000">
      <w:pPr>
        <w:pStyle w:val="BodyText"/>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r>
            <w:rPr>
              <w:rFonts w:ascii="Cambria Math" w:hAnsi="Cambria Math"/>
            </w:rPr>
            <m:t> F</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3EBC195F" w14:textId="77777777" w:rsidR="007503FE" w:rsidRDefault="00000000">
      <w:pPr>
        <w:pStyle w:val="FirstParagraph"/>
      </w:pPr>
      <w:r>
        <w:t xml:space="preserve">In that study, ~80 plants were monitored each year in a population estimated at ~1000 individuals. Mirroring the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xml:space="preserve"> decomposition above, the observed transition frequencies can be written as:</w:t>
      </w:r>
    </w:p>
    <w:p w14:paraId="512630E6"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12</m:t>
                    </m:r>
                    <m:r>
                      <m:rPr>
                        <m:sty m:val="p"/>
                      </m:rPr>
                      <w:rPr>
                        <w:rFonts w:ascii="Cambria Math" w:hAnsi="Cambria Math"/>
                      </w:rPr>
                      <m:t>/</m:t>
                    </m:r>
                    <m:r>
                      <w:rPr>
                        <w:rFonts w:ascii="Cambria Math" w:hAnsi="Cambria Math"/>
                      </w:rPr>
                      <m:t>14</m:t>
                    </m:r>
                  </m:e>
                  <m:e>
                    <m:r>
                      <w:rPr>
                        <w:rFonts w:ascii="Cambria Math" w:hAnsi="Cambria Math"/>
                      </w:rPr>
                      <m:t>14</m:t>
                    </m:r>
                    <m:r>
                      <m:rPr>
                        <m:sty m:val="p"/>
                      </m:rPr>
                      <w:rPr>
                        <w:rFonts w:ascii="Cambria Math" w:hAnsi="Cambria Math"/>
                      </w:rPr>
                      <m:t>/</m:t>
                    </m:r>
                    <m:r>
                      <w:rPr>
                        <w:rFonts w:ascii="Cambria Math" w:hAnsi="Cambria Math"/>
                      </w:rPr>
                      <m:t>18</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18</m:t>
                    </m:r>
                  </m:e>
                  <m:e>
                    <m:r>
                      <w:rPr>
                        <w:rFonts w:ascii="Cambria Math" w:hAnsi="Cambria Math"/>
                      </w:rPr>
                      <m:t>6</m:t>
                    </m:r>
                    <m:r>
                      <m:rPr>
                        <m:sty m:val="p"/>
                      </m:rPr>
                      <w:rPr>
                        <w:rFonts w:ascii="Cambria Math" w:hAnsi="Cambria Math"/>
                      </w:rPr>
                      <m:t>/</m:t>
                    </m:r>
                    <m:r>
                      <w:rPr>
                        <w:rFonts w:ascii="Cambria Math" w:hAnsi="Cambria Math"/>
                      </w:rPr>
                      <m:t>9</m:t>
                    </m:r>
                  </m:e>
                  <m:e>
                    <m:r>
                      <w:rPr>
                        <w:rFonts w:ascii="Cambria Math" w:hAnsi="Cambria Math"/>
                      </w:rPr>
                      <m:t>13</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2</m:t>
                    </m:r>
                    <m:r>
                      <m:rPr>
                        <m:sty m:val="p"/>
                      </m:rPr>
                      <w:rPr>
                        <w:rFonts w:ascii="Cambria Math" w:hAnsi="Cambria Math"/>
                      </w:rPr>
                      <m:t>/</m:t>
                    </m:r>
                    <m:r>
                      <w:rPr>
                        <w:rFonts w:ascii="Cambria Math" w:hAnsi="Cambria Math"/>
                      </w:rPr>
                      <m:t>9</m:t>
                    </m:r>
                  </m:e>
                  <m:e>
                    <m:r>
                      <w:rPr>
                        <w:rFonts w:ascii="Cambria Math" w:hAnsi="Cambria Math"/>
                      </w:rPr>
                      <m:t>33</m:t>
                    </m:r>
                    <m:r>
                      <m:rPr>
                        <m:sty m:val="p"/>
                      </m:rPr>
                      <w:rPr>
                        <w:rFonts w:ascii="Cambria Math" w:hAnsi="Cambria Math"/>
                      </w:rPr>
                      <m:t>/</m:t>
                    </m:r>
                    <m:r>
                      <w:rPr>
                        <w:rFonts w:ascii="Cambria Math" w:hAnsi="Cambria Math"/>
                      </w:rPr>
                      <m:t>47</m:t>
                    </m:r>
                  </m:e>
                </m:mr>
                <m:mr>
                  <m:e>
                    <m:r>
                      <w:rPr>
                        <w:rFonts w:ascii="Cambria Math" w:hAnsi="Cambria Math"/>
                      </w:rPr>
                      <m:t>2</m:t>
                    </m:r>
                    <m:r>
                      <m:rPr>
                        <m:sty m:val="p"/>
                      </m:rPr>
                      <w:rPr>
                        <w:rFonts w:ascii="Cambria Math" w:hAnsi="Cambria Math"/>
                      </w:rPr>
                      <m:t>/</m:t>
                    </m:r>
                    <m:r>
                      <w:rPr>
                        <w:rFonts w:ascii="Cambria Math" w:hAnsi="Cambria Math"/>
                      </w:rPr>
                      <m:t>14</m:t>
                    </m:r>
                  </m:e>
                  <m:e>
                    <m:r>
                      <w:rPr>
                        <w:rFonts w:ascii="Cambria Math" w:hAnsi="Cambria Math"/>
                      </w:rPr>
                      <m:t>3</m:t>
                    </m:r>
                    <m:r>
                      <m:rPr>
                        <m:sty m:val="p"/>
                      </m:rPr>
                      <w:rPr>
                        <w:rFonts w:ascii="Cambria Math" w:hAnsi="Cambria Math"/>
                      </w:rPr>
                      <m:t>/</m:t>
                    </m:r>
                    <m:r>
                      <w:rPr>
                        <w:rFonts w:ascii="Cambria Math" w:hAnsi="Cambria Math"/>
                      </w:rPr>
                      <m:t>18</m:t>
                    </m:r>
                  </m:e>
                  <m:e>
                    <m:r>
                      <w:rPr>
                        <w:rFonts w:ascii="Cambria Math" w:hAnsi="Cambria Math"/>
                      </w:rPr>
                      <m:t>1</m:t>
                    </m:r>
                    <m:r>
                      <m:rPr>
                        <m:sty m:val="p"/>
                      </m:rPr>
                      <w:rPr>
                        <w:rFonts w:ascii="Cambria Math" w:hAnsi="Cambria Math"/>
                      </w:rPr>
                      <m:t>/</m:t>
                    </m:r>
                    <m:r>
                      <w:rPr>
                        <w:rFonts w:ascii="Cambria Math" w:hAnsi="Cambria Math"/>
                      </w:rPr>
                      <m:t>9</m:t>
                    </m:r>
                  </m:e>
                  <m:e>
                    <m:r>
                      <w:rPr>
                        <w:rFonts w:ascii="Cambria Math" w:hAnsi="Cambria Math"/>
                      </w:rPr>
                      <m:t>1</m:t>
                    </m:r>
                    <m:r>
                      <m:rPr>
                        <m:sty m:val="p"/>
                      </m:rPr>
                      <w:rPr>
                        <w:rFonts w:ascii="Cambria Math" w:hAnsi="Cambria Math"/>
                      </w:rPr>
                      <m:t>/</m:t>
                    </m:r>
                    <m:r>
                      <w:rPr>
                        <w:rFonts w:ascii="Cambria Math" w:hAnsi="Cambria Math"/>
                      </w:rPr>
                      <m:t>47</m:t>
                    </m:r>
                  </m:e>
                </m:mr>
              </m:m>
            </m:e>
          </m:d>
          <m:r>
            <m:rPr>
              <m:sty m:val="p"/>
            </m:rPr>
            <w:rPr>
              <w:rFonts w:ascii="Cambria Math" w:hAnsi="Cambria Math"/>
            </w:rPr>
            <m:t>,</m:t>
          </m:r>
        </m:oMath>
      </m:oMathPara>
    </w:p>
    <w:p w14:paraId="412EBACD" w14:textId="77777777" w:rsidR="007503FE"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9</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38C11CBF" w14:textId="77777777" w:rsidR="007503FE" w:rsidRDefault="00000000">
      <w:pPr>
        <w:pStyle w:val="FirstParagraph"/>
      </w:pPr>
      <w:r>
        <w:t xml:space="preserve">Here, columns index origin stage </w:t>
      </w:r>
      <m:oMath>
        <m:r>
          <w:rPr>
            <w:rFonts w:ascii="Cambria Math" w:hAnsi="Cambria Math"/>
          </w:rPr>
          <m:t>j</m:t>
        </m:r>
      </m:oMath>
      <w:r>
        <w:t xml:space="preserve">; rows 1-4 in </w:t>
      </w:r>
      <m:oMath>
        <m:sSub>
          <m:sSubPr>
            <m:ctrlPr>
              <w:rPr>
                <w:rFonts w:ascii="Cambria Math" w:hAnsi="Cambria Math"/>
              </w:rPr>
            </m:ctrlPr>
          </m:sSubPr>
          <m:e>
            <m:r>
              <w:rPr>
                <w:rFonts w:ascii="Cambria Math" w:hAnsi="Cambria Math"/>
              </w:rPr>
              <m:t>N</m:t>
            </m:r>
          </m:e>
          <m:sub>
            <m:r>
              <w:rPr>
                <w:rFonts w:ascii="Cambria Math" w:hAnsi="Cambria Math"/>
              </w:rPr>
              <m:t>U</m:t>
            </m:r>
          </m:sub>
        </m:sSub>
      </m:oMath>
      <w:r>
        <w:t xml:space="preserve"> index destination stages, and the extra row </w:t>
      </w:r>
      <m:oMath>
        <m:r>
          <w:rPr>
            <w:rFonts w:ascii="Cambria Math" w:hAnsi="Cambria Math"/>
          </w:rPr>
          <m:t>d</m:t>
        </m:r>
      </m:oMath>
      <w:r>
        <w:t xml:space="preserve"> contains stage-specific death frequencies. The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matrix remains </w:t>
      </w:r>
      <m:oMath>
        <m:r>
          <w:rPr>
            <w:rFonts w:ascii="Cambria Math" w:hAnsi="Cambria Math"/>
          </w:rPr>
          <m:t>4</m:t>
        </m:r>
        <m:r>
          <m:rPr>
            <m:sty m:val="p"/>
          </m:rPr>
          <w:rPr>
            <w:rFonts w:ascii="Cambria Math" w:hAnsi="Cambria Math"/>
          </w:rPr>
          <m:t>×</m:t>
        </m:r>
        <m:r>
          <w:rPr>
            <w:rFonts w:ascii="Cambria Math" w:hAnsi="Cambria Math"/>
          </w:rPr>
          <m:t>4</m:t>
        </m:r>
      </m:oMath>
      <w:r>
        <w:t xml:space="preserve"> and contains only reproductive transitions. From these counts, the sampling distributions of the underlying transition rates are:</w:t>
      </w:r>
    </w:p>
    <w:p w14:paraId="63788FCB" w14:textId="77777777" w:rsidR="007503FE" w:rsidRDefault="00000000">
      <w:pPr>
        <w:pStyle w:val="BodyText"/>
      </w:pPr>
      <m:oMathPara>
        <m:oMathParaPr>
          <m:jc m:val="center"/>
        </m:oMathParaPr>
        <m:oMath>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2</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e>
          </m:d>
          <m:r>
            <m:rPr>
              <m:sty m:val="p"/>
            </m:rPr>
            <w:rPr>
              <w:rFonts w:ascii="Cambria Math" w:hAnsi="Cambria Math"/>
            </w:rPr>
            <m:t>,</m:t>
          </m:r>
        </m:oMath>
      </m:oMathPara>
    </w:p>
    <w:p w14:paraId="233158BB" w14:textId="77777777" w:rsidR="007503FE" w:rsidRDefault="00000000">
      <w:pPr>
        <w:pStyle w:val="FirstParagraph"/>
      </w:pPr>
      <m:oMathPara>
        <m:oMathParaPr>
          <m:jc m:val="center"/>
        </m:oMathParaPr>
        <m:oMath>
          <m:d>
            <m:dPr>
              <m:ctrlPr>
                <w:rPr>
                  <w:rFonts w:ascii="Cambria Math" w:hAnsi="Cambria Math"/>
                </w:rPr>
              </m:ctrlPr>
            </m:dPr>
            <m:e>
              <m:r>
                <w:rPr>
                  <w:rFonts w:ascii="Cambria Math" w:hAnsi="Cambria Math"/>
                </w:rPr>
                <m:t>14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d2</m:t>
                  </m:r>
                </m:sub>
              </m:sSub>
            </m:e>
          </m:d>
          <m:r>
            <m:rPr>
              <m:sty m:val="p"/>
            </m:rPr>
            <w:rPr>
              <w:rFonts w:ascii="Cambria Math" w:hAnsi="Cambria Math"/>
            </w:rPr>
            <m:t>,</m:t>
          </m:r>
        </m:oMath>
      </m:oMathPara>
    </w:p>
    <w:p w14:paraId="3725CCAF" w14:textId="77777777" w:rsidR="007503FE" w:rsidRDefault="00000000">
      <w:pPr>
        <w:pStyle w:val="FirstParagraph"/>
      </w:pPr>
      <m:oMathPara>
        <m:oMathParaPr>
          <m:jc m:val="center"/>
        </m:oMathParaP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d3</m:t>
                  </m:r>
                </m:sub>
              </m:sSub>
            </m:e>
          </m:d>
          <m:r>
            <m:rPr>
              <m:sty m:val="p"/>
            </m:rPr>
            <w:rPr>
              <w:rFonts w:ascii="Cambria Math" w:hAnsi="Cambria Math"/>
            </w:rPr>
            <m:t>,</m:t>
          </m:r>
        </m:oMath>
      </m:oMathPara>
    </w:p>
    <w:p w14:paraId="402A2BBE" w14:textId="77777777" w:rsidR="007503FE" w:rsidRDefault="00000000">
      <w:pPr>
        <w:pStyle w:val="FirstParagraph"/>
      </w:pPr>
      <m:oMathPara>
        <m:oMathParaPr>
          <m:jc m:val="center"/>
        </m:oMathParaPr>
        <m:oMath>
          <m:d>
            <m:dPr>
              <m:ctrlPr>
                <w:rPr>
                  <w:rFonts w:ascii="Cambria Math" w:hAnsi="Cambria Math"/>
                </w:rPr>
              </m:ctrlPr>
            </m:dPr>
            <m:e>
              <m:r>
                <w:rPr>
                  <w:rFonts w:ascii="Cambria Math" w:hAnsi="Cambria Math"/>
                </w:rPr>
                <m:t>13</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d4</m:t>
                  </m:r>
                </m:sub>
              </m:sSub>
            </m:e>
          </m:d>
          <m:r>
            <m:rPr>
              <m:sty m:val="p"/>
            </m:rPr>
            <w:rPr>
              <w:rFonts w:ascii="Cambria Math" w:hAnsi="Cambria Math"/>
            </w:rPr>
            <m:t>,</m:t>
          </m:r>
        </m:oMath>
      </m:oMathPara>
    </w:p>
    <w:p w14:paraId="2CDCED85" w14:textId="77777777" w:rsidR="007503FE" w:rsidRDefault="00000000">
      <w:pPr>
        <w:pStyle w:val="FirstParagraph"/>
      </w:pPr>
      <m:oMathPara>
        <m:oMathParaPr>
          <m:jc m:val="center"/>
        </m:oMathParaPr>
        <m:oMath>
          <m:r>
            <w:rPr>
              <w:rFonts w:ascii="Cambria Math" w:hAnsi="Cambria Math"/>
            </w:rPr>
            <w:lastRenderedPageBreak/>
            <m:t>9</m:t>
          </m:r>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14</m:t>
                      </m:r>
                    </m:sub>
                  </m:sSub>
                  <m:r>
                    <m:rPr>
                      <m:sty m:val="p"/>
                    </m:rPr>
                    <w:rPr>
                      <w:rFonts w:ascii="Cambria Math" w:hAnsi="Cambria Math"/>
                    </w:rPr>
                    <m:t>+log</m:t>
                  </m:r>
                  <m:r>
                    <w:rPr>
                      <w:rFonts w:ascii="Cambria Math" w:hAnsi="Cambria Math"/>
                    </w:rPr>
                    <m:t>47</m:t>
                  </m:r>
                </m:e>
              </m:d>
            </m:e>
          </m:d>
          <m:r>
            <m:rPr>
              <m:sty m:val="p"/>
            </m:rPr>
            <w:rPr>
              <w:rFonts w:ascii="Cambria Math" w:hAnsi="Cambria Math"/>
            </w:rPr>
            <m:t>.</m:t>
          </m:r>
        </m:oMath>
      </m:oMathPara>
    </w:p>
    <w:p w14:paraId="3290C476" w14:textId="77777777" w:rsidR="007503FE" w:rsidRDefault="00000000">
      <w:pPr>
        <w:pStyle w:val="FirstParagraph"/>
      </w:pPr>
      <w:r>
        <w:t>To create a sampling distribution for the focal MPM, we take 2,000 independent draws from the sampling distributions implied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14:paraId="76CD9EBB" w14:textId="77777777" w:rsidR="007503FE" w:rsidRDefault="00000000">
      <w:pPr>
        <w:pStyle w:val="BodyText"/>
      </w:pPr>
      <w:r>
        <w:t>The modest sample sizes underpinning this MPM (9-47 plants per stage class) result in relatively high sampling uncertainty in the transition rates (Fig. 1). For instance, the sample estimate for the vegetative-reproductive growth transition is 0.22 (2/9), but the upper bound of the 95% bootstrap interval suggests this transition rate could plausibly be as high as 0.45 in the population at large. Correspondingly, there is substantial sampling uncertainty in some derived parameters (Fig. 2). Based on the 95% bootstrap interval bounds, the equilibrium population growth rate could be as low as –17% per year or as high as +1% per year; life expectancy could be as low as 3.5 years or as high as 18.2 years; and the reproductive value of the vegetative stage class could be 22% lower than that of the seedling stage or 1460% higher.</w:t>
      </w:r>
    </w:p>
    <w:p w14:paraId="494F7128" w14:textId="77777777" w:rsidR="007503FE" w:rsidRDefault="00000000">
      <w:pPr>
        <w:pStyle w:val="BodyText"/>
      </w:pPr>
      <w:r>
        <w:t xml:space="preserve">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extends analysis 2 to multiple populations of the same species to assess whether inference robustness is consistent across sites. Together, the three analyses bracket a range of typical uses of published MPMs and </w:t>
      </w:r>
      <w:r>
        <w:lastRenderedPageBreak/>
        <w:t>allow us to ask whether the consequences of sampling uncertainty are consistent across contexts or depend on the nature of the analysis.</w:t>
      </w:r>
    </w:p>
    <w:p w14:paraId="07B4E3BA" w14:textId="77777777" w:rsidR="007503FE" w:rsidRDefault="00000000">
      <w:pPr>
        <w:pStyle w:val="Heading3"/>
      </w:pPr>
      <w:bookmarkStart w:id="99" w:name="X349b7ec3116bc91db23218542ca4014d9cbeed5"/>
      <w:bookmarkEnd w:id="98"/>
      <w:r>
        <w:t>Analysis 1: Comparative analysis of mortality trajectories</w:t>
      </w:r>
    </w:p>
    <w:p w14:paraId="41910207" w14:textId="77777777" w:rsidR="007503FE" w:rsidRDefault="00000000">
      <w:pPr>
        <w:pStyle w:val="FirstParagraph"/>
      </w:pPr>
      <w:r>
        <w:t>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14:paraId="7307ADDE" w14:textId="77777777" w:rsidR="007503FE" w:rsidRDefault="00000000">
      <w:pPr>
        <w:pStyle w:val="BodyText"/>
      </w:pPr>
      <w:r>
        <w:t>To estimate mature life expectancy (</w:t>
      </w:r>
      <m:oMath>
        <m:r>
          <w:rPr>
            <w:rFonts w:ascii="Cambria Math" w:hAnsi="Cambria Math"/>
          </w:rPr>
          <m:t>L</m:t>
        </m:r>
      </m:oMath>
      <w:r>
        <w:t>) and shape (</w:t>
      </w:r>
      <m:oMath>
        <m:r>
          <w:rPr>
            <w:rFonts w:ascii="Cambria Math" w:hAnsi="Cambria Math"/>
          </w:rPr>
          <m:t>S</m:t>
        </m:r>
      </m:oMath>
      <w:r>
        <w:t>),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14:paraId="08A60A00" w14:textId="77777777" w:rsidR="007503FE"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x</m:t>
                  </m:r>
                </m:sub>
              </m:sSub>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64DA4823" w14:textId="77777777" w:rsidR="007503FE" w:rsidRDefault="00000000">
      <w:pPr>
        <w:pStyle w:val="FirstParagraph"/>
      </w:pPr>
      <w:r>
        <w:lastRenderedPageBreak/>
        <w:t xml:space="preserve">where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is the proportion of a cohort surviving from reproductive maturity to age </w:t>
      </w:r>
      <m:oMath>
        <m:r>
          <w:rPr>
            <w:rFonts w:ascii="Cambria Math" w:hAnsi="Cambria Math"/>
          </w:rPr>
          <m:t>x</m:t>
        </m:r>
      </m:oMath>
      <w:r>
        <w:t>.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 S1.2).</w:t>
      </w:r>
    </w:p>
    <w:p w14:paraId="250E5204" w14:textId="77777777" w:rsidR="007503FE" w:rsidRDefault="00000000">
      <w:pPr>
        <w:pStyle w:val="BodyText"/>
      </w:pPr>
      <w:r>
        <w:t xml:space="preserve">We calculated life expectancy and shape at the population level, using one population-level MPM per population. For populations with temporal replication, we used a pooled population MPM if available; otherwise, we used a population mean MPM; if neither was available, we constructed a population-level matrix by taking the element-wise mean of the available annual individual MPMs.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w:t>
      </w:r>
      <w:r>
        <w:lastRenderedPageBreak/>
        <w:t>substantial. Results should therefore be interpreted conservatively with respect to the influence of sampling uncertainty.</w:t>
      </w:r>
    </w:p>
    <w:p w14:paraId="316D1B20" w14:textId="77777777" w:rsidR="007503FE" w:rsidRDefault="00000000">
      <w:pPr>
        <w:pStyle w:val="BodyText"/>
      </w:pPr>
      <w:r>
        <w:t>To model the relationship between point estimates of mature life expectancy and shape, we used a linear model with random intercepts at the species level (to account for non-independence among populations of the same species), as in Eq. (4),</w:t>
      </w:r>
    </w:p>
    <w:p w14:paraId="41B672E4"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0F626D9F" w14:textId="77777777" w:rsidR="007503FE" w:rsidRDefault="00000000">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represent point estimates of life expectancy and shape, respectively, for population </w:t>
      </w:r>
      <m:oMath>
        <m:r>
          <w:rPr>
            <w:rFonts w:ascii="Cambria Math" w:hAnsi="Cambria Math"/>
          </w:rPr>
          <m:t>i</m:t>
        </m:r>
      </m:oMath>
      <w:r>
        <w:t xml:space="preserve"> and species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represent species-specific intercepts, </w:t>
      </w:r>
      <m:oMath>
        <m:r>
          <w:rPr>
            <w:rFonts w:ascii="Cambria Math" w:hAnsi="Cambria Math"/>
          </w:rPr>
          <m:t>β</m:t>
        </m:r>
      </m:oMath>
      <w:r>
        <w:t xml:space="preserve"> is the slope of the relationship between </w:t>
      </w:r>
      <m:oMath>
        <m:r>
          <w:rPr>
            <w:rFonts w:ascii="Cambria Math" w:hAnsi="Cambria Math"/>
          </w:rPr>
          <m:t>S</m:t>
        </m:r>
      </m:oMath>
      <w:r>
        <w:t xml:space="preserve"> and </w:t>
      </w:r>
      <m:oMath>
        <m:r>
          <w:rPr>
            <w:rFonts w:ascii="Cambria Math" w:hAnsi="Cambria Math"/>
          </w:rPr>
          <m:t>L</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residual variance. Species-level intercept variation is modelled as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among-species intercept variance (i.e., variance of random intercepts; distinct from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To incorporate sampling uncertainty, we used a measurement error model (based on McElreath 2020, sec. 14.1.2) where latent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are linked to sampling-distribution means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oMath>
      <w:r>
        <w:t>) and variances (</w:t>
      </w:r>
      <m:oMath>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ij</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ij</m:t>
            </m:r>
          </m:sub>
          <m:sup>
            <m:r>
              <w:rPr>
                <w:rFonts w:ascii="Cambria Math" w:hAnsi="Cambria Math"/>
              </w:rPr>
              <m:t>2</m:t>
            </m:r>
          </m:sup>
        </m:sSubSup>
      </m:oMath>
      <w:r>
        <w:t>) derived as described in the sampling-distribution section above, as in Eqs. (5), (6), and (7).</w:t>
      </w:r>
    </w:p>
    <w:p w14:paraId="4E14299A" w14:textId="77777777" w:rsidR="007503FE" w:rsidRDefault="00000000">
      <w:pPr>
        <w:pStyle w:val="BodyText"/>
      </w:pPr>
      <w:r>
        <w:t xml:space="preserve">The structural form of the model is unchanged when sampling uncertainty is incorporated; Eqs. (5)-(7) restate the outcome model and add explicit sub-models for the true latent values of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which are now treated as unknown quantities estimated from their bootstrap-derived sampling distributions rather than as fixed plug-in values:</w:t>
      </w:r>
    </w:p>
    <w:p w14:paraId="768CE5AA" w14:textId="77777777" w:rsidR="007503FE" w:rsidRPr="00F4156C" w:rsidRDefault="00000000">
      <w:pPr>
        <w:pStyle w:val="BodyText"/>
        <w:rPr>
          <w:lang w:val="da-DK"/>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lang w:val="da-DK"/>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lang w:val="da-DK"/>
                </w:rPr>
                <m:t>,</m:t>
              </m:r>
              <m:sSup>
                <m:sSupPr>
                  <m:ctrlPr>
                    <w:rPr>
                      <w:rFonts w:ascii="Cambria Math" w:hAnsi="Cambria Math"/>
                    </w:rPr>
                  </m:ctrlPr>
                </m:sSupPr>
                <m:e>
                  <m:r>
                    <w:rPr>
                      <w:rFonts w:ascii="Cambria Math" w:hAnsi="Cambria Math"/>
                    </w:rPr>
                    <m:t>σ</m:t>
                  </m:r>
                </m:e>
                <m:sup>
                  <m:r>
                    <w:rPr>
                      <w:rFonts w:ascii="Cambria Math" w:hAnsi="Cambria Math"/>
                      <w:lang w:val="da-DK"/>
                    </w:rPr>
                    <m:t>2</m:t>
                  </m:r>
                </m:sup>
              </m:sSup>
            </m:e>
          </m:d>
          <m:r>
            <m:rPr>
              <m:sty m:val="p"/>
            </m:rPr>
            <w:rPr>
              <w:rFonts w:ascii="Cambria Math" w:hAnsi="Cambria Math"/>
              <w:lang w:val="da-DK"/>
            </w:rPr>
            <m:t>,</m:t>
          </m:r>
          <m:r>
            <w:rPr>
              <w:rFonts w:ascii="Cambria Math" w:hAnsi="Cambria Math"/>
              <w:lang w:val="da-DK"/>
            </w:rPr>
            <m:t>  </m:t>
          </m:r>
          <m:d>
            <m:dPr>
              <m:ctrlPr>
                <w:rPr>
                  <w:rFonts w:ascii="Cambria Math" w:hAnsi="Cambria Math"/>
                </w:rPr>
              </m:ctrlPr>
            </m:dPr>
            <m:e>
              <m:r>
                <w:rPr>
                  <w:rFonts w:ascii="Cambria Math" w:hAnsi="Cambria Math"/>
                  <w:lang w:val="da-DK"/>
                </w:rPr>
                <m:t>5</m:t>
              </m:r>
            </m:e>
          </m:d>
        </m:oMath>
      </m:oMathPara>
    </w:p>
    <w:p w14:paraId="16539A1B" w14:textId="77777777" w:rsidR="007503FE" w:rsidRPr="00F4156C"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e>
          </m:d>
          <m:r>
            <m:rPr>
              <m:sty m:val="p"/>
            </m:rPr>
            <w:rPr>
              <w:rFonts w:ascii="Cambria Math" w:hAnsi="Cambria Math"/>
              <w:lang w:val="da-DK"/>
            </w:rPr>
            <m:t>,</m:t>
          </m:r>
          <m:r>
            <w:rPr>
              <w:rFonts w:ascii="Cambria Math" w:hAnsi="Cambria Math"/>
              <w:lang w:val="da-DK"/>
            </w:rPr>
            <m:t>  </m:t>
          </m:r>
          <m:d>
            <m:dPr>
              <m:ctrlPr>
                <w:rPr>
                  <w:rFonts w:ascii="Cambria Math" w:hAnsi="Cambria Math"/>
                </w:rPr>
              </m:ctrlPr>
            </m:dPr>
            <m:e>
              <m:r>
                <w:rPr>
                  <w:rFonts w:ascii="Cambria Math" w:hAnsi="Cambria Math"/>
                  <w:lang w:val="da-DK"/>
                </w:rPr>
                <m:t>6</m:t>
              </m:r>
            </m:e>
          </m:d>
        </m:oMath>
      </m:oMathPara>
    </w:p>
    <w:p w14:paraId="204BAE24" w14:textId="77777777" w:rsidR="007503FE" w:rsidRPr="00F4156C"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e>
          </m:d>
          <m:r>
            <m:rPr>
              <m:sty m:val="p"/>
            </m:rPr>
            <w:rPr>
              <w:rFonts w:ascii="Cambria Math" w:hAnsi="Cambria Math"/>
              <w:lang w:val="da-DK"/>
            </w:rPr>
            <m:t>.</m:t>
          </m:r>
          <m:r>
            <w:rPr>
              <w:rFonts w:ascii="Cambria Math" w:hAnsi="Cambria Math"/>
              <w:lang w:val="da-DK"/>
            </w:rPr>
            <m:t>  </m:t>
          </m:r>
          <m:d>
            <m:dPr>
              <m:ctrlPr>
                <w:rPr>
                  <w:rFonts w:ascii="Cambria Math" w:hAnsi="Cambria Math"/>
                </w:rPr>
              </m:ctrlPr>
            </m:dPr>
            <m:e>
              <m:r>
                <w:rPr>
                  <w:rFonts w:ascii="Cambria Math" w:hAnsi="Cambria Math"/>
                  <w:lang w:val="da-DK"/>
                </w:rPr>
                <m:t>7</m:t>
              </m:r>
            </m:e>
          </m:d>
        </m:oMath>
      </m:oMathPara>
    </w:p>
    <w:p w14:paraId="126454A0" w14:textId="77777777" w:rsidR="007503FE" w:rsidRDefault="00000000">
      <w:pPr>
        <w:pStyle w:val="FirstParagraph"/>
      </w:pPr>
      <w:r>
        <w:lastRenderedPageBreak/>
        <w:t>For these models, we used priors and settings as described in Supplementary Methods section S1.4.</w:t>
      </w:r>
    </w:p>
    <w:p w14:paraId="2E0F44C9" w14:textId="77777777" w:rsidR="007503FE" w:rsidRDefault="00000000">
      <w:pPr>
        <w:pStyle w:val="BodyText"/>
      </w:pPr>
      <w:r>
        <w:t>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t>
      </w:r>
    </w:p>
    <w:p w14:paraId="1ACE9183" w14:textId="77777777" w:rsidR="007503FE" w:rsidRDefault="00000000">
      <w:pPr>
        <w:pStyle w:val="Heading3"/>
      </w:pPr>
      <w:bookmarkStart w:id="100" w:name="Xa6846656006b1b9058ef913d8de9a898b7446a1"/>
      <w:bookmarkEnd w:id="99"/>
      <w:r>
        <w:t>Analysis 2: The impact of weather on demographic traits</w:t>
      </w:r>
    </w:p>
    <w:p w14:paraId="01B114CD" w14:textId="28D4173C" w:rsidR="007503FE" w:rsidRDefault="00000000">
      <w:pPr>
        <w:pStyle w:val="FirstParagraph"/>
      </w:pPr>
      <w:r>
        <w:t xml:space="preserve">We focus on a 12-year MPM time-series for </w:t>
      </w:r>
      <w:r>
        <w:rPr>
          <w:i/>
          <w:iCs/>
        </w:rPr>
        <w:t>Silene spaldingii</w:t>
      </w:r>
      <w:r>
        <w:t xml:space="preserve"> (Lesica and Crone 2007), a perennial herb found in semi-arid grasslands of western North America. We selected this case because it provides a rare combination of multi-year temporal replication, recoverable transition-level sample sizes, and matched local climate covariates,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w:t>
      </w:r>
      <w:del w:id="101" w:author="Emily Simmonds" w:date="2026-07-09T16:29:00Z" w16du:dateUtc="2026-07-09T15:29:00Z">
        <w:r w:rsidDel="0059558D">
          <w:delText xml:space="preserve">only </w:delText>
        </w:r>
      </w:del>
      <w:r>
        <w:t xml:space="preserve">on the reproductive transition (hereafter ‘recruitment’, the number of seedlings in year </w:t>
      </w:r>
      <m:oMath>
        <m:r>
          <w:rPr>
            <w:rFonts w:ascii="Cambria Math" w:hAnsi="Cambria Math"/>
          </w:rPr>
          <m:t>t</m:t>
        </m:r>
      </m:oMath>
      <w:r>
        <w:t xml:space="preserve"> per reproductive plant in year </w:t>
      </w:r>
      <m:oMath>
        <m:r>
          <w:rPr>
            <w:rFonts w:ascii="Cambria Math" w:hAnsi="Cambria Math"/>
          </w:rPr>
          <m:t>t</m:t>
        </m:r>
        <m:r>
          <m:rPr>
            <m:sty m:val="p"/>
          </m:rPr>
          <w:rPr>
            <w:rFonts w:ascii="Cambria Math" w:hAnsi="Cambria Math"/>
          </w:rPr>
          <m:t>-</m:t>
        </m:r>
        <m:r>
          <w:rPr>
            <w:rFonts w:ascii="Cambria Math" w:hAnsi="Cambria Math"/>
          </w:rPr>
          <m:t>1</m:t>
        </m:r>
      </m:oMath>
      <w:r>
        <w:t>)</w:t>
      </w:r>
      <w:ins w:id="102" w:author="Emily Simmonds" w:date="2026-07-09T16:30:00Z" w16du:dateUtc="2026-07-09T15:30:00Z">
        <w:r w:rsidR="0059558D">
          <w:t>, and survival</w:t>
        </w:r>
      </w:ins>
      <w:r>
        <w:t xml:space="preserve">. We note that recruitment estimated in this way is a relatively aggregated transition whose behaviour under </w:t>
      </w:r>
      <w:r>
        <w:lastRenderedPageBreak/>
        <w:t>sampling uncertainty may differ substantially from that of survival transitions, which are estimated from smaller stage-specific samples and are more prone to boundary estimates. The robustness we observe in this analysis therefore reflects properties of aggregate reproductive transitions under moderate sample sizes, and should not be taken as evidence that within-species analyses are always insensitive to sampling uncertainty.</w:t>
      </w:r>
    </w:p>
    <w:p w14:paraId="0177B785" w14:textId="77777777" w:rsidR="007503FE" w:rsidRDefault="00000000">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 </w:t>
      </w:r>
      <m:oMath>
        <m:r>
          <w:rPr>
            <w:rFonts w:ascii="Cambria Math" w:hAnsi="Cambria Math"/>
          </w:rPr>
          <m:t>K</m:t>
        </m:r>
      </m:oMath>
      <w:r>
        <w:t xml:space="preserve"> monthly lags (i.e., going back in time from the end of a given transition interval) in a way that allows smoothing of coefficients across nearby lags. The smoothing model we use here is a Gaussian process with an exponential covariance function, as in Eq. (8),</w:t>
      </w:r>
    </w:p>
    <w:p w14:paraId="68C821E3" w14:textId="77777777" w:rsidR="007503FE"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m:rPr>
              <m:nor/>
            </m:rPr>
            <m:t>Normal</m:t>
          </m:r>
          <m: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8</m:t>
              </m:r>
            </m:e>
          </m:d>
        </m:oMath>
      </m:oMathPara>
    </w:p>
    <w:p w14:paraId="60C8F79F" w14:textId="77777777" w:rsidR="007503FE" w:rsidRDefault="00000000">
      <w:pPr>
        <w:pStyle w:val="FirstParagraph"/>
      </w:pPr>
      <w:r>
        <w:t>with the monthly-coefficient prior and covariance structure given in Eqs. (9) and (10),</w:t>
      </w:r>
    </w:p>
    <w:p w14:paraId="18D066A8" w14:textId="77777777" w:rsidR="007503FE" w:rsidRDefault="00000000">
      <w:pPr>
        <w:pStyle w:val="BodyText"/>
      </w:pPr>
      <m:oMathPara>
        <m:oMathParaPr>
          <m:jc m:val="center"/>
        </m:oMathParaPr>
        <m:oMath>
          <m:r>
            <w:rPr>
              <w:rFonts w:ascii="Cambria Math" w:hAnsi="Cambria Math"/>
            </w:rPr>
            <m:t>b</m:t>
          </m:r>
          <m:r>
            <m:rPr>
              <m:sty m:val="p"/>
            </m:rPr>
            <w:rPr>
              <w:rFonts w:ascii="Cambria Math" w:hAnsi="Cambria Math"/>
            </w:rPr>
            <m:t>∼</m:t>
          </m:r>
          <m:r>
            <m:rPr>
              <m:nor/>
            </m:rPr>
            <m:t>MVN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m:rPr>
                  <m:sty m:val="b"/>
                </m:rPr>
                <w:rPr>
                  <w:rFonts w:ascii="Cambria Math" w:hAnsi="Cambria Math"/>
                </w:rPr>
                <m:t>K</m:t>
              </m:r>
            </m:e>
          </m:d>
          <m:r>
            <w:rPr>
              <w:rFonts w:ascii="Cambria Math" w:hAnsi="Cambria Math"/>
            </w:rPr>
            <m:t>  </m:t>
          </m:r>
          <m:d>
            <m:dPr>
              <m:ctrlPr>
                <w:rPr>
                  <w:rFonts w:ascii="Cambria Math" w:hAnsi="Cambria Math"/>
                </w:rPr>
              </m:ctrlPr>
            </m:dPr>
            <m:e>
              <m:r>
                <w:rPr>
                  <w:rFonts w:ascii="Cambria Math" w:hAnsi="Cambria Math"/>
                </w:rPr>
                <m:t>9</m:t>
              </m:r>
            </m:e>
          </m:d>
        </m:oMath>
      </m:oMathPara>
    </w:p>
    <w:p w14:paraId="0DFEF0FC" w14:textId="77777777" w:rsidR="007503FE" w:rsidRDefault="00000000">
      <w:pPr>
        <w:pStyle w:val="FirstParagraph"/>
      </w:pPr>
      <w:r>
        <w:t>and</w:t>
      </w:r>
    </w:p>
    <w:p w14:paraId="086F9EA2"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10</m:t>
              </m:r>
            </m:e>
          </m:d>
        </m:oMath>
      </m:oMathPara>
    </w:p>
    <w:p w14:paraId="3D257156" w14:textId="77777777" w:rsidR="007503FE" w:rsidRDefault="00000000">
      <w:pPr>
        <w:pStyle w:val="FirstParagraph"/>
      </w:pPr>
      <w:r>
        <w:t>respectively.</w:t>
      </w:r>
    </w:p>
    <w:p w14:paraId="6079CAD4" w14:textId="77777777" w:rsidR="007503FE" w:rsidRDefault="00000000">
      <w:pPr>
        <w:pStyle w:val="BodyT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annual recruitment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tk</m:t>
            </m:r>
          </m:sub>
        </m:sSub>
      </m:oMath>
      <w:r>
        <w:t xml:space="preserve"> is the temperature deviation for year </w:t>
      </w:r>
      <m:oMath>
        <m:r>
          <w:rPr>
            <w:rFonts w:ascii="Cambria Math" w:hAnsi="Cambria Math"/>
          </w:rPr>
          <m:t>t</m:t>
        </m:r>
      </m:oMath>
      <w:r>
        <w:t xml:space="preserve"> at monthly lag </w:t>
      </w:r>
      <m:oMath>
        <m:r>
          <w:rPr>
            <w:rFonts w:ascii="Cambria Math" w:hAnsi="Cambria Math"/>
          </w:rPr>
          <m:t>k</m:t>
        </m:r>
      </m:oMath>
      <w:r>
        <w:t>. Model parameters include the intercept (</w:t>
      </w:r>
      <m:oMath>
        <m:r>
          <w:rPr>
            <w:rFonts w:ascii="Cambria Math" w:hAnsi="Cambria Math"/>
          </w:rPr>
          <m:t>α</m:t>
        </m:r>
      </m:oMath>
      <w:r>
        <w:t>),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vector of monthly temperature coefficients (</w:t>
      </w:r>
      <m:oMath>
        <m:r>
          <w:rPr>
            <w:rFonts w:ascii="Cambria Math" w:hAnsi="Cambria Math"/>
          </w:rPr>
          <m:t>b</m:t>
        </m:r>
      </m:oMath>
      <w:r>
        <w:t xml:space="preserve">), mean of the distribution of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covariance matrix (</w:t>
      </w:r>
      <m:oMath>
        <m:r>
          <m:rPr>
            <m:sty m:val="b"/>
          </m:rPr>
          <w:rPr>
            <w:rFonts w:ascii="Cambria Math" w:hAnsi="Cambria Math"/>
          </w:rPr>
          <m:t>K</m:t>
        </m:r>
      </m:oMath>
      <w:r>
        <w:t xml:space="preserve">), </w:t>
      </w:r>
      <w:r>
        <w:lastRenderedPageBreak/>
        <w:t xml:space="preserve">maximum covariance for the </w:t>
      </w:r>
      <m:oMath>
        <m:r>
          <w:rPr>
            <w:rFonts w:ascii="Cambria Math" w:hAnsi="Cambria Math"/>
          </w:rPr>
          <m:t>b</m:t>
        </m:r>
      </m:oMath>
      <w:r>
        <w:t xml:space="preserve"> distribution (</w:t>
      </w:r>
      <m:oMath>
        <m:sSup>
          <m:sSupPr>
            <m:ctrlPr>
              <w:rPr>
                <w:rFonts w:ascii="Cambria Math" w:hAnsi="Cambria Math"/>
              </w:rPr>
            </m:ctrlPr>
          </m:sSupPr>
          <m:e>
            <m:r>
              <w:rPr>
                <w:rFonts w:ascii="Cambria Math" w:hAnsi="Cambria Math"/>
              </w:rPr>
              <m:t>η</m:t>
            </m:r>
          </m:e>
          <m:sup>
            <m:r>
              <w:rPr>
                <w:rFonts w:ascii="Cambria Math" w:hAnsi="Cambria Math"/>
              </w:rPr>
              <m:t>2</m:t>
            </m:r>
          </m:sup>
        </m:sSup>
      </m:oMath>
      <w:r>
        <w:t>), and the rate of decay in covariance with time (</w:t>
      </w:r>
      <m:oMath>
        <m:sSup>
          <m:sSupPr>
            <m:ctrlPr>
              <w:rPr>
                <w:rFonts w:ascii="Cambria Math" w:hAnsi="Cambria Math"/>
              </w:rPr>
            </m:ctrlPr>
          </m:sSupPr>
          <m:e>
            <m:r>
              <w:rPr>
                <w:rFonts w:ascii="Cambria Math" w:hAnsi="Cambria Math"/>
              </w:rPr>
              <m:t>ρ</m:t>
            </m:r>
          </m:e>
          <m:sup>
            <m:r>
              <w:rPr>
                <w:rFonts w:ascii="Cambria Math" w:hAnsi="Cambria Math"/>
              </w:rPr>
              <m:t>2</m:t>
            </m:r>
          </m:sup>
        </m:sSup>
      </m:oMath>
      <w:r>
        <w:t>).</w:t>
      </w:r>
    </w:p>
    <w:p w14:paraId="3B671802" w14:textId="77777777" w:rsidR="007503FE" w:rsidRDefault="00000000">
      <w:pPr>
        <w:pStyle w:val="BodyText"/>
      </w:pPr>
      <w:r>
        <w:t xml:space="preserve">In the model above,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represents a point estimate of annual recruitment derived from the relevant MPM. Recall that these values were initially calculated as the number of seedlings in year </w:t>
      </w:r>
      <m:oMath>
        <m:r>
          <w:rPr>
            <w:rFonts w:ascii="Cambria Math" w:hAnsi="Cambria Math"/>
          </w:rPr>
          <m:t>t</m:t>
        </m:r>
      </m:oMath>
      <w:r>
        <w:t xml:space="preserve"> divided by the number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xml:space="preserve">. To propagate sampling uncertainty, we model the raw seedling counts directly with a Poisson likelihood (Eq. (11)) and include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w:t>
      </w:r>
    </w:p>
    <w:p w14:paraId="7D10DB44"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e>
              </m:d>
            </m:e>
          </m:d>
          <m:r>
            <w:rPr>
              <w:rFonts w:ascii="Cambria Math" w:hAnsi="Cambria Math"/>
            </w:rPr>
            <m:t>  </m:t>
          </m:r>
          <m:d>
            <m:dPr>
              <m:ctrlPr>
                <w:rPr>
                  <w:rFonts w:ascii="Cambria Math" w:hAnsi="Cambria Math"/>
                </w:rPr>
              </m:ctrlPr>
            </m:dPr>
            <m:e>
              <m:r>
                <w:rPr>
                  <w:rFonts w:ascii="Cambria Math" w:hAnsi="Cambria Math"/>
                </w:rPr>
                <m:t>11</m:t>
              </m:r>
            </m:e>
          </m:d>
        </m:oMath>
      </m:oMathPara>
    </w:p>
    <w:p w14:paraId="0AB8B80B" w14:textId="77777777" w:rsidR="007503FE" w:rsidRDefault="00000000">
      <w:pPr>
        <w:pStyle w:val="FirstParagraph"/>
      </w:pPr>
      <w:r>
        <w:t>year-specific intercepts</w:t>
      </w:r>
    </w:p>
    <w:p w14:paraId="6B792688"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m:rPr>
              <m:nor/>
            </m:rPr>
            <m:t>Normal</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12</m:t>
              </m:r>
            </m:e>
          </m:d>
        </m:oMath>
      </m:oMathPara>
    </w:p>
    <w:p w14:paraId="21C81383" w14:textId="77777777" w:rsidR="007503FE" w:rsidRDefault="00000000">
      <w:pPr>
        <w:pStyle w:val="FirstParagraph"/>
      </w:pPr>
      <w:r>
        <w:t xml:space="preserve">This implies that uncertainty in per-capita recruitment declines with sample size: if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then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e>
        </m:d>
      </m:oMath>
      <w:r>
        <w:t xml:space="preserve"> scales as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fixed underlying recruitment intensity.</w:t>
      </w:r>
    </w:p>
    <w:p w14:paraId="13A155D8" w14:textId="77777777" w:rsidR="007503FE" w:rsidRDefault="00000000">
      <w:pPr>
        <w:pStyle w:val="BodyText"/>
      </w:pPr>
      <w:r>
        <w:t>with the same coefficient prior and covariance structure (Eqs. (13) and (14)):</w:t>
      </w:r>
    </w:p>
    <w:p w14:paraId="2F66FD5C" w14:textId="77777777" w:rsidR="007503FE" w:rsidRDefault="00000000">
      <w:pPr>
        <w:pStyle w:val="BodyText"/>
      </w:pPr>
      <m:oMathPara>
        <m:oMathParaPr>
          <m:jc m:val="center"/>
        </m:oMathParaPr>
        <m:oMath>
          <m:r>
            <w:rPr>
              <w:rFonts w:ascii="Cambria Math" w:hAnsi="Cambria Math"/>
            </w:rPr>
            <m:t>b</m:t>
          </m:r>
          <m:r>
            <m:rPr>
              <m:sty m:val="p"/>
            </m:rPr>
            <w:rPr>
              <w:rFonts w:ascii="Cambria Math" w:hAnsi="Cambria Math"/>
            </w:rPr>
            <m:t>∼</m:t>
          </m:r>
          <m:r>
            <m:rPr>
              <m:nor/>
            </m:rPr>
            <m:t>MVN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m:rPr>
                  <m:sty m:val="b"/>
                </m:rPr>
                <w:rPr>
                  <w:rFonts w:ascii="Cambria Math" w:hAnsi="Cambria Math"/>
                </w:rPr>
                <m:t>K</m:t>
              </m:r>
            </m:e>
          </m:d>
          <m:r>
            <w:rPr>
              <w:rFonts w:ascii="Cambria Math" w:hAnsi="Cambria Math"/>
            </w:rPr>
            <m:t>  </m:t>
          </m:r>
          <m:d>
            <m:dPr>
              <m:ctrlPr>
                <w:rPr>
                  <w:rFonts w:ascii="Cambria Math" w:hAnsi="Cambria Math"/>
                </w:rPr>
              </m:ctrlPr>
            </m:dPr>
            <m:e>
              <m:r>
                <w:rPr>
                  <w:rFonts w:ascii="Cambria Math" w:hAnsi="Cambria Math"/>
                </w:rPr>
                <m:t>13</m:t>
              </m:r>
            </m:e>
          </m:d>
        </m:oMath>
      </m:oMathPara>
    </w:p>
    <w:p w14:paraId="1D128D9D" w14:textId="77777777" w:rsidR="007503FE" w:rsidRDefault="00000000">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14</m:t>
              </m:r>
            </m:e>
          </m:d>
        </m:oMath>
      </m:oMathPara>
    </w:p>
    <w:p w14:paraId="6BCF75AE" w14:textId="77777777" w:rsidR="007503FE" w:rsidRDefault="00000000">
      <w:pPr>
        <w:pStyle w:val="FirstParagraph"/>
      </w:pPr>
      <w:r>
        <w:lastRenderedPageBreak/>
        <w:t xml:space="preserve">where the response variable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number of seedlings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sample size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The model is otherwise similar to the point estimates model, except that we use year-specific intercepts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to incorporate the Poisson offset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rather than a single model intercept as before. We fit the above-described models again, with priors and settings as described in Supplementary Methods section S1.4.</w:t>
      </w:r>
    </w:p>
    <w:p w14:paraId="10E29684" w14:textId="77777777" w:rsidR="007503FE" w:rsidRDefault="00000000">
      <w:pPr>
        <w:pStyle w:val="BodyText"/>
      </w:pPr>
      <w:r>
        <w:t xml:space="preserve">For the stage-specific survival comparison shown in the climate figures, we derived annual stage-specific survival probabilities as column sums of </w:t>
      </w:r>
      <m:oMath>
        <m:r>
          <w:rPr>
            <w:rFonts w:ascii="Cambria Math" w:hAnsi="Cambria Math"/>
          </w:rPr>
          <m:t>U</m:t>
        </m:r>
      </m:oMath>
      <w:r>
        <w:t xml:space="preserve"> (survive and transition to any living stage). We then estimated temperature effects for each stage under two matched formulations on the logit scale: an SSD-weighted quasibinomial GLM for point estimates (</w:t>
      </w:r>
      <m:oMath>
        <m:r>
          <m:rPr>
            <m:nor/>
          </m:rPr>
          <m:t>surv</m:t>
        </m:r>
        <m:r>
          <m:rPr>
            <m:sty m:val="p"/>
          </m:rPr>
          <w:rPr>
            <w:rFonts w:ascii="Cambria Math" w:hAnsi="Cambria Math"/>
          </w:rPr>
          <m:t>∼</m:t>
        </m:r>
        <m:r>
          <m:rPr>
            <m:nor/>
          </m:rPr>
          <m:t>tmp</m:t>
        </m:r>
      </m:oMath>
      <w:r>
        <w:t xml:space="preserve">, with weights from the stable stage distribution of each annual </w:t>
      </w:r>
      <m:oMath>
        <m:r>
          <w:rPr>
            <w:rFonts w:ascii="Cambria Math" w:hAnsi="Cambria Math"/>
          </w:rPr>
          <m:t>U</m:t>
        </m:r>
      </m:oMath>
      <w:r>
        <w:t xml:space="preserve"> matrix) and a binomial count model for uncertainty propagation (</w:t>
      </w:r>
      <m:oMath>
        <m:r>
          <m:rPr>
            <m:nor/>
          </m:rPr>
          <m:t>cbind</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e>
        </m:d>
        <m:r>
          <m:rPr>
            <m:sty m:val="p"/>
          </m:rPr>
          <w:rPr>
            <w:rFonts w:ascii="Cambria Math" w:hAnsi="Cambria Math"/>
          </w:rPr>
          <m:t>∼</m:t>
        </m:r>
        <m:r>
          <m:rPr>
            <m:nor/>
          </m:rPr>
          <m:t>tmp</m:t>
        </m:r>
      </m:oMath>
      <w:r>
        <w:t>). Full implementation details are provided in Supplementary Methods sections S1.6 and S1.9.</w:t>
      </w:r>
    </w:p>
    <w:p w14:paraId="5FB4F4A2" w14:textId="77777777" w:rsidR="007503FE" w:rsidRDefault="00000000">
      <w:pPr>
        <w:pStyle w:val="Heading3"/>
      </w:pPr>
      <w:bookmarkStart w:id="103" w:name="Xdb8f4f06f4c8750476c30b7a7cc67a97e3f87aa"/>
      <w:bookmarkEnd w:id="100"/>
      <w:r>
        <w:t>Analysis 3: Multi-site extension of climate-demography models</w:t>
      </w:r>
    </w:p>
    <w:p w14:paraId="3C19CAE9" w14:textId="77777777" w:rsidR="007503FE" w:rsidRDefault="00000000">
      <w:pPr>
        <w:pStyle w:val="FirstParagraph"/>
      </w:pPr>
      <w:r>
        <w:t xml:space="preserve">To test whether the analysis 2 conclusions generalise across populations, we applied the same paired modelling framework to three </w:t>
      </w:r>
      <w:r>
        <w:rPr>
          <w:i/>
          <w:iCs/>
        </w:rPr>
        <w:t>Astragalus scaphoides</w:t>
      </w:r>
      <w:r>
        <w:t xml:space="preserve"> populations (Haynes Creek, McDevitt Creek, and Sheep Corral Gulch) (Crone &amp; Lesica, 2004) . For each site, we fit the same two recruitment-temperature formulations used in analysis 2: a point-estimate model and a sampling-uncertainty model, for both (i) monthly-lag coefficients in the Gaussian-process framework and (ii) a simplified spring-temperature model.</w:t>
      </w:r>
    </w:p>
    <w:p w14:paraId="448A213D" w14:textId="77777777" w:rsidR="007503FE" w:rsidRDefault="00000000">
      <w:pPr>
        <w:pStyle w:val="BodyText"/>
      </w:pPr>
      <w:r>
        <w:t xml:space="preserve">We also fit the same paired stage-specific survival-temperature comparison used in analysis 2, deriving annual stage-specific survival from </w:t>
      </w:r>
      <m:oMath>
        <m:r>
          <w:rPr>
            <w:rFonts w:ascii="Cambria Math" w:hAnsi="Cambria Math"/>
          </w:rPr>
          <m:t>U</m:t>
        </m:r>
      </m:oMath>
      <w:r>
        <w:t xml:space="preserve">-column sums and comparing an SSD-weighted quasibinomial point-estimate model with a binomial count model that propagates sampling uncertainty. This preserves comparable linear predictors across formulations while varying only </w:t>
      </w:r>
      <w:r>
        <w:lastRenderedPageBreak/>
        <w:t>how uncertainty enters the response model. Full implementation details are given in Supplementary Methods section S1.9.</w:t>
      </w:r>
    </w:p>
    <w:p w14:paraId="0229FDC7" w14:textId="77777777" w:rsidR="007503FE" w:rsidRDefault="00000000">
      <w:pPr>
        <w:pStyle w:val="BodyText"/>
      </w:pPr>
      <w:r>
        <w:t>All analyses were run in R (4.5.3) using RStan (2.32.7), with data handling and plotting in tidyverse packages.</w:t>
      </w:r>
    </w:p>
    <w:p w14:paraId="1FF95BE4" w14:textId="77777777" w:rsidR="007503FE" w:rsidRDefault="00000000">
      <w:pPr>
        <w:pStyle w:val="Heading1"/>
      </w:pPr>
      <w:bookmarkStart w:id="104" w:name="results"/>
      <w:bookmarkEnd w:id="84"/>
      <w:bookmarkEnd w:id="97"/>
      <w:bookmarkEnd w:id="103"/>
      <w:r>
        <w:t>Results</w:t>
      </w:r>
    </w:p>
    <w:p w14:paraId="3C46EDD5" w14:textId="77777777" w:rsidR="007503FE" w:rsidRDefault="00000000">
      <w:pPr>
        <w:pStyle w:val="Heading2"/>
      </w:pPr>
      <w:bookmarkStart w:id="105" w:name="Xdd6638ed7316a87858b3445bbb79e25a6ceb092"/>
      <w:r>
        <w:t>Analysis 1: Comparative analysis of mortality trajectories</w:t>
      </w:r>
    </w:p>
    <w:p w14:paraId="081ED11C" w14:textId="77777777" w:rsidR="007503FE" w:rsidRDefault="00000000">
      <w:pPr>
        <w:pStyle w:val="FirstParagraph"/>
      </w:pPr>
      <w:r>
        <w:t>We first summarise the overall contribution of sampling uncertainty to observed trait variation using variance-component ratios (Table 1), then ask whether this variation is large enough to alter inference in a specific comparative analysis.</w:t>
      </w:r>
    </w:p>
    <w:p w14:paraId="2148D2A6" w14:textId="4C40CFB3" w:rsidR="007503FE" w:rsidRDefault="00000000">
      <w:pPr>
        <w:pStyle w:val="BodyText"/>
      </w:pPr>
      <w:r>
        <w:t>For our parameters of interest, life expectancy and shape, the estimated sampling-to-other variance ratios across population-level MPM entries in analysis 1 were 1.93 and 3.31, respectively (Table 1)</w:t>
      </w:r>
      <w:ins w:id="106" w:author="Emily Simmonds" w:date="2026-07-09T16:25:00Z" w16du:dateUtc="2026-07-09T15:25:00Z">
        <w:r w:rsidR="0059558D">
          <w:t>, as</w:t>
        </w:r>
        <w:r w:rsidR="0059558D" w:rsidRPr="0059558D">
          <w:t xml:space="preserve"> sample sizes were pooled across years, these ratios are conservative estimates of the true sampling-to-biological variance ratio</w:t>
        </w:r>
      </w:ins>
      <w:r>
        <w:t>. Point estimates of life expectancy and shape often deviated from their respective sampling distributions (Fig. 3).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14:paraId="01C5FBFB" w14:textId="2F30204D" w:rsidR="007503FE" w:rsidRDefault="00000000">
      <w:pPr>
        <w:pStyle w:val="BodyText"/>
      </w:pPr>
      <w:r>
        <w:t xml:space="preserve">Despite the mismatch between point estimates and sampling distributions, accounting for sampling uncertainty in our test of the relationship between life expectancy and shape </w:t>
      </w:r>
      <w:del w:id="107" w:author="Emily Simmonds" w:date="2026-07-09T16:16:00Z" w16du:dateUtc="2026-07-09T15:16:00Z">
        <w:r w:rsidDel="00F96C7C">
          <w:delText>only moderately affected the overall result</w:delText>
        </w:r>
      </w:del>
      <w:ins w:id="108" w:author="Emily Simmonds" w:date="2026-07-09T16:16:00Z" w16du:dateUtc="2026-07-09T15:16:00Z">
        <w:r w:rsidR="00F96C7C">
          <w:t xml:space="preserve">did not </w:t>
        </w:r>
        <w:r w:rsidR="00F96C7C">
          <w:lastRenderedPageBreak/>
          <w:t>impact the overall conclusion</w:t>
        </w:r>
      </w:ins>
      <w:r>
        <w:t xml:space="preserve"> (Fig. 4). </w:t>
      </w:r>
      <w:del w:id="109" w:author="Emily Simmonds" w:date="2026-07-09T16:16:00Z" w16du:dateUtc="2026-07-09T15:16:00Z">
        <w:r w:rsidDel="00F96C7C">
          <w:delText xml:space="preserve">For </w:delText>
        </w:r>
      </w:del>
      <w:ins w:id="110" w:author="Emily Simmonds" w:date="2026-07-09T16:16:00Z" w16du:dateUtc="2026-07-09T15:16:00Z">
        <w:r w:rsidR="00F96C7C">
          <w:t xml:space="preserve">While </w:t>
        </w:r>
      </w:ins>
      <w:del w:id="111" w:author="Emily Simmonds" w:date="2026-07-09T16:17:00Z" w16du:dateUtc="2026-07-09T15:17:00Z">
        <w:r w:rsidDel="00F96C7C">
          <w:delText xml:space="preserve">the slope parameter β, </w:delText>
        </w:r>
      </w:del>
      <w:r>
        <w:t>the posterior distribution</w:t>
      </w:r>
      <w:ins w:id="112" w:author="Emily Simmonds" w:date="2026-07-09T16:17:00Z" w16du:dateUtc="2026-07-09T15:17:00Z">
        <w:r w:rsidR="00F96C7C">
          <w:t xml:space="preserve"> of the slope parameter β, </w:t>
        </w:r>
      </w:ins>
      <w:del w:id="113" w:author="Emily Simmonds" w:date="2026-07-09T16:20:00Z" w16du:dateUtc="2026-07-09T15:20:00Z">
        <w:r w:rsidDel="00F96C7C">
          <w:delText xml:space="preserve"> </w:delText>
        </w:r>
      </w:del>
      <w:r>
        <w:t xml:space="preserve">from the point-estimate model was centred slightly to the left of zero (P[β &gt; 0] = 0.146), </w:t>
      </w:r>
      <w:del w:id="114" w:author="Emily Simmonds" w:date="2026-07-09T16:17:00Z" w16du:dateUtc="2026-07-09T15:17:00Z">
        <w:r w:rsidDel="00F96C7C">
          <w:delText xml:space="preserve">whereas </w:delText>
        </w:r>
      </w:del>
      <w:r>
        <w:t>the corresponding posterior from the sampling-uncertainty model was shifted somewhat to the right (P[β &gt; 0] = 0.770)</w:t>
      </w:r>
      <w:ins w:id="115" w:author="Emily Simmonds" w:date="2026-07-09T16:17:00Z" w16du:dateUtc="2026-07-09T15:17:00Z">
        <w:r w:rsidR="00F96C7C">
          <w:t xml:space="preserve">. This shift in </w:t>
        </w:r>
      </w:ins>
      <w:ins w:id="116" w:author="Emily Simmonds" w:date="2026-07-09T16:18:00Z" w16du:dateUtc="2026-07-09T15:18:00Z">
        <w:r w:rsidR="00F96C7C">
          <w:t>the posterior between the two models led to a change in sign of the posterior m</w:t>
        </w:r>
      </w:ins>
      <w:ins w:id="117" w:author="Emily Simmonds" w:date="2026-07-09T16:19:00Z" w16du:dateUtc="2026-07-09T15:19:00Z">
        <w:r w:rsidR="00F96C7C">
          <w:t>edian between the two scenarios</w:t>
        </w:r>
      </w:ins>
      <w:del w:id="118" w:author="Emily Simmonds" w:date="2026-07-09T16:17:00Z" w16du:dateUtc="2026-07-09T15:17:00Z">
        <w:r w:rsidDel="00F96C7C">
          <w:delText>,</w:delText>
        </w:r>
      </w:del>
      <w:del w:id="119" w:author="Emily Simmonds" w:date="2026-07-09T16:20:00Z" w16du:dateUtc="2026-07-09T15:20:00Z">
        <w:r w:rsidDel="00F96C7C">
          <w:delText xml:space="preserve"> indicating stronger evidence for a positive relationship between life expectancy and shape</w:delText>
        </w:r>
      </w:del>
      <w:r>
        <w:t>.</w:t>
      </w:r>
      <w:ins w:id="120" w:author="Emily Simmonds" w:date="2026-07-09T16:20:00Z" w16du:dateUtc="2026-07-09T15:20:00Z">
        <w:r w:rsidR="00F96C7C">
          <w:t xml:space="preserve"> </w:t>
        </w:r>
      </w:ins>
      <w:ins w:id="121" w:author="Emily Simmonds" w:date="2026-07-09T16:21:00Z" w16du:dateUtc="2026-07-09T15:21:00Z">
        <w:r w:rsidR="00F96C7C">
          <w:t xml:space="preserve">The shift in sign of the result is not trivial, however, given that the overall conclusion in both cases is that there is no strong effect, this remains robust. </w:t>
        </w:r>
      </w:ins>
    </w:p>
    <w:p w14:paraId="23607F36" w14:textId="77777777" w:rsidR="007503FE" w:rsidRDefault="00000000">
      <w:pPr>
        <w:pStyle w:val="BodyText"/>
      </w:pPr>
      <w:r>
        <w:t>Counterintuitively, there was less posterior uncertainty in β in the sampling-uncertainty model than in the point-estimate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When those extreme point estimates are replaced by their sampling distributions, which, as Figure 4A shows, tend to cluster much closer to zero, the data are effectively less dispersed, and the slope becomes easier to pin down.</w:t>
      </w:r>
    </w:p>
    <w:p w14:paraId="47FD08D8" w14:textId="77777777" w:rsidR="007503FE" w:rsidRDefault="00000000">
      <w:pPr>
        <w:pStyle w:val="Heading2"/>
      </w:pPr>
      <w:bookmarkStart w:id="122" w:name="Xa844334e68bdd149df766f2d8c8c13e59d9ac1f"/>
      <w:bookmarkEnd w:id="105"/>
      <w:r>
        <w:t>Analysis 2: The impact of weather on demographic traits</w:t>
      </w:r>
    </w:p>
    <w:p w14:paraId="51492939" w14:textId="77777777" w:rsidR="007503FE" w:rsidRDefault="00000000">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 5).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deviations (see Supplementary Methods section S1.6 and Supplementary Table S5), we again find that the point-estimate model is similar to the model incorporating sampling uncertainty (Fig. 5). The estimate of the temperature coefficient </w:t>
      </w:r>
      <m:oMath>
        <m:r>
          <w:rPr>
            <w:rFonts w:ascii="Cambria Math" w:hAnsi="Cambria Math"/>
          </w:rPr>
          <m:t>β</m:t>
        </m:r>
      </m:oMath>
      <w:r>
        <w:t xml:space="preserve"> was 8.0% higher, and the 95% interval width for that estimate was 10.9% higher, in the model incorporating sampling uncertainty compared with </w:t>
      </w:r>
      <w:r>
        <w:lastRenderedPageBreak/>
        <w:t>the point-estimate model. A difference of this magnitude is unlikely to qualitatively change any inferences drawn from a model. In the stage-specific survival panel (Fig. 5C), temperature coefficients were estimable for stages 2 and 3; for stage 1 we show a descriptive open-circle marker at mean survival across years, and for stage 4 (all years at 100% survival) we show a descriptive open-circle marker at survival = 1, both without interval bars. This is analogous to the pattern in Figure 4: once sampling variation in the annual survival estimates is modelled explicitly, part of the apparent between-year spread is reallocated from biological signal to measurement noise, which can yield more precise coefficient estimates.</w:t>
      </w:r>
    </w:p>
    <w:p w14:paraId="7EBF58FA" w14:textId="77777777" w:rsidR="007503FE" w:rsidRDefault="00000000">
      <w:pPr>
        <w:pStyle w:val="Heading2"/>
      </w:pPr>
      <w:bookmarkStart w:id="123" w:name="X175438a06d79e2efaa375e6692933e45b61ebbf"/>
      <w:bookmarkEnd w:id="122"/>
      <w:r>
        <w:t>Analysis 3: Multi-site extension of climate-demography models</w:t>
      </w:r>
    </w:p>
    <w:p w14:paraId="0DC576E5" w14:textId="77777777" w:rsidR="007503FE" w:rsidRDefault="00000000">
      <w:pPr>
        <w:pStyle w:val="FirstParagraph"/>
      </w:pPr>
      <w:r>
        <w:t xml:space="preserve">Extending the same framework to three </w:t>
      </w:r>
      <w:r>
        <w:rPr>
          <w:i/>
          <w:iCs/>
        </w:rPr>
        <w:t>Astragalus scaphoides</w:t>
      </w:r>
      <w:r>
        <w:t xml:space="preserve"> populations yielded the same overall pattern: point-estimate and sampling-uncertainty models were closely aligned within site, while differences among sites were more pronounced (Fig. 6). Across sites, we had 9-11 years of annual demographic records, with 8-10 years retained for model fitting after filtering (0-3 years excluded; Supplementary Table S7).</w:t>
      </w:r>
    </w:p>
    <w:p w14:paraId="6B6EDD45" w14:textId="77777777" w:rsidR="007503FE" w:rsidRDefault="00000000">
      <w:pPr>
        <w:pStyle w:val="BodyText"/>
      </w:pPr>
      <w:r>
        <w:t>For spring-temperature models, posterior medians differed only slightly between formulations (maximum absolute within-site difference: 0.026 on the linear predictor scale), and 95% interval widths changed by only -5.3% to 4.7% across sites (Supplementary Table S8). Monthly-lag coefficient profiles were likewise highly concordant between formulations, with within-site correlations of posterior medians ranging from 0.992 to 0.997 and a maximum lag-specific median difference of 0.042 (Fig. 6). As in analysis 2, these results indicate limited sensitivity of climate-effect inference to transition-rate sampling uncertainty in this setting.</w:t>
      </w:r>
    </w:p>
    <w:p w14:paraId="172B951B" w14:textId="77777777" w:rsidR="007503FE" w:rsidRDefault="00000000">
      <w:pPr>
        <w:pStyle w:val="Heading1"/>
      </w:pPr>
      <w:bookmarkStart w:id="124" w:name="discussion"/>
      <w:bookmarkEnd w:id="104"/>
      <w:bookmarkEnd w:id="123"/>
      <w:r>
        <w:lastRenderedPageBreak/>
        <w:t>Discussion</w:t>
      </w:r>
    </w:p>
    <w:p w14:paraId="7E03FC01" w14:textId="77777777" w:rsidR="007503FE" w:rsidRDefault="00000000">
      <w:pPr>
        <w:pStyle w:val="Heading2"/>
      </w:pPr>
      <w:bookmarkStart w:id="125" w:name="Xc4e9ecdc28d90ee6ac1ec849a27dcbf36aba354"/>
      <w:r>
        <w:t>When does transition-rate sampling uncertainty materially affect inference from published MPMs?</w:t>
      </w:r>
    </w:p>
    <w:p w14:paraId="79E7B256" w14:textId="77777777" w:rsidR="007503FE" w:rsidRDefault="00000000">
      <w:pPr>
        <w:pStyle w:val="FirstParagraph"/>
      </w:pPr>
      <w:r>
        <w:t>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therefore reflects both the type of trait analysed and the type of transition underlying it.</w:t>
      </w:r>
    </w:p>
    <w:p w14:paraId="48B196BC" w14:textId="77777777" w:rsidR="007503FE" w:rsidRDefault="00000000">
      <w:pPr>
        <w:pStyle w:val="BodyText"/>
      </w:pPr>
      <w:r>
        <w:t>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14:paraId="5FF0901F" w14:textId="77777777" w:rsidR="007503FE" w:rsidRDefault="00000000">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w:t>
      </w:r>
      <w:r>
        <w:lastRenderedPageBreak/>
        <w:t>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p>
    <w:p w14:paraId="2AD5EFB2" w14:textId="77777777" w:rsidR="007503FE" w:rsidRDefault="00000000">
      <w:pPr>
        <w:pStyle w:val="Heading2"/>
      </w:pPr>
      <w:bookmarkStart w:id="126" w:name="Xcc44e14f294f4d2981b95417a1e5cf8a03da4dc"/>
      <w:bookmarkEnd w:id="125"/>
      <w:r>
        <w:t>Why are some MPM-derived traits particularly sensitive to sampling uncertainty, and what are the practical implications?</w:t>
      </w:r>
    </w:p>
    <w:p w14:paraId="6C5951DC" w14:textId="77777777" w:rsidR="007503FE" w:rsidRDefault="00000000">
      <w:pPr>
        <w:pStyle w:val="FirstParagraph"/>
      </w:pPr>
      <w:r>
        <w:t>The sensitivity of mortality-trajectory traits has a single underlying cause: life expectancy and shape are inferred via age-from-stage methods, which project a cohort forward through repeated matrix multiplication. Errors in late-stage survival are therefore not simply carried forward but compounded across projection steps, amplifying small transition-rate uncertainties into large uncertainties in long-term survivorship. Integrated metrics like population growth rate are insulated from this because they reflect a weighted average over all transitions simultaneously, where errors tend to partially cancel.</w:t>
      </w:r>
    </w:p>
    <w:p w14:paraId="39A648BA" w14:textId="77777777" w:rsidR="007503FE" w:rsidRDefault="00000000">
      <w:pPr>
        <w:pStyle w:val="BodyText"/>
      </w:pPr>
      <w:r>
        <w:t>Several structural features of published matrices exacerbate this. In our analysis 1 set (</w:t>
      </w:r>
      <m:oMath>
        <m:r>
          <w:rPr>
            <w:rFonts w:ascii="Cambria Math" w:hAnsi="Cambria Math"/>
          </w:rPr>
          <m:t>n</m:t>
        </m:r>
        <m:r>
          <m:rPr>
            <m:sty m:val="p"/>
          </m:rPr>
          <w:rPr>
            <w:rFonts w:ascii="Cambria Math" w:hAnsi="Cambria Math"/>
          </w:rPr>
          <m:t>=</m:t>
        </m:r>
        <m:r>
          <w:rPr>
            <w:rFonts w:ascii="Cambria Math" w:hAnsi="Cambria Math"/>
          </w:rPr>
          <m:t>68</m:t>
        </m:r>
      </m:oMath>
      <w:r>
        <w:t xml:space="preserve"> population-level matrices), 47% (32/68) contain only a single reproductive stage class, 69% (47/68) reach their quasi-stable distribution in less than one life expectancy, and 46% (31/68) contain at least one stage-specific survival estimate of exactly 100%. These are not rare edge cases; they are routine features of published matrices that systematically displace derived trait estimates from the centre of their sampling distributions.</w:t>
      </w:r>
    </w:p>
    <w:p w14:paraId="3B40DF50" w14:textId="77777777" w:rsidR="007503FE" w:rsidRDefault="00000000">
      <w:pPr>
        <w:pStyle w:val="Heading2"/>
      </w:pPr>
      <w:bookmarkStart w:id="127" w:name="X0adf71d4d7a20b69e30fb81dd3c4bc398b81df0"/>
      <w:bookmarkEnd w:id="126"/>
      <w:r>
        <w:lastRenderedPageBreak/>
        <w:t>Practical implications for users of compiled demographic databases</w:t>
      </w:r>
    </w:p>
    <w:p w14:paraId="42C3CE70" w14:textId="77777777" w:rsidR="007503FE" w:rsidRDefault="00000000">
      <w:pPr>
        <w:pStyle w:val="FirstParagraph"/>
      </w:pPr>
      <w:r>
        <w:t>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14:paraId="6CD37860" w14:textId="43509DFD" w:rsidR="007503FE" w:rsidRDefault="00000000">
      <w:pPr>
        <w:pStyle w:val="BodyText"/>
      </w:pPr>
      <w:r>
        <w:t>Analyses warrant caution when: any stage has survival &gt;0.95 or &lt;0.05, or is estimated from fewer than 20 individuals; the matrix has only a single reproductive stage class; or the time to quasi-stable distribution is less than one life expectancy</w:t>
      </w:r>
      <w:ins w:id="128" w:author="Emily Simmonds" w:date="2026-07-09T19:37:00Z" w16du:dateUtc="2026-07-09T18:37:00Z">
        <w:r w:rsidR="000D7468">
          <w:t xml:space="preserve"> (these proposed thresholds are derived from a restricted and taxonomically narrow dataset </w:t>
        </w:r>
      </w:ins>
      <w:ins w:id="129" w:author="Emily Simmonds" w:date="2026-07-09T19:38:00Z" w16du:dateUtc="2026-07-09T18:38:00Z">
        <w:r w:rsidR="000D7468">
          <w:t xml:space="preserve">of largely herbaceous perennials and are unlikely to apply universally). </w:t>
        </w:r>
      </w:ins>
      <w:del w:id="130" w:author="Emily Simmonds" w:date="2026-07-09T19:37:00Z" w16du:dateUtc="2026-07-09T18:37:00Z">
        <w:r w:rsidDel="000D7468">
          <w:delText xml:space="preserve">. </w:delText>
        </w:r>
      </w:del>
      <w:r>
        <w:t>Conversely, analyses are likely robust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p w14:paraId="07BDE4FA" w14:textId="77777777" w:rsidR="007503FE" w:rsidRDefault="00000000">
      <w:pPr>
        <w:pStyle w:val="Heading2"/>
      </w:pPr>
      <w:bookmarkStart w:id="131" w:name="X5fdc7baf4020c1b023796c87a5028343841c135"/>
      <w:bookmarkEnd w:id="127"/>
      <w:r>
        <w:t>Sampling uncertainty versus demographic stochasticity</w:t>
      </w:r>
    </w:p>
    <w:p w14:paraId="1B060617" w14:textId="77777777" w:rsidR="007503FE" w:rsidRDefault="00000000">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w:t>
      </w:r>
      <w:r>
        <w:lastRenderedPageBreak/>
        <w:t>Distinguishing between these sources of uncertainty is therefore essential for appropriate interpretation.</w:t>
      </w:r>
    </w:p>
    <w:p w14:paraId="51246DD5" w14:textId="77777777" w:rsidR="007503FE" w:rsidRDefault="00000000">
      <w:pPr>
        <w:pStyle w:val="Heading2"/>
      </w:pPr>
      <w:bookmarkStart w:id="132" w:name="X3d7c66beb63a3fc1b0330934550b7cb901681b0"/>
      <w:bookmarkEnd w:id="131"/>
      <w:r>
        <w:t>Data limitations and reporting considerations</w:t>
      </w:r>
    </w:p>
    <w:p w14:paraId="7D96572C" w14:textId="77777777" w:rsidR="007503FE" w:rsidRDefault="00000000">
      <w:pPr>
        <w:pStyle w:val="FirstParagraph"/>
      </w:pPr>
      <w:r>
        <w:t>Incorporating transition-rate sampling uncertainty into analyses of published MPMs remains challenging, primarily because the data required to reconstruct sampling distributions are rarely reported. Of the 86 source publications we initially targeted, only a small subset provided sufficient information to model uncertainty in survival or reproductive transitions.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p w14:paraId="0B9B282D" w14:textId="77777777" w:rsidR="007503FE" w:rsidRDefault="00000000">
      <w:pPr>
        <w:pStyle w:val="Heading2"/>
      </w:pPr>
      <w:bookmarkStart w:id="133" w:name="conclusions"/>
      <w:bookmarkEnd w:id="132"/>
      <w:r>
        <w:t>Conclusions</w:t>
      </w:r>
    </w:p>
    <w:p w14:paraId="5A60FD1E" w14:textId="77777777" w:rsidR="007503FE" w:rsidRDefault="00000000">
      <w:pPr>
        <w:pStyle w:val="FirstParagraph"/>
      </w:pPr>
      <w:r>
        <w:t xml:space="preserve">Our analyses show that the consequences of transition-rate sampling uncertainty in published matrix population models are highly trait-dependent. For many commonly used integrated demographic 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w:t>
      </w:r>
      <w:r>
        <w:lastRenderedPageBreak/>
        <w:t>apparent variation among published matrices is indistinguishable from statistical noise, and point estimates can be systematically biased by boundary estimates of stage-specific survival.</w:t>
      </w:r>
    </w:p>
    <w:p w14:paraId="55DB5FA2" w14:textId="77777777" w:rsidR="007503FE" w:rsidRDefault="00000000">
      <w:pPr>
        <w:pStyle w:val="BodyText"/>
      </w:pPr>
      <w:r>
        <w:t>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14:paraId="5BF0ADBB" w14:textId="77777777" w:rsidR="007503FE" w:rsidRDefault="00000000">
      <w:pPr>
        <w:pStyle w:val="BodyText"/>
      </w:pPr>
      <w:r>
        <w:t>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p w14:paraId="3B45BDA5" w14:textId="77777777" w:rsidR="007503FE" w:rsidRDefault="00000000">
      <w:pPr>
        <w:pStyle w:val="Heading1"/>
      </w:pPr>
      <w:bookmarkStart w:id="134" w:name="acknowledgements"/>
      <w:bookmarkEnd w:id="124"/>
      <w:bookmarkEnd w:id="133"/>
      <w:r>
        <w:t>Acknowledgements</w:t>
      </w:r>
    </w:p>
    <w:p w14:paraId="7D892D31" w14:textId="266891E7" w:rsidR="007503FE" w:rsidRDefault="00F4156C">
      <w:pPr>
        <w:pStyle w:val="FirstParagraph"/>
      </w:pPr>
      <w:r>
        <w:t>[removed for anonymous review]</w:t>
      </w:r>
    </w:p>
    <w:p w14:paraId="1297B13B" w14:textId="77777777" w:rsidR="007503FE" w:rsidRDefault="00000000">
      <w:pPr>
        <w:pStyle w:val="Heading1"/>
      </w:pPr>
      <w:bookmarkStart w:id="135" w:name="author-contributions"/>
      <w:bookmarkEnd w:id="134"/>
      <w:r>
        <w:t>Author contributions</w:t>
      </w:r>
    </w:p>
    <w:p w14:paraId="7703929B" w14:textId="77777777" w:rsidR="00F4156C" w:rsidRDefault="00F4156C" w:rsidP="00F4156C">
      <w:pPr>
        <w:pStyle w:val="FirstParagraph"/>
      </w:pPr>
      <w:bookmarkStart w:id="136" w:name="conflict-of-interest"/>
      <w:bookmarkEnd w:id="135"/>
      <w:r>
        <w:t>[removed for anonymous review]</w:t>
      </w:r>
    </w:p>
    <w:p w14:paraId="4C2E8155" w14:textId="77777777" w:rsidR="007503FE" w:rsidRDefault="00000000">
      <w:pPr>
        <w:pStyle w:val="Heading1"/>
      </w:pPr>
      <w:r>
        <w:lastRenderedPageBreak/>
        <w:t>Conflict of interest</w:t>
      </w:r>
    </w:p>
    <w:p w14:paraId="2F24693B" w14:textId="77777777" w:rsidR="007503FE" w:rsidRDefault="00000000">
      <w:pPr>
        <w:pStyle w:val="FirstParagraph"/>
      </w:pPr>
      <w:r>
        <w:t>The authors declare no conflict of interest.</w:t>
      </w:r>
    </w:p>
    <w:p w14:paraId="22E5BDA0" w14:textId="77777777" w:rsidR="007503FE" w:rsidRDefault="00000000">
      <w:pPr>
        <w:pStyle w:val="Heading1"/>
      </w:pPr>
      <w:bookmarkStart w:id="137" w:name="data-availability"/>
      <w:bookmarkEnd w:id="136"/>
      <w:r>
        <w:t>Data availability</w:t>
      </w:r>
    </w:p>
    <w:p w14:paraId="62A857A6" w14:textId="554A675B" w:rsidR="007503FE" w:rsidRDefault="00000000">
      <w:pPr>
        <w:pStyle w:val="FirstParagraph"/>
      </w:pPr>
      <w:r>
        <w:t xml:space="preserve">Data and code required to reproduce our analyses are </w:t>
      </w:r>
      <w:r w:rsidR="00F4156C">
        <w:t>provided for review in a zip archive. They will be archived in a publicly accessible repository upon manuscript acceptance.</w:t>
      </w:r>
    </w:p>
    <w:p w14:paraId="6F3761CE" w14:textId="77777777" w:rsidR="007503FE" w:rsidRDefault="00000000">
      <w:pPr>
        <w:pStyle w:val="Heading1"/>
      </w:pPr>
      <w:bookmarkStart w:id="138" w:name="supplementary-materials"/>
      <w:bookmarkEnd w:id="137"/>
      <w:r>
        <w:t>Supplementary Materials</w:t>
      </w:r>
    </w:p>
    <w:p w14:paraId="3AB00842" w14:textId="77777777" w:rsidR="007503FE" w:rsidRDefault="00000000">
      <w:pPr>
        <w:pStyle w:val="FirstParagraph"/>
      </w:pPr>
      <w:r>
        <w:t>The supplementary materials include the following items:</w:t>
      </w:r>
    </w:p>
    <w:p w14:paraId="0E399F86" w14:textId="77777777" w:rsidR="007503FE" w:rsidRDefault="00000000">
      <w:pPr>
        <w:pStyle w:val="Compact"/>
        <w:numPr>
          <w:ilvl w:val="0"/>
          <w:numId w:val="4"/>
        </w:numPr>
      </w:pPr>
      <w:r>
        <w:rPr>
          <w:b/>
          <w:bCs/>
        </w:rPr>
        <w:t>Supplementary Methods S1.1</w:t>
      </w:r>
      <w:r>
        <w:t>: Sampling-distribution workflow used for each MPM.</w:t>
      </w:r>
    </w:p>
    <w:p w14:paraId="53A99F76" w14:textId="77777777" w:rsidR="007503FE" w:rsidRDefault="00000000">
      <w:pPr>
        <w:pStyle w:val="Compact"/>
        <w:numPr>
          <w:ilvl w:val="0"/>
          <w:numId w:val="4"/>
        </w:numPr>
      </w:pPr>
      <w:r>
        <w:rPr>
          <w:b/>
          <w:bCs/>
        </w:rPr>
        <w:t>Supplementary Methods S1.2</w:t>
      </w:r>
      <w:r>
        <w:t>: Age-from-stage derivation, truncation, and shape metric.</w:t>
      </w:r>
    </w:p>
    <w:p w14:paraId="2D574C28" w14:textId="77777777" w:rsidR="007503FE" w:rsidRDefault="00000000">
      <w:pPr>
        <w:pStyle w:val="Compact"/>
        <w:numPr>
          <w:ilvl w:val="0"/>
          <w:numId w:val="4"/>
        </w:numPr>
      </w:pPr>
      <w:r>
        <w:rPr>
          <w:b/>
          <w:bCs/>
        </w:rPr>
        <w:t>Supplementary Methods S1.3</w:t>
      </w:r>
      <w:r>
        <w:t>: Pooled and mean MPM handling.</w:t>
      </w:r>
    </w:p>
    <w:p w14:paraId="09116FA7" w14:textId="77777777" w:rsidR="007503FE" w:rsidRDefault="00000000">
      <w:pPr>
        <w:pStyle w:val="Compact"/>
        <w:numPr>
          <w:ilvl w:val="0"/>
          <w:numId w:val="4"/>
        </w:numPr>
      </w:pPr>
      <w:r>
        <w:rPr>
          <w:b/>
          <w:bCs/>
        </w:rPr>
        <w:t>Supplementary Methods S1.4</w:t>
      </w:r>
      <w:r>
        <w:t>: Bayesian model priors and fitting settings.</w:t>
      </w:r>
    </w:p>
    <w:p w14:paraId="7CF51A54" w14:textId="77777777" w:rsidR="007503FE" w:rsidRDefault="00000000">
      <w:pPr>
        <w:pStyle w:val="Compact"/>
        <w:numPr>
          <w:ilvl w:val="0"/>
          <w:numId w:val="4"/>
        </w:numPr>
      </w:pPr>
      <w:r>
        <w:rPr>
          <w:b/>
          <w:bCs/>
        </w:rPr>
        <w:t>Supplementary Methods S1.5</w:t>
      </w:r>
      <w:r>
        <w:t>: Variance-component summary (sampling-to-other ratio).</w:t>
      </w:r>
    </w:p>
    <w:p w14:paraId="61FFFF5A" w14:textId="77777777" w:rsidR="007503FE" w:rsidRDefault="00000000">
      <w:pPr>
        <w:pStyle w:val="Compact"/>
        <w:numPr>
          <w:ilvl w:val="0"/>
          <w:numId w:val="4"/>
        </w:numPr>
      </w:pPr>
      <w:r>
        <w:rPr>
          <w:b/>
          <w:bCs/>
        </w:rPr>
        <w:t>Supplementary Methods S1.6</w:t>
      </w:r>
      <w:r>
        <w:t>: Simplified spring-temperature model (analysis 2).</w:t>
      </w:r>
    </w:p>
    <w:p w14:paraId="34F3FCAF" w14:textId="77777777" w:rsidR="007503FE" w:rsidRDefault="00000000">
      <w:pPr>
        <w:pStyle w:val="Compact"/>
        <w:numPr>
          <w:ilvl w:val="0"/>
          <w:numId w:val="4"/>
        </w:numPr>
      </w:pPr>
      <w:r>
        <w:rPr>
          <w:b/>
          <w:bCs/>
        </w:rPr>
        <w:t>Supplementary Methods S1.7</w:t>
      </w:r>
      <w:r>
        <w:t>: Reporting recommendations for future MPM studies.</w:t>
      </w:r>
    </w:p>
    <w:p w14:paraId="0F318903" w14:textId="77777777" w:rsidR="007503FE" w:rsidRDefault="00000000">
      <w:pPr>
        <w:pStyle w:val="Compact"/>
        <w:numPr>
          <w:ilvl w:val="0"/>
          <w:numId w:val="4"/>
        </w:numPr>
      </w:pPr>
      <w:r>
        <w:rPr>
          <w:b/>
          <w:bCs/>
        </w:rPr>
        <w:t>Supplementary Methods S1.8</w:t>
      </w:r>
      <w:r>
        <w:t>: Species identities in analysis 1.</w:t>
      </w:r>
    </w:p>
    <w:p w14:paraId="7A61FDD8" w14:textId="77777777" w:rsidR="007503FE" w:rsidRDefault="00000000">
      <w:pPr>
        <w:pStyle w:val="Compact"/>
        <w:numPr>
          <w:ilvl w:val="0"/>
          <w:numId w:val="4"/>
        </w:numPr>
      </w:pPr>
      <w:r>
        <w:rPr>
          <w:b/>
          <w:bCs/>
        </w:rPr>
        <w:t>Supplementary Methods S1.9</w:t>
      </w:r>
      <w:r>
        <w:t>: Multi-site extension for analysis 3 (</w:t>
      </w:r>
      <w:r>
        <w:rPr>
          <w:i/>
          <w:iCs/>
        </w:rPr>
        <w:t>Astragalus scaphoides</w:t>
      </w:r>
      <w:r>
        <w:t>).</w:t>
      </w:r>
    </w:p>
    <w:p w14:paraId="1C544BCB" w14:textId="77777777" w:rsidR="007503FE" w:rsidRDefault="00000000">
      <w:pPr>
        <w:pStyle w:val="Compact"/>
        <w:numPr>
          <w:ilvl w:val="0"/>
          <w:numId w:val="4"/>
        </w:numPr>
      </w:pPr>
      <w:r>
        <w:rPr>
          <w:b/>
          <w:bCs/>
        </w:rPr>
        <w:t>Supplementary Results S2.1</w:t>
      </w:r>
      <w:r>
        <w:t>: Sensitivity to point-estimate weighting choice (no weights vs SSD weights).</w:t>
      </w:r>
    </w:p>
    <w:p w14:paraId="68EC7C0B" w14:textId="77777777" w:rsidR="007503FE" w:rsidRDefault="00000000">
      <w:pPr>
        <w:pStyle w:val="Compact"/>
        <w:numPr>
          <w:ilvl w:val="0"/>
          <w:numId w:val="4"/>
        </w:numPr>
      </w:pPr>
      <w:r>
        <w:rPr>
          <w:b/>
          <w:bCs/>
        </w:rPr>
        <w:lastRenderedPageBreak/>
        <w:t>Table S1</w:t>
      </w:r>
      <w:r>
        <w:t xml:space="preserve">: Single-MPM derived-parameter summary for the focal </w:t>
      </w:r>
      <w:r>
        <w:rPr>
          <w:i/>
          <w:iCs/>
        </w:rPr>
        <w:t>Agrimonia eupatoria</w:t>
      </w:r>
      <w:r>
        <w:t xml:space="preserve"> example.</w:t>
      </w:r>
    </w:p>
    <w:p w14:paraId="535F8EE8" w14:textId="77777777" w:rsidR="007503FE" w:rsidRDefault="00000000">
      <w:pPr>
        <w:pStyle w:val="Compact"/>
        <w:numPr>
          <w:ilvl w:val="0"/>
          <w:numId w:val="4"/>
        </w:numPr>
      </w:pPr>
      <w:r>
        <w:rPr>
          <w:b/>
          <w:bCs/>
        </w:rPr>
        <w:t>Table S2</w:t>
      </w:r>
      <w:r>
        <w:t xml:space="preserve">: Mean-MPM derived-parameter summary for the focal </w:t>
      </w:r>
      <w:r>
        <w:rPr>
          <w:i/>
          <w:iCs/>
        </w:rPr>
        <w:t>Agrimonia eupatoria</w:t>
      </w:r>
      <w:r>
        <w:t xml:space="preserve"> example (population B).</w:t>
      </w:r>
    </w:p>
    <w:p w14:paraId="13FA3D1D" w14:textId="77777777" w:rsidR="007503FE" w:rsidRDefault="00000000">
      <w:pPr>
        <w:pStyle w:val="Compact"/>
        <w:numPr>
          <w:ilvl w:val="0"/>
          <w:numId w:val="4"/>
        </w:numPr>
      </w:pPr>
      <w:r>
        <w:rPr>
          <w:b/>
          <w:bCs/>
        </w:rPr>
        <w:t>Table S3</w:t>
      </w:r>
      <w:r>
        <w:t>: Analysis 1 posterior summary for the slope parameter (β) in the life expectancy-shape model.</w:t>
      </w:r>
    </w:p>
    <w:p w14:paraId="02074B6B" w14:textId="77777777" w:rsidR="007503FE" w:rsidRDefault="00000000">
      <w:pPr>
        <w:pStyle w:val="Compact"/>
        <w:numPr>
          <w:ilvl w:val="0"/>
          <w:numId w:val="4"/>
        </w:numPr>
      </w:pPr>
      <w:r>
        <w:rPr>
          <w:b/>
          <w:bCs/>
        </w:rPr>
        <w:t>Table S4</w:t>
      </w:r>
      <w:r>
        <w:t>: Analysis 2 Gaussian-process regression coefficients (monthly lags) for recruitment responses to temperature anomalies.</w:t>
      </w:r>
    </w:p>
    <w:p w14:paraId="6CE4FF17" w14:textId="77777777" w:rsidR="007503FE" w:rsidRDefault="00000000">
      <w:pPr>
        <w:pStyle w:val="Compact"/>
        <w:numPr>
          <w:ilvl w:val="0"/>
          <w:numId w:val="4"/>
        </w:numPr>
      </w:pPr>
      <w:r>
        <w:rPr>
          <w:b/>
          <w:bCs/>
        </w:rPr>
        <w:t>Table S5</w:t>
      </w:r>
      <w:r>
        <w:t>: Analysis 2 posterior summary for the spring-temperature coefficient.</w:t>
      </w:r>
    </w:p>
    <w:p w14:paraId="281B108B" w14:textId="77777777" w:rsidR="007503FE" w:rsidRDefault="00000000">
      <w:pPr>
        <w:pStyle w:val="Compact"/>
        <w:numPr>
          <w:ilvl w:val="0"/>
          <w:numId w:val="4"/>
        </w:numPr>
      </w:pPr>
      <w:r>
        <w:rPr>
          <w:b/>
          <w:bCs/>
        </w:rPr>
        <w:t>Table S6</w:t>
      </w:r>
      <w:r>
        <w:t>: Primary studies represented in the analysis subset, as identified in COMPADRE.</w:t>
      </w:r>
    </w:p>
    <w:p w14:paraId="31566037" w14:textId="77777777" w:rsidR="007503FE" w:rsidRDefault="00000000">
      <w:pPr>
        <w:pStyle w:val="Compact"/>
        <w:numPr>
          <w:ilvl w:val="0"/>
          <w:numId w:val="4"/>
        </w:numPr>
      </w:pPr>
      <w:r>
        <w:rPr>
          <w:b/>
          <w:bCs/>
        </w:rPr>
        <w:t>Table S7</w:t>
      </w:r>
      <w:r>
        <w:t xml:space="preserve">: Analysis 3 site coverage and spring-temperature effect summaries for </w:t>
      </w:r>
      <w:r>
        <w:rPr>
          <w:i/>
          <w:iCs/>
        </w:rPr>
        <w:t>Astragalus scaphoides</w:t>
      </w:r>
      <w:r>
        <w:t>.</w:t>
      </w:r>
    </w:p>
    <w:p w14:paraId="59B5EEE7" w14:textId="77777777" w:rsidR="007503FE" w:rsidRDefault="00000000">
      <w:pPr>
        <w:pStyle w:val="Compact"/>
        <w:numPr>
          <w:ilvl w:val="0"/>
          <w:numId w:val="4"/>
        </w:numPr>
      </w:pPr>
      <w:r>
        <w:rPr>
          <w:b/>
          <w:bCs/>
        </w:rPr>
        <w:t>Table S8</w:t>
      </w:r>
      <w:r>
        <w:t>: Analysis 3 posterior summary for the spring-temperature coefficient by site and model formulation.</w:t>
      </w:r>
    </w:p>
    <w:p w14:paraId="339AF45A" w14:textId="77777777" w:rsidR="007503FE" w:rsidRDefault="00000000">
      <w:pPr>
        <w:pStyle w:val="Compact"/>
        <w:numPr>
          <w:ilvl w:val="0"/>
          <w:numId w:val="4"/>
        </w:numPr>
      </w:pPr>
      <w:r>
        <w:rPr>
          <w:b/>
          <w:bCs/>
        </w:rPr>
        <w:t>Table S9</w:t>
      </w:r>
      <w:r>
        <w:t>: Analysis 2 stage-specific survival-temperature coefficients under no weights and SSD weights.</w:t>
      </w:r>
    </w:p>
    <w:p w14:paraId="5A9CF1C4" w14:textId="77777777" w:rsidR="007503FE" w:rsidRDefault="00000000">
      <w:pPr>
        <w:pStyle w:val="Compact"/>
        <w:numPr>
          <w:ilvl w:val="0"/>
          <w:numId w:val="4"/>
        </w:numPr>
      </w:pPr>
      <w:r>
        <w:rPr>
          <w:b/>
          <w:bCs/>
        </w:rPr>
        <w:t>Table S10</w:t>
      </w:r>
      <w:r>
        <w:t>: Analysis 3 stage-specific survival-temperature coefficients under no weights and SSD weights.</w:t>
      </w:r>
    </w:p>
    <w:p w14:paraId="51F3DA92" w14:textId="77777777" w:rsidR="007503FE" w:rsidRDefault="00000000">
      <w:pPr>
        <w:pStyle w:val="Compact"/>
        <w:numPr>
          <w:ilvl w:val="0"/>
          <w:numId w:val="4"/>
        </w:numPr>
      </w:pPr>
      <w:r>
        <w:rPr>
          <w:b/>
          <w:bCs/>
        </w:rPr>
        <w:t>Figure S1</w:t>
      </w:r>
      <w:r>
        <w:t>: Boundary-estimate diagnostic.</w:t>
      </w:r>
    </w:p>
    <w:p w14:paraId="1315023C" w14:textId="77777777" w:rsidR="007503FE" w:rsidRDefault="00000000">
      <w:pPr>
        <w:pStyle w:val="Compact"/>
        <w:numPr>
          <w:ilvl w:val="0"/>
          <w:numId w:val="4"/>
        </w:numPr>
      </w:pPr>
      <w:r>
        <w:rPr>
          <w:b/>
          <w:bCs/>
        </w:rPr>
        <w:t>Figure S2</w:t>
      </w:r>
      <w:r>
        <w:t>: Illustration of survivorship trajectories under boundary survival transitions.</w:t>
      </w:r>
    </w:p>
    <w:p w14:paraId="2803808E" w14:textId="77777777" w:rsidR="007503FE" w:rsidRDefault="00000000">
      <w:r>
        <w:br w:type="page"/>
      </w:r>
    </w:p>
    <w:p w14:paraId="29678960" w14:textId="77777777" w:rsidR="007503FE" w:rsidRDefault="00000000">
      <w:pPr>
        <w:pStyle w:val="Heading1"/>
      </w:pPr>
      <w:bookmarkStart w:id="139" w:name="references"/>
      <w:bookmarkEnd w:id="138"/>
      <w:r>
        <w:lastRenderedPageBreak/>
        <w:t>References</w:t>
      </w:r>
    </w:p>
    <w:p w14:paraId="040DEDC9" w14:textId="77777777" w:rsidR="007503FE" w:rsidRDefault="00000000">
      <w:pPr>
        <w:pStyle w:val="FirstParagraph"/>
      </w:pPr>
      <w:r>
        <w:t xml:space="preserve">Adler, P. B., Salguero-Gómez, R., Compagnoni, A., Hsu, J. S., Ray-Mukherjee, J., Mbeau-Ache, C., and Franco, M. (2014) Functional traits explain variation in plant life history strategies. </w:t>
      </w:r>
      <w:r>
        <w:rPr>
          <w:i/>
          <w:iCs/>
        </w:rPr>
        <w:t>Proceedings of the National Academy of Sciences</w:t>
      </w:r>
      <w:r>
        <w:t xml:space="preserve">, 111, 740-745. </w:t>
      </w:r>
      <w:hyperlink r:id="rId11">
        <w:r w:rsidR="007503FE">
          <w:rPr>
            <w:rStyle w:val="Hyperlink"/>
          </w:rPr>
          <w:t>https://doi.org/10.1073/pnas.1315179111</w:t>
        </w:r>
      </w:hyperlink>
    </w:p>
    <w:p w14:paraId="2567FD8E" w14:textId="77777777" w:rsidR="007503FE" w:rsidRDefault="00000000">
      <w:pPr>
        <w:pStyle w:val="BodyText"/>
      </w:pPr>
      <w:r>
        <w:t xml:space="preserve">Baudisch, A. (2011) The pace and shape of ageing. </w:t>
      </w:r>
      <w:r>
        <w:rPr>
          <w:i/>
          <w:iCs/>
        </w:rPr>
        <w:t>Methods in Ecology and Evolution</w:t>
      </w:r>
      <w:r>
        <w:t xml:space="preserve">, 2, 375-382. </w:t>
      </w:r>
      <w:hyperlink r:id="rId12">
        <w:r w:rsidR="007503FE">
          <w:rPr>
            <w:rStyle w:val="Hyperlink"/>
          </w:rPr>
          <w:t>https://doi.org/10.1111/j.2041-210X.2010.00087.x</w:t>
        </w:r>
      </w:hyperlink>
    </w:p>
    <w:p w14:paraId="2176F9A5" w14:textId="77777777" w:rsidR="007503FE" w:rsidRDefault="00000000">
      <w:pPr>
        <w:pStyle w:val="BodyText"/>
      </w:pPr>
      <w:r>
        <w:t xml:space="preserve">Baudisch, A., Salguero-Gómez, R., Jones, O. R., Wrycza, T., Mbeau-Ache, C., Franco, M., and Colchero, F. (2013) The pace and shape of senescence in angiosperms. </w:t>
      </w:r>
      <w:r>
        <w:rPr>
          <w:i/>
          <w:iCs/>
        </w:rPr>
        <w:t>Journal of Ecology</w:t>
      </w:r>
      <w:r>
        <w:t xml:space="preserve">, 101, 596-606. </w:t>
      </w:r>
      <w:hyperlink r:id="rId13">
        <w:r w:rsidR="007503FE">
          <w:rPr>
            <w:rStyle w:val="Hyperlink"/>
          </w:rPr>
          <w:t>https://doi.org/10.1111/1365-2745.12084</w:t>
        </w:r>
      </w:hyperlink>
    </w:p>
    <w:p w14:paraId="6C53E63C" w14:textId="77777777" w:rsidR="007503FE" w:rsidRDefault="00000000">
      <w:pPr>
        <w:pStyle w:val="BodyText"/>
      </w:pPr>
      <w:r>
        <w:t xml:space="preserve">Biggs, R., Carpenter, S. R., and Brock, W. A. (2009) Spurious certainty: how ignoring measurement error and environmental heterogeneity may contribute to environmental controversies. </w:t>
      </w:r>
      <w:r>
        <w:rPr>
          <w:i/>
          <w:iCs/>
        </w:rPr>
        <w:t>BioScience</w:t>
      </w:r>
      <w:r>
        <w:t xml:space="preserve">, 59, 65-76. </w:t>
      </w:r>
      <w:hyperlink r:id="rId14">
        <w:r w:rsidR="007503FE">
          <w:rPr>
            <w:rStyle w:val="Hyperlink"/>
          </w:rPr>
          <w:t>https://doi.org/10.1525/bio.2009.59.1.10</w:t>
        </w:r>
      </w:hyperlink>
    </w:p>
    <w:p w14:paraId="69B48DF2" w14:textId="77777777" w:rsidR="007503FE" w:rsidRDefault="00000000">
      <w:pPr>
        <w:pStyle w:val="BodyText"/>
      </w:pPr>
      <w:r>
        <w:t xml:space="preserve">Caswell, H. (2001) </w:t>
      </w:r>
      <w:r>
        <w:rPr>
          <w:i/>
          <w:iCs/>
        </w:rPr>
        <w:t>Matrix population models: construction, analysis, and interpretation</w:t>
      </w:r>
      <w:r>
        <w:t>, 2nd ed. Sinauer, Sunderland, MA.</w:t>
      </w:r>
    </w:p>
    <w:p w14:paraId="4EB66A62" w14:textId="77777777" w:rsidR="007503FE" w:rsidRDefault="00000000">
      <w:pPr>
        <w:pStyle w:val="BodyText"/>
      </w:pPr>
      <w:r>
        <w:t xml:space="preserve">Cochran, M. E., and Ellner, S. (1992) Simple Methods for Calculating age-based life history parameters for stage-structured populations. </w:t>
      </w:r>
      <w:r>
        <w:rPr>
          <w:i/>
          <w:iCs/>
        </w:rPr>
        <w:t>Ecological Monographs</w:t>
      </w:r>
      <w:r>
        <w:t xml:space="preserve">, 62, 345-364. </w:t>
      </w:r>
      <w:hyperlink r:id="rId15">
        <w:r w:rsidR="007503FE">
          <w:rPr>
            <w:rStyle w:val="Hyperlink"/>
          </w:rPr>
          <w:t>https://doi.org/10.2307/2937115</w:t>
        </w:r>
      </w:hyperlink>
    </w:p>
    <w:p w14:paraId="471C19E7" w14:textId="77777777" w:rsidR="007503FE" w:rsidRDefault="00000000">
      <w:pPr>
        <w:pStyle w:val="BodyText"/>
      </w:pPr>
      <w:r>
        <w:t xml:space="preserve">Coutts, S. R., Salguero-Gómez, R., Csergő, A. M., and Buckley, Y. M. (2016) Extrapolating demography with climate, proximity and phylogeny: approach with caution. </w:t>
      </w:r>
      <w:r>
        <w:rPr>
          <w:i/>
          <w:iCs/>
        </w:rPr>
        <w:t>Ecology Letters</w:t>
      </w:r>
      <w:r>
        <w:t xml:space="preserve">, 19, 1429-1438. </w:t>
      </w:r>
      <w:hyperlink r:id="rId16">
        <w:r w:rsidR="007503FE">
          <w:rPr>
            <w:rStyle w:val="Hyperlink"/>
          </w:rPr>
          <w:t>https://doi.org/10.1111/ele.12691</w:t>
        </w:r>
      </w:hyperlink>
    </w:p>
    <w:p w14:paraId="1C1A86C4" w14:textId="77777777" w:rsidR="007503FE" w:rsidRDefault="00000000">
      <w:pPr>
        <w:pStyle w:val="BodyText"/>
      </w:pPr>
      <w:r>
        <w:t xml:space="preserve">Crone, E.E. and Lesica, P. (2004) Causes of synchronous flowering in </w:t>
      </w:r>
      <w:r>
        <w:rPr>
          <w:i/>
          <w:iCs/>
        </w:rPr>
        <w:t>Astragalus scaphoides</w:t>
      </w:r>
      <w:r>
        <w:t xml:space="preserve">, an iteroparous perennial plant. </w:t>
      </w:r>
      <w:r>
        <w:rPr>
          <w:i/>
          <w:iCs/>
        </w:rPr>
        <w:t>Ecology</w:t>
      </w:r>
      <w:r>
        <w:t xml:space="preserve">, 85: 1944-1954. </w:t>
      </w:r>
      <w:hyperlink r:id="rId17">
        <w:r w:rsidR="007503FE">
          <w:rPr>
            <w:rStyle w:val="Hyperlink"/>
          </w:rPr>
          <w:t>https://doi.org/10.1890/03-0256</w:t>
        </w:r>
      </w:hyperlink>
    </w:p>
    <w:p w14:paraId="40B0CA7F" w14:textId="77777777" w:rsidR="007503FE" w:rsidRDefault="00000000">
      <w:pPr>
        <w:pStyle w:val="BodyText"/>
      </w:pPr>
      <w:r>
        <w:lastRenderedPageBreak/>
        <w:t xml:space="preserve">Csergő, A. M., Salguero-Gómez, R., Broennimann, O., Coutts, S. R., Guisan, A., Angert, A. L., Welk, E., Stott, I., Enquist, B. J., McGill, B., Svenning, J. C., Violle, C., and Buckley, Y. M. (2017) Less favourable climates constrain demographic strategies in plants. </w:t>
      </w:r>
      <w:r>
        <w:rPr>
          <w:i/>
          <w:iCs/>
        </w:rPr>
        <w:t>Ecology Letters</w:t>
      </w:r>
      <w:r>
        <w:t xml:space="preserve">, 20, 969-980. </w:t>
      </w:r>
      <w:hyperlink r:id="rId18">
        <w:r w:rsidR="007503FE">
          <w:rPr>
            <w:rStyle w:val="Hyperlink"/>
          </w:rPr>
          <w:t>https://doi.org/10.1111/ele.12794</w:t>
        </w:r>
      </w:hyperlink>
    </w:p>
    <w:p w14:paraId="595533F1" w14:textId="77777777" w:rsidR="007503FE" w:rsidRDefault="00000000">
      <w:pPr>
        <w:pStyle w:val="BodyText"/>
      </w:pPr>
      <w:r>
        <w:t xml:space="preserve">Daly, C., Halbleib, M., Smith, J. I., Gibson, W. P., Doggett, M. K., Taylor, G. H., Curtis, J., and Pasteris, P. A. (2008) Physiographically sensitive mapping of climatological temperature and precipitation across the conterminous United States. </w:t>
      </w:r>
      <w:r>
        <w:rPr>
          <w:i/>
          <w:iCs/>
        </w:rPr>
        <w:t>International Journal of Climatology</w:t>
      </w:r>
      <w:r>
        <w:t xml:space="preserve">, 28, 2031-2064. </w:t>
      </w:r>
      <w:hyperlink r:id="rId19">
        <w:r w:rsidR="007503FE">
          <w:rPr>
            <w:rStyle w:val="Hyperlink"/>
          </w:rPr>
          <w:t>https://doi.org/10.1002/joc.1688</w:t>
        </w:r>
      </w:hyperlink>
    </w:p>
    <w:p w14:paraId="34B67B2B" w14:textId="77777777" w:rsidR="007503FE" w:rsidRDefault="00000000">
      <w:pPr>
        <w:pStyle w:val="BodyText"/>
      </w:pPr>
      <w:r>
        <w:t xml:space="preserve">de Magalhães, J. P., and Costa, J. (2009) A database of vertebrate longevity records and their relation to other life-history traits. </w:t>
      </w:r>
      <w:r>
        <w:rPr>
          <w:i/>
          <w:iCs/>
        </w:rPr>
        <w:t>Journal of Evolutionary Biology</w:t>
      </w:r>
      <w:r>
        <w:t xml:space="preserve">, 22, 1770-1774. </w:t>
      </w:r>
      <w:hyperlink r:id="rId20">
        <w:r w:rsidR="007503FE">
          <w:rPr>
            <w:rStyle w:val="Hyperlink"/>
          </w:rPr>
          <w:t>https://doi.org/10.1111/j.1420-9101.2009.01783.x</w:t>
        </w:r>
      </w:hyperlink>
    </w:p>
    <w:p w14:paraId="579FF98F" w14:textId="77777777" w:rsidR="007503FE" w:rsidRDefault="00000000">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w:t>
      </w:r>
      <w:r>
        <w:rPr>
          <w:i/>
          <w:iCs/>
        </w:rPr>
        <w:t>Ecology</w:t>
      </w:r>
      <w:r>
        <w:t xml:space="preserve">, 93, 951-951. </w:t>
      </w:r>
      <w:hyperlink r:id="rId21">
        <w:r w:rsidR="007503FE">
          <w:rPr>
            <w:rStyle w:val="Hyperlink"/>
          </w:rPr>
          <w:t>https://doi.org/10.1890/11-1052.1</w:t>
        </w:r>
      </w:hyperlink>
    </w:p>
    <w:p w14:paraId="2F35D418" w14:textId="77777777" w:rsidR="007503FE" w:rsidRDefault="00000000">
      <w:pPr>
        <w:pStyle w:val="BodyText"/>
      </w:pPr>
      <w:r>
        <w:t xml:space="preserve">Franco, M., and Silvertown, J. (1996) Life history variation in plants: an exploration of the fast-slow continuum hypothesis. </w:t>
      </w:r>
      <w:r>
        <w:rPr>
          <w:i/>
          <w:iCs/>
        </w:rPr>
        <w:t>Philosophical Transactions of the Royal Society of London B</w:t>
      </w:r>
      <w:r>
        <w:t xml:space="preserve">, 351, 1341-1348. </w:t>
      </w:r>
      <w:hyperlink r:id="rId22">
        <w:r w:rsidR="007503FE">
          <w:rPr>
            <w:rStyle w:val="Hyperlink"/>
          </w:rPr>
          <w:t>https://doi.org/10.1098/rstb.1996.0117</w:t>
        </w:r>
      </w:hyperlink>
    </w:p>
    <w:p w14:paraId="3F165AD6" w14:textId="77777777" w:rsidR="007503FE" w:rsidRDefault="00000000">
      <w:pPr>
        <w:pStyle w:val="BodyText"/>
      </w:pPr>
      <w:r>
        <w:t xml:space="preserve">Fristoe, T. S., Iwaniuk, A. N., and Botero, C. A. (2017) Big brains stabilize populations and facilitate colonization of variable habitats in birds. </w:t>
      </w:r>
      <w:r>
        <w:rPr>
          <w:i/>
          <w:iCs/>
        </w:rPr>
        <w:t>Nature Ecology &amp; Evolution</w:t>
      </w:r>
      <w:r>
        <w:t xml:space="preserve">, 1, 1706. </w:t>
      </w:r>
      <w:hyperlink r:id="rId23">
        <w:r w:rsidR="007503FE">
          <w:rPr>
            <w:rStyle w:val="Hyperlink"/>
          </w:rPr>
          <w:t>https://doi.org/10.1038/s41559-017-0316-2</w:t>
        </w:r>
      </w:hyperlink>
    </w:p>
    <w:p w14:paraId="57A78D78" w14:textId="77777777" w:rsidR="007503FE" w:rsidRDefault="00000000">
      <w:pPr>
        <w:pStyle w:val="BodyText"/>
      </w:pPr>
      <w:r>
        <w:lastRenderedPageBreak/>
        <w:t xml:space="preserve">Garratt, M., Gaillard, J.-M., Brooks, R. C., and Lemaître, J.-F. (2013) Diversification of the eutherian placenta is associated with changes in the pace of life. </w:t>
      </w:r>
      <w:r>
        <w:rPr>
          <w:i/>
          <w:iCs/>
        </w:rPr>
        <w:t>Proceedings of the National Academy of Sciences</w:t>
      </w:r>
      <w:r>
        <w:t xml:space="preserve">, 110, 7760-7765. </w:t>
      </w:r>
      <w:hyperlink r:id="rId24">
        <w:r w:rsidR="007503FE">
          <w:rPr>
            <w:rStyle w:val="Hyperlink"/>
          </w:rPr>
          <w:t>https://doi.org/10.1073/pnas.1305018110</w:t>
        </w:r>
      </w:hyperlink>
    </w:p>
    <w:p w14:paraId="51EB2A9B" w14:textId="77777777" w:rsidR="007503FE" w:rsidRDefault="00000000">
      <w:pPr>
        <w:pStyle w:val="BodyText"/>
      </w:pPr>
      <w:r>
        <w:t xml:space="preserve">Healy, K., Guillerme, T., Finlay, S., Kane, A., Kelly, S. B. A., McClean, D., Kelly, D. J., Donohue, I., Jackson, A. L., and Cooper, N. (2014) Ecology and mode-of-life explain lifespan variation in birds and mammals. </w:t>
      </w:r>
      <w:r>
        <w:rPr>
          <w:i/>
          <w:iCs/>
        </w:rPr>
        <w:t>Proceedings of the Royal Society B: Biological Sciences</w:t>
      </w:r>
      <w:r>
        <w:t xml:space="preserve">, 281, 20140298. </w:t>
      </w:r>
      <w:hyperlink r:id="rId25">
        <w:r w:rsidR="007503FE">
          <w:rPr>
            <w:rStyle w:val="Hyperlink"/>
          </w:rPr>
          <w:t>https://doi.org/10.1098/rspb.2014.0298</w:t>
        </w:r>
      </w:hyperlink>
    </w:p>
    <w:p w14:paraId="45CE595F" w14:textId="77777777" w:rsidR="007503FE" w:rsidRDefault="00000000">
      <w:pPr>
        <w:pStyle w:val="BodyText"/>
      </w:pPr>
      <w:r>
        <w:t xml:space="preserve">Healy, K., Ezard, T. H. G., Jones, O. R., Salguero-Gómez, R., and Buckley, Y. M. (2019) Animal life history is shaped by the pace of life and the distribution of age-specific mortality and reproduction. </w:t>
      </w:r>
      <w:r>
        <w:rPr>
          <w:i/>
          <w:iCs/>
        </w:rPr>
        <w:t>Nature Ecology &amp; Evolution</w:t>
      </w:r>
      <w:r>
        <w:t xml:space="preserve">, 3, 1217-1224. </w:t>
      </w:r>
      <w:hyperlink r:id="rId26">
        <w:r w:rsidR="007503FE">
          <w:rPr>
            <w:rStyle w:val="Hyperlink"/>
          </w:rPr>
          <w:t>https://doi.org/10.1038/s41559-019-0938-7</w:t>
        </w:r>
      </w:hyperlink>
    </w:p>
    <w:p w14:paraId="18475BEB" w14:textId="77777777" w:rsidR="007503FE" w:rsidRDefault="00000000">
      <w:pPr>
        <w:pStyle w:val="BodyText"/>
      </w:pPr>
      <w:r>
        <w:t xml:space="preserve">Horvitz, C. C., and Tuljapurkar, S. (2008) Stage dynamics, period survival, and mortality plateaus. </w:t>
      </w:r>
      <w:r>
        <w:rPr>
          <w:i/>
          <w:iCs/>
        </w:rPr>
        <w:t>The American Naturalist</w:t>
      </w:r>
      <w:r>
        <w:t xml:space="preserve">, 172, 203-215. </w:t>
      </w:r>
      <w:hyperlink r:id="rId27">
        <w:r w:rsidR="007503FE">
          <w:rPr>
            <w:rStyle w:val="Hyperlink"/>
          </w:rPr>
          <w:t>https://doi.org/10.1086/589453</w:t>
        </w:r>
      </w:hyperlink>
    </w:p>
    <w:p w14:paraId="049E0803" w14:textId="77777777" w:rsidR="007503FE" w:rsidRDefault="00000000">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w:t>
      </w:r>
      <w:r>
        <w:rPr>
          <w:i/>
          <w:iCs/>
        </w:rPr>
        <w:t>Ecology</w:t>
      </w:r>
      <w:r>
        <w:t xml:space="preserve">, 90, 2648-2648. </w:t>
      </w:r>
      <w:hyperlink r:id="rId28">
        <w:r w:rsidR="007503FE">
          <w:rPr>
            <w:rStyle w:val="Hyperlink"/>
          </w:rPr>
          <w:t>https://doi.org/10.1890/08-1494.1</w:t>
        </w:r>
      </w:hyperlink>
    </w:p>
    <w:p w14:paraId="3DA61310" w14:textId="77777777" w:rsidR="007503FE" w:rsidRDefault="00000000">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 </w:t>
      </w:r>
      <w:r>
        <w:rPr>
          <w:i/>
          <w:iCs/>
        </w:rPr>
        <w:t>Nature</w:t>
      </w:r>
      <w:r>
        <w:t xml:space="preserve">, 505, 169-173. </w:t>
      </w:r>
      <w:hyperlink r:id="rId29">
        <w:r w:rsidR="007503FE">
          <w:rPr>
            <w:rStyle w:val="Hyperlink"/>
          </w:rPr>
          <w:t>https://doi.org/10.1038/nature12789</w:t>
        </w:r>
      </w:hyperlink>
    </w:p>
    <w:p w14:paraId="27361A97" w14:textId="77777777" w:rsidR="007503FE" w:rsidRDefault="00000000">
      <w:pPr>
        <w:pStyle w:val="BodyText"/>
      </w:pPr>
      <w:r>
        <w:lastRenderedPageBreak/>
        <w:t xml:space="preserve">Kendall, B. E. (1998) Estimating the magnitude of environmental stochasticity in survivorship data. </w:t>
      </w:r>
      <w:r>
        <w:rPr>
          <w:i/>
          <w:iCs/>
        </w:rPr>
        <w:t>Ecological Applications</w:t>
      </w:r>
      <w:r>
        <w:t xml:space="preserve">, 8, 184-193. </w:t>
      </w:r>
      <w:hyperlink r:id="rId30">
        <w:r w:rsidR="007503FE">
          <w:rPr>
            <w:rStyle w:val="Hyperlink"/>
          </w:rPr>
          <w:t>https://doi.org/10.1890/1051-0761(1998)008[0184:ETMOES]2.0.CO;2</w:t>
        </w:r>
      </w:hyperlink>
    </w:p>
    <w:p w14:paraId="61A6DB29" w14:textId="77777777" w:rsidR="007503FE" w:rsidRDefault="00000000">
      <w:pPr>
        <w:pStyle w:val="BodyText"/>
      </w:pPr>
      <w:r>
        <w:t xml:space="preserve">Kendall, B. E., and Fox, G. A. (2002) Variation among individuals and reduced demographic stochasticity. </w:t>
      </w:r>
      <w:r>
        <w:rPr>
          <w:i/>
          <w:iCs/>
        </w:rPr>
        <w:t>Conservation Biology</w:t>
      </w:r>
      <w:r>
        <w:t xml:space="preserve">, 16, 109-116. </w:t>
      </w:r>
      <w:hyperlink r:id="rId31">
        <w:r w:rsidR="007503FE">
          <w:rPr>
            <w:rStyle w:val="Hyperlink"/>
          </w:rPr>
          <w:t>https://doi.org/10.1046/j.1523-1739.2002.00036.x</w:t>
        </w:r>
      </w:hyperlink>
    </w:p>
    <w:p w14:paraId="59329899" w14:textId="77777777" w:rsidR="007503FE" w:rsidRDefault="00000000">
      <w:pPr>
        <w:pStyle w:val="BodyText"/>
      </w:pPr>
      <w:r>
        <w:t xml:space="preserve">Kiviniemi, K. (2002) Population dynamics of </w:t>
      </w:r>
      <w:r>
        <w:rPr>
          <w:i/>
          <w:iCs/>
        </w:rPr>
        <w:t>Agrimonia eupatoria</w:t>
      </w:r>
      <w:r>
        <w:t xml:space="preserve"> and </w:t>
      </w:r>
      <w:r>
        <w:rPr>
          <w:i/>
          <w:iCs/>
        </w:rPr>
        <w:t>Geum rivale</w:t>
      </w:r>
      <w:r>
        <w:t xml:space="preserve">, two perennial grassland species. </w:t>
      </w:r>
      <w:r>
        <w:rPr>
          <w:i/>
          <w:iCs/>
        </w:rPr>
        <w:t>Plant Ecology</w:t>
      </w:r>
      <w:r>
        <w:t xml:space="preserve">, 159, 153-169. </w:t>
      </w:r>
      <w:hyperlink r:id="rId32">
        <w:r w:rsidR="007503FE">
          <w:rPr>
            <w:rStyle w:val="Hyperlink"/>
          </w:rPr>
          <w:t>https://doi.org/10.1023/A:1015506019670</w:t>
        </w:r>
      </w:hyperlink>
    </w:p>
    <w:p w14:paraId="05150438" w14:textId="77777777" w:rsidR="007503FE" w:rsidRDefault="00000000">
      <w:pPr>
        <w:pStyle w:val="BodyText"/>
      </w:pPr>
      <w:r>
        <w:t xml:space="preserve">Lesica, P., and Crone, E. E. (2007) Causes and consequences of prolonged dormancy for an iteroparous geophyte, </w:t>
      </w:r>
      <w:r>
        <w:rPr>
          <w:i/>
          <w:iCs/>
        </w:rPr>
        <w:t>Silene spaldingii</w:t>
      </w:r>
      <w:r>
        <w:t xml:space="preserve">. </w:t>
      </w:r>
      <w:r>
        <w:rPr>
          <w:i/>
          <w:iCs/>
        </w:rPr>
        <w:t>Journal of Ecology</w:t>
      </w:r>
      <w:r>
        <w:t xml:space="preserve">, 95, 1360-1369. </w:t>
      </w:r>
      <w:hyperlink r:id="rId33">
        <w:r w:rsidR="007503FE">
          <w:rPr>
            <w:rStyle w:val="Hyperlink"/>
          </w:rPr>
          <w:t>https://doi.org/10.1111/j.1365-2745.2007.01291.x</w:t>
        </w:r>
      </w:hyperlink>
    </w:p>
    <w:p w14:paraId="124F9BA2" w14:textId="77777777" w:rsidR="007503FE" w:rsidRDefault="00000000">
      <w:pPr>
        <w:pStyle w:val="BodyText"/>
      </w:pPr>
      <w:r>
        <w:t xml:space="preserve">McDonald, J. L., Franco, M., Townley, S., Ezard, T. H., Jelbert, K., and Hodgson, D. J. (2017) Divergent demographic strategies of plants in variable environments. </w:t>
      </w:r>
      <w:r>
        <w:rPr>
          <w:i/>
          <w:iCs/>
        </w:rPr>
        <w:t>Nature Ecology &amp; Evolution</w:t>
      </w:r>
      <w:r>
        <w:t xml:space="preserve">, 1, 0029. </w:t>
      </w:r>
      <w:hyperlink r:id="rId34">
        <w:r w:rsidR="007503FE">
          <w:rPr>
            <w:rStyle w:val="Hyperlink"/>
          </w:rPr>
          <w:t>https://doi.org/10.1038/s41559-016-0029</w:t>
        </w:r>
      </w:hyperlink>
    </w:p>
    <w:p w14:paraId="13124DAD" w14:textId="77777777" w:rsidR="007503FE" w:rsidRDefault="00000000">
      <w:pPr>
        <w:pStyle w:val="BodyText"/>
      </w:pPr>
      <w:r>
        <w:t xml:space="preserve">McElreath, R. (2020) Statistical rethinking: A Bayesian course with examples in R and Stan, 2nd ed. Chapman and Hall/CRC. </w:t>
      </w:r>
      <w:hyperlink r:id="rId35">
        <w:r w:rsidR="007503FE">
          <w:rPr>
            <w:rStyle w:val="Hyperlink"/>
          </w:rPr>
          <w:t>https://doi.org/10.1201/9780429029608</w:t>
        </w:r>
      </w:hyperlink>
    </w:p>
    <w:p w14:paraId="403AA5B0" w14:textId="77777777" w:rsidR="007503FE" w:rsidRDefault="00000000">
      <w:pPr>
        <w:pStyle w:val="BodyText"/>
      </w:pPr>
      <w:r>
        <w:t xml:space="preserve">McGowan, C. P., Runge, M. C., and Larson, M. A. (2011) Incorporating parametric uncertainty into population viability analysis models. </w:t>
      </w:r>
      <w:r>
        <w:rPr>
          <w:i/>
          <w:iCs/>
        </w:rPr>
        <w:t>Biological Conservation</w:t>
      </w:r>
      <w:r>
        <w:t xml:space="preserve">, 144, 1400-1408. </w:t>
      </w:r>
      <w:hyperlink r:id="rId36">
        <w:r w:rsidR="007503FE">
          <w:rPr>
            <w:rStyle w:val="Hyperlink"/>
          </w:rPr>
          <w:t>https://doi.org/10.1016/j.biocon.2011.01.005</w:t>
        </w:r>
      </w:hyperlink>
    </w:p>
    <w:p w14:paraId="24F3217D" w14:textId="77777777" w:rsidR="007503FE" w:rsidRDefault="00000000">
      <w:pPr>
        <w:pStyle w:val="BodyText"/>
      </w:pPr>
      <w:r>
        <w:t xml:space="preserve">Myhrvold, N. P., Baldridge, E., Chan, B., Sivam, D., Freeman, D. L., and Ernest, S. M. (2015) An amniote life-history database to perform comparative analyses with birds, mammals, and reptiles. </w:t>
      </w:r>
      <w:r>
        <w:rPr>
          <w:i/>
          <w:iCs/>
        </w:rPr>
        <w:t>Ecology</w:t>
      </w:r>
      <w:r>
        <w:t xml:space="preserve">, 96, 3109-3109. </w:t>
      </w:r>
      <w:hyperlink r:id="rId37">
        <w:r w:rsidR="007503FE">
          <w:rPr>
            <w:rStyle w:val="Hyperlink"/>
          </w:rPr>
          <w:t>https://doi.org/10.1890/15-0846R.1</w:t>
        </w:r>
      </w:hyperlink>
    </w:p>
    <w:p w14:paraId="1E587601" w14:textId="77777777" w:rsidR="007503FE" w:rsidRDefault="00000000">
      <w:pPr>
        <w:pStyle w:val="BodyText"/>
      </w:pPr>
      <w:r>
        <w:t xml:space="preserve">PRISM Group, Oregon State University (2026) PRISM Climate Data. </w:t>
      </w:r>
      <w:hyperlink r:id="rId38">
        <w:r w:rsidR="007503FE">
          <w:rPr>
            <w:rStyle w:val="Hyperlink"/>
          </w:rPr>
          <w:t>https://prism.oregonstate.edu</w:t>
        </w:r>
      </w:hyperlink>
      <w:r>
        <w:t>. Data created 04 Feb 2026, accessed 28 Feb 2026.</w:t>
      </w:r>
    </w:p>
    <w:p w14:paraId="42B3C3AE" w14:textId="77777777" w:rsidR="007503FE" w:rsidRDefault="00000000">
      <w:pPr>
        <w:pStyle w:val="BodyText"/>
      </w:pPr>
      <w:r>
        <w:lastRenderedPageBreak/>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 </w:t>
      </w:r>
      <w:r>
        <w:rPr>
          <w:i/>
          <w:iCs/>
        </w:rPr>
        <w:t>Journal of Ecology</w:t>
      </w:r>
      <w:r>
        <w:t xml:space="preserve">, 103, 202-218. </w:t>
      </w:r>
      <w:hyperlink r:id="rId39">
        <w:r w:rsidR="007503FE">
          <w:rPr>
            <w:rStyle w:val="Hyperlink"/>
          </w:rPr>
          <w:t>https://doi.org/10.1111/1365-2745.12334</w:t>
        </w:r>
      </w:hyperlink>
    </w:p>
    <w:p w14:paraId="0566B059" w14:textId="77777777" w:rsidR="007503FE" w:rsidRDefault="00000000">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w:t>
      </w:r>
      <w:r>
        <w:rPr>
          <w:i/>
          <w:iCs/>
        </w:rPr>
        <w:t>Journal of Animal Ecology</w:t>
      </w:r>
      <w:r>
        <w:t xml:space="preserve">, 85, 371-384. </w:t>
      </w:r>
      <w:hyperlink r:id="rId40">
        <w:r w:rsidR="007503FE">
          <w:rPr>
            <w:rStyle w:val="Hyperlink"/>
          </w:rPr>
          <w:t>https://doi.org/10.1111/1365-2656.12482</w:t>
        </w:r>
      </w:hyperlink>
    </w:p>
    <w:p w14:paraId="4F87FA68" w14:textId="77777777" w:rsidR="007503FE" w:rsidRDefault="00000000">
      <w:pPr>
        <w:pStyle w:val="BodyText"/>
      </w:pPr>
      <w:r>
        <w:t xml:space="preserve">Salguero-Gómez, R., Jones, O. R., Jongejans, E., Blomberg, S. P., Hodgson, D. J., Mbeau-Ache, C., Zuidema, P. A., de Kroon, H., and Buckley, Y. M. (2016b) Fast–slow continuum and reproductive strategies structure plant life-history variation worldwide. </w:t>
      </w:r>
      <w:r>
        <w:rPr>
          <w:i/>
          <w:iCs/>
        </w:rPr>
        <w:t>Proceedings of the National Academy of Sciences</w:t>
      </w:r>
      <w:r>
        <w:t xml:space="preserve">, 113, 230-235. </w:t>
      </w:r>
      <w:hyperlink r:id="rId41">
        <w:r w:rsidR="007503FE">
          <w:rPr>
            <w:rStyle w:val="Hyperlink"/>
          </w:rPr>
          <w:t>https://doi.org/10.1073/pnas.1506215112</w:t>
        </w:r>
      </w:hyperlink>
    </w:p>
    <w:p w14:paraId="2E9E4AD6" w14:textId="77777777" w:rsidR="007503FE" w:rsidRDefault="00000000">
      <w:pPr>
        <w:pStyle w:val="BodyText"/>
      </w:pPr>
      <w:r>
        <w:t xml:space="preserve">Baudisch, A., and Stott, I. (2019) A pace and shape perspective on fertility. </w:t>
      </w:r>
      <w:r>
        <w:rPr>
          <w:i/>
          <w:iCs/>
        </w:rPr>
        <w:t>Methods in Ecology and Evolution</w:t>
      </w:r>
      <w:r>
        <w:t xml:space="preserve">, 10, 1941-1951. </w:t>
      </w:r>
      <w:hyperlink r:id="rId42">
        <w:r w:rsidR="007503FE">
          <w:rPr>
            <w:rStyle w:val="Hyperlink"/>
          </w:rPr>
          <w:t>https://doi.org/10.1111/2041-210X.13289</w:t>
        </w:r>
      </w:hyperlink>
    </w:p>
    <w:p w14:paraId="09A9D288" w14:textId="77777777" w:rsidR="007503FE" w:rsidRDefault="00000000">
      <w:pPr>
        <w:pStyle w:val="BodyText"/>
      </w:pPr>
      <w:r>
        <w:t xml:space="preserve">Carpenter, B., Gelman, A., Hoffman, M. D., Lee, D., Goodrich, B., Betancourt, M., Brubaker, M., Guo, J., Li, P., and Riddell, A. (2017) Stan: A probabilistic programming language. </w:t>
      </w:r>
      <w:r>
        <w:rPr>
          <w:i/>
          <w:iCs/>
        </w:rPr>
        <w:t>Journal of Statistical Software</w:t>
      </w:r>
      <w:r>
        <w:t xml:space="preserve">, 76, 1-32. </w:t>
      </w:r>
      <w:hyperlink r:id="rId43">
        <w:r w:rsidR="007503FE">
          <w:rPr>
            <w:rStyle w:val="Hyperlink"/>
          </w:rPr>
          <w:t>https://doi.org/10.18637/jss.v076.i01</w:t>
        </w:r>
      </w:hyperlink>
    </w:p>
    <w:p w14:paraId="52FE5644" w14:textId="77777777" w:rsidR="007503FE" w:rsidRDefault="00000000">
      <w:pPr>
        <w:pStyle w:val="BodyText"/>
      </w:pPr>
      <w:r>
        <w:lastRenderedPageBreak/>
        <w:t xml:space="preserve">Simmonds, E. G., and Jones, O. R. (2024) Uncertainty propagation in matrix population models: gaps, importance and guidelines. </w:t>
      </w:r>
      <w:r>
        <w:rPr>
          <w:i/>
          <w:iCs/>
        </w:rPr>
        <w:t>Methods in Ecology and Evolution</w:t>
      </w:r>
      <w:r>
        <w:t xml:space="preserve">, 15, 427-438. </w:t>
      </w:r>
      <w:hyperlink r:id="rId44">
        <w:r w:rsidR="007503FE">
          <w:rPr>
            <w:rStyle w:val="Hyperlink"/>
          </w:rPr>
          <w:t>https://doi.org/10.1111/2041-210X.14276</w:t>
        </w:r>
      </w:hyperlink>
    </w:p>
    <w:p w14:paraId="024044A6" w14:textId="77777777" w:rsidR="007503FE" w:rsidRDefault="00000000">
      <w:pPr>
        <w:pStyle w:val="BodyText"/>
      </w:pPr>
      <w:r>
        <w:t xml:space="preserve">Stan Development Team (2025) RStan: the R interface to Stan. R package version 2.32.7. </w:t>
      </w:r>
      <w:hyperlink r:id="rId45">
        <w:r w:rsidR="007503FE">
          <w:rPr>
            <w:rStyle w:val="Hyperlink"/>
          </w:rPr>
          <w:t>https://mc-stan.org/</w:t>
        </w:r>
      </w:hyperlink>
      <w:r>
        <w:t xml:space="preserve"> </w:t>
      </w:r>
      <w:hyperlink r:id="rId46">
        <w:r w:rsidR="007503FE">
          <w:rPr>
            <w:rStyle w:val="Hyperlink"/>
          </w:rPr>
          <w:t>https://doi.org/10.32614/CRAN.package.rstan</w:t>
        </w:r>
      </w:hyperlink>
    </w:p>
    <w:p w14:paraId="769654E4" w14:textId="77777777" w:rsidR="007503FE" w:rsidRDefault="00000000">
      <w:pPr>
        <w:pStyle w:val="BodyText"/>
      </w:pPr>
      <w:r>
        <w:t xml:space="preserve">Teller, B. J., Adler, P. B., Edwards, C. B., Hooker, G., and Ellner, S. P. (2016) Linking demography with drivers: climate and competition. </w:t>
      </w:r>
      <w:r>
        <w:rPr>
          <w:i/>
          <w:iCs/>
        </w:rPr>
        <w:t>Methods in Ecology and Evolution</w:t>
      </w:r>
      <w:r>
        <w:t xml:space="preserve">, 7, 171-183. </w:t>
      </w:r>
      <w:hyperlink r:id="rId47">
        <w:r w:rsidR="007503FE">
          <w:rPr>
            <w:rStyle w:val="Hyperlink"/>
          </w:rPr>
          <w:t>https://doi.org/10.1111/2041-210X.12486</w:t>
        </w:r>
      </w:hyperlink>
    </w:p>
    <w:p w14:paraId="00439EB4" w14:textId="77777777" w:rsidR="007503FE" w:rsidRDefault="00000000">
      <w:pPr>
        <w:pStyle w:val="BodyText"/>
      </w:pPr>
      <w:r>
        <w:t xml:space="preserve">Wrycza, T. F., Missov, T. I., and Baudisch, A. (2015) Quantifying the shape of aging. </w:t>
      </w:r>
      <w:r>
        <w:rPr>
          <w:i/>
          <w:iCs/>
        </w:rPr>
        <w:t>PLOS ONE</w:t>
      </w:r>
      <w:r>
        <w:t xml:space="preserve">, 10, e0119163. </w:t>
      </w:r>
      <w:hyperlink r:id="rId48">
        <w:r w:rsidR="007503FE">
          <w:rPr>
            <w:rStyle w:val="Hyperlink"/>
          </w:rPr>
          <w:t>https://doi.org/10.1371/journal.pone.0119163</w:t>
        </w:r>
      </w:hyperlink>
    </w:p>
    <w:p w14:paraId="3D2C0AC6" w14:textId="77777777" w:rsidR="007503FE" w:rsidRDefault="00000000">
      <w:r>
        <w:br w:type="page"/>
      </w:r>
    </w:p>
    <w:p w14:paraId="5DA62E4A" w14:textId="77777777" w:rsidR="007503FE" w:rsidRDefault="00000000">
      <w:pPr>
        <w:pStyle w:val="Heading1"/>
      </w:pPr>
      <w:bookmarkStart w:id="140" w:name="tables"/>
      <w:bookmarkEnd w:id="139"/>
      <w:r>
        <w:lastRenderedPageBreak/>
        <w:t>Tables</w:t>
      </w:r>
    </w:p>
    <w:p w14:paraId="4B4AA55F" w14:textId="77777777" w:rsidR="007503FE" w:rsidRDefault="00000000">
      <w:pPr>
        <w:pStyle w:val="TableCaption"/>
      </w:pPr>
      <w:bookmarkStart w:id="141" w:name="tab:table-case1-var"/>
      <w:bookmarkEnd w:id="141"/>
      <w:r>
        <w:t>Table 1: Sampling-to-other variance ratios for key demographic parameters in analysis 1. Ratios greater than 1 indicate that variance attributable to transition-rate sampling uncertainty exceeds residual biological variance across population-level entries (including both among-population and among-species variation). The table shows that this ratio is highest for shape, intermediate for life expectancy, and lowest for log population growth rate.</w:t>
      </w:r>
    </w:p>
    <w:tbl>
      <w:tblPr>
        <w:tblW w:w="0" w:type="auto"/>
        <w:jc w:val="center"/>
        <w:tblLayout w:type="fixed"/>
        <w:tblLook w:val="0420" w:firstRow="1" w:lastRow="0" w:firstColumn="0" w:lastColumn="0" w:noHBand="0" w:noVBand="1"/>
      </w:tblPr>
      <w:tblGrid>
        <w:gridCol w:w="3431"/>
        <w:gridCol w:w="3272"/>
      </w:tblGrid>
      <w:tr w:rsidR="007503FE" w14:paraId="7C00618F" w14:textId="77777777">
        <w:trPr>
          <w:tblHeader/>
          <w:jc w:val="center"/>
        </w:trPr>
        <w:tc>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71B36"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32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B9718"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Sampling:other variance ratio</w:t>
            </w:r>
          </w:p>
        </w:tc>
      </w:tr>
      <w:tr w:rsidR="007503FE" w14:paraId="103DFD68" w14:textId="77777777">
        <w:trPr>
          <w:jc w:val="center"/>
        </w:trPr>
        <w:tc>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BB618"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Shape</w:t>
            </w:r>
          </w:p>
        </w:tc>
        <w:tc>
          <w:tcPr>
            <w:tcW w:w="32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57609"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3.31</w:t>
            </w:r>
          </w:p>
        </w:tc>
      </w:tr>
      <w:tr w:rsidR="007503FE" w14:paraId="2B6F0BD2"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F32DB"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EDE9C"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w:t>
            </w:r>
          </w:p>
        </w:tc>
      </w:tr>
      <w:tr w:rsidR="007503FE" w14:paraId="5F4A753F"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54896"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Log population growth rate</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7F67"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w:t>
            </w:r>
          </w:p>
        </w:tc>
      </w:tr>
      <w:tr w:rsidR="007503FE" w14:paraId="35608139"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0E221"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E993"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r>
      <w:tr w:rsidR="007503FE" w14:paraId="7A114D39"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32DC"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E02E2"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1.63</w:t>
            </w:r>
          </w:p>
        </w:tc>
      </w:tr>
      <w:tr w:rsidR="007503FE" w14:paraId="3F1A39F4" w14:textId="77777777">
        <w:trPr>
          <w:jc w:val="center"/>
        </w:trPr>
        <w:tc>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C7B99"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Probability of reaching maturity</w:t>
            </w:r>
          </w:p>
        </w:tc>
        <w:tc>
          <w:tcPr>
            <w:tcW w:w="32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E41AC"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w:t>
            </w:r>
          </w:p>
        </w:tc>
      </w:tr>
    </w:tbl>
    <w:p w14:paraId="6C2E10A4" w14:textId="77777777" w:rsidR="007503FE" w:rsidRDefault="00000000">
      <w:r>
        <w:br w:type="page"/>
      </w:r>
    </w:p>
    <w:p w14:paraId="3E415CF6" w14:textId="77777777" w:rsidR="007503FE" w:rsidRDefault="00000000">
      <w:pPr>
        <w:pStyle w:val="Heading1"/>
      </w:pPr>
      <w:bookmarkStart w:id="142" w:name="figures"/>
      <w:bookmarkEnd w:id="140"/>
      <w:r>
        <w:lastRenderedPageBreak/>
        <w:t>Figures</w:t>
      </w:r>
    </w:p>
    <w:p w14:paraId="6C982D18" w14:textId="77777777" w:rsidR="007503FE" w:rsidRDefault="00000000">
      <w:pPr>
        <w:pStyle w:val="CaptionedFigure"/>
      </w:pPr>
      <w:r>
        <w:rPr>
          <w:noProof/>
        </w:rPr>
        <w:drawing>
          <wp:inline distT="0" distB="0" distL="0" distR="0" wp14:anchorId="2A122F0A" wp14:editId="16A36AAD">
            <wp:extent cx="5727700" cy="1908334"/>
            <wp:effectExtent l="0" t="0" r="0" b="0"/>
            <wp:docPr id="95" name="Picture"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96" name="Picture" descr="../../figures/Figure_1_transition_rates_single_mpm.png"/>
                    <pic:cNvPicPr>
                      <a:picLocks noChangeAspect="1" noChangeArrowheads="1"/>
                    </pic:cNvPicPr>
                  </pic:nvPicPr>
                  <pic:blipFill>
                    <a:blip r:embed="rId49"/>
                    <a:stretch>
                      <a:fillRect/>
                    </a:stretch>
                  </pic:blipFill>
                  <pic:spPr bwMode="auto">
                    <a:xfrm>
                      <a:off x="0" y="0"/>
                      <a:ext cx="5727700" cy="1908334"/>
                    </a:xfrm>
                    <a:prstGeom prst="rect">
                      <a:avLst/>
                    </a:prstGeom>
                    <a:noFill/>
                    <a:ln w="9525">
                      <a:noFill/>
                      <a:headEnd/>
                      <a:tailEnd/>
                    </a:ln>
                  </pic:spPr>
                </pic:pic>
              </a:graphicData>
            </a:graphic>
          </wp:inline>
        </w:drawing>
      </w:r>
    </w:p>
    <w:p w14:paraId="2506E8DB" w14:textId="77777777" w:rsidR="007503FE" w:rsidRDefault="00000000">
      <w:pPr>
        <w:pStyle w:val="ImageCaption"/>
      </w:pPr>
      <w:bookmarkStart w:id="143" w:name="fig:fig-main-1a"/>
      <w:bookmarkEnd w:id="143"/>
      <w:r>
        <w:t>Figure 1: Sampling distributions of transition rates for the focal single-MPM example (</w:t>
      </w:r>
      <w:r>
        <w:rPr>
          <w:iCs/>
        </w:rPr>
        <w:t>Agrimonia eupatoria</w:t>
      </w:r>
      <w:r>
        <w:t>,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w:t>
      </w:r>
    </w:p>
    <w:p w14:paraId="151FEC0F" w14:textId="77777777" w:rsidR="007503FE" w:rsidRDefault="00000000">
      <w:r>
        <w:br w:type="page"/>
      </w:r>
    </w:p>
    <w:p w14:paraId="04AFAE68" w14:textId="77777777" w:rsidR="007503FE" w:rsidRDefault="00000000">
      <w:pPr>
        <w:pStyle w:val="CaptionedFigure"/>
      </w:pPr>
      <w:r>
        <w:rPr>
          <w:noProof/>
        </w:rPr>
        <w:lastRenderedPageBreak/>
        <w:drawing>
          <wp:inline distT="0" distB="0" distL="0" distR="0" wp14:anchorId="164032BC" wp14:editId="37E71F81">
            <wp:extent cx="5727700" cy="2355769"/>
            <wp:effectExtent l="0" t="0" r="0" b="0"/>
            <wp:docPr id="99" name="Picture"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100" name="Picture" descr="../../figures/Figure_2_derived_parameters_single_mpm.png"/>
                    <pic:cNvPicPr>
                      <a:picLocks noChangeAspect="1" noChangeArrowheads="1"/>
                    </pic:cNvPicPr>
                  </pic:nvPicPr>
                  <pic:blipFill>
                    <a:blip r:embed="rId50"/>
                    <a:stretch>
                      <a:fillRect/>
                    </a:stretch>
                  </pic:blipFill>
                  <pic:spPr bwMode="auto">
                    <a:xfrm>
                      <a:off x="0" y="0"/>
                      <a:ext cx="5727700" cy="2355769"/>
                    </a:xfrm>
                    <a:prstGeom prst="rect">
                      <a:avLst/>
                    </a:prstGeom>
                    <a:noFill/>
                    <a:ln w="9525">
                      <a:noFill/>
                      <a:headEnd/>
                      <a:tailEnd/>
                    </a:ln>
                  </pic:spPr>
                </pic:pic>
              </a:graphicData>
            </a:graphic>
          </wp:inline>
        </w:drawing>
      </w:r>
    </w:p>
    <w:p w14:paraId="62C26CAC" w14:textId="77777777" w:rsidR="007503FE" w:rsidRDefault="00000000">
      <w:pPr>
        <w:pStyle w:val="ImageCaption"/>
      </w:pPr>
      <w:bookmarkStart w:id="144" w:name="fig:fig-main-1b"/>
      <w:bookmarkEnd w:id="144"/>
      <w:r>
        <w:t>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w:t>
      </w:r>
    </w:p>
    <w:p w14:paraId="57CFF8B8" w14:textId="77777777" w:rsidR="007503FE" w:rsidRDefault="00000000">
      <w:r>
        <w:br w:type="page"/>
      </w:r>
    </w:p>
    <w:p w14:paraId="60859CCF" w14:textId="77777777" w:rsidR="007503FE" w:rsidRDefault="00000000">
      <w:pPr>
        <w:pStyle w:val="CaptionedFigure"/>
      </w:pPr>
      <w:r>
        <w:rPr>
          <w:noProof/>
        </w:rPr>
        <w:lastRenderedPageBreak/>
        <w:drawing>
          <wp:inline distT="0" distB="0" distL="0" distR="0" wp14:anchorId="38B05D19" wp14:editId="60F05BA0">
            <wp:extent cx="3247802" cy="4440497"/>
            <wp:effectExtent l="0" t="0" r="0" b="0"/>
            <wp:docPr id="103" name="Picture" descr="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104" name="Picture" descr="../../figures/Figure_3_analysis1_point_vs_sampling_distributions.png"/>
                    <pic:cNvPicPr>
                      <a:picLocks noChangeAspect="1" noChangeArrowheads="1"/>
                    </pic:cNvPicPr>
                  </pic:nvPicPr>
                  <pic:blipFill>
                    <a:blip r:embed="rId51"/>
                    <a:stretch>
                      <a:fillRect/>
                    </a:stretch>
                  </pic:blipFill>
                  <pic:spPr bwMode="auto">
                    <a:xfrm>
                      <a:off x="0" y="0"/>
                      <a:ext cx="3247802" cy="4440497"/>
                    </a:xfrm>
                    <a:prstGeom prst="rect">
                      <a:avLst/>
                    </a:prstGeom>
                    <a:noFill/>
                    <a:ln w="9525">
                      <a:noFill/>
                      <a:headEnd/>
                      <a:tailEnd/>
                    </a:ln>
                  </pic:spPr>
                </pic:pic>
              </a:graphicData>
            </a:graphic>
          </wp:inline>
        </w:drawing>
      </w:r>
    </w:p>
    <w:p w14:paraId="00DD959B" w14:textId="77777777" w:rsidR="007503FE" w:rsidRDefault="00000000">
      <w:pPr>
        <w:pStyle w:val="ImageCaption"/>
      </w:pPr>
      <w:bookmarkStart w:id="145" w:name="fig:fig-main-2"/>
      <w:bookmarkEnd w:id="145"/>
      <w:r>
        <w:t>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w:t>
      </w:r>
    </w:p>
    <w:p w14:paraId="4FC11E12" w14:textId="77777777" w:rsidR="007503FE" w:rsidRDefault="00000000">
      <w:r>
        <w:br w:type="page"/>
      </w:r>
    </w:p>
    <w:p w14:paraId="3EAB6C4F" w14:textId="77777777" w:rsidR="007503FE" w:rsidRDefault="00000000">
      <w:pPr>
        <w:pStyle w:val="CaptionedFigure"/>
      </w:pPr>
      <w:r>
        <w:rPr>
          <w:noProof/>
        </w:rPr>
        <w:lastRenderedPageBreak/>
        <w:drawing>
          <wp:inline distT="0" distB="0" distL="0" distR="0" wp14:anchorId="7FF7F744" wp14:editId="66D5EC5A">
            <wp:extent cx="5727700" cy="2832853"/>
            <wp:effectExtent l="0" t="0" r="0" b="0"/>
            <wp:docPr id="107" name="Picture" descr="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
            <wp:cNvGraphicFramePr/>
            <a:graphic xmlns:a="http://schemas.openxmlformats.org/drawingml/2006/main">
              <a:graphicData uri="http://schemas.openxmlformats.org/drawingml/2006/picture">
                <pic:pic xmlns:pic="http://schemas.openxmlformats.org/drawingml/2006/picture">
                  <pic:nvPicPr>
                    <pic:cNvPr id="108" name="Picture" descr="../../figures/Figure_4_analysis1_life_expectancy_shape_relationship.png"/>
                    <pic:cNvPicPr>
                      <a:picLocks noChangeAspect="1" noChangeArrowheads="1"/>
                    </pic:cNvPicPr>
                  </pic:nvPicPr>
                  <pic:blipFill>
                    <a:blip r:embed="rId52"/>
                    <a:stretch>
                      <a:fillRect/>
                    </a:stretch>
                  </pic:blipFill>
                  <pic:spPr bwMode="auto">
                    <a:xfrm>
                      <a:off x="0" y="0"/>
                      <a:ext cx="5727700" cy="2832853"/>
                    </a:xfrm>
                    <a:prstGeom prst="rect">
                      <a:avLst/>
                    </a:prstGeom>
                    <a:noFill/>
                    <a:ln w="9525">
                      <a:noFill/>
                      <a:headEnd/>
                      <a:tailEnd/>
                    </a:ln>
                  </pic:spPr>
                </pic:pic>
              </a:graphicData>
            </a:graphic>
          </wp:inline>
        </w:drawing>
      </w:r>
    </w:p>
    <w:p w14:paraId="5166FAD9" w14:textId="77777777" w:rsidR="007503FE" w:rsidRDefault="00000000">
      <w:pPr>
        <w:pStyle w:val="ImageCaption"/>
      </w:pPr>
      <w:bookmarkStart w:id="146" w:name="fig:fig-main-3"/>
      <w:bookmarkEnd w:id="146"/>
      <w:r>
        <w:t>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w:t>
      </w:r>
    </w:p>
    <w:p w14:paraId="76B2431A" w14:textId="77777777" w:rsidR="007503FE" w:rsidRDefault="00000000">
      <w:r>
        <w:br w:type="page"/>
      </w:r>
    </w:p>
    <w:p w14:paraId="2FC52858" w14:textId="77777777" w:rsidR="007503FE" w:rsidRDefault="00000000">
      <w:pPr>
        <w:pStyle w:val="CaptionedFigure"/>
      </w:pPr>
      <w:r>
        <w:rPr>
          <w:noProof/>
        </w:rPr>
        <w:lastRenderedPageBreak/>
        <w:drawing>
          <wp:inline distT="0" distB="0" distL="0" distR="0" wp14:anchorId="37D93441" wp14:editId="22B6693F">
            <wp:extent cx="3247802" cy="7043020"/>
            <wp:effectExtent l="0" t="0" r="0" b="0"/>
            <wp:docPr id="111" name="Picture"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
            <wp:cNvGraphicFramePr/>
            <a:graphic xmlns:a="http://schemas.openxmlformats.org/drawingml/2006/main">
              <a:graphicData uri="http://schemas.openxmlformats.org/drawingml/2006/picture">
                <pic:pic xmlns:pic="http://schemas.openxmlformats.org/drawingml/2006/picture">
                  <pic:nvPicPr>
                    <pic:cNvPr id="112" name="Picture" descr="../../figures/Figure_5_analysis2_climate_effects_recruitment.png"/>
                    <pic:cNvPicPr>
                      <a:picLocks noChangeAspect="1" noChangeArrowheads="1"/>
                    </pic:cNvPicPr>
                  </pic:nvPicPr>
                  <pic:blipFill>
                    <a:blip r:embed="rId53"/>
                    <a:stretch>
                      <a:fillRect/>
                    </a:stretch>
                  </pic:blipFill>
                  <pic:spPr bwMode="auto">
                    <a:xfrm>
                      <a:off x="0" y="0"/>
                      <a:ext cx="3247802" cy="7043020"/>
                    </a:xfrm>
                    <a:prstGeom prst="rect">
                      <a:avLst/>
                    </a:prstGeom>
                    <a:noFill/>
                    <a:ln w="9525">
                      <a:noFill/>
                      <a:headEnd/>
                      <a:tailEnd/>
                    </a:ln>
                  </pic:spPr>
                </pic:pic>
              </a:graphicData>
            </a:graphic>
          </wp:inline>
        </w:drawing>
      </w:r>
    </w:p>
    <w:p w14:paraId="39A98106" w14:textId="77777777" w:rsidR="007503FE" w:rsidRDefault="00000000">
      <w:pPr>
        <w:pStyle w:val="ImageCaption"/>
      </w:pPr>
      <w:bookmarkStart w:id="147" w:name="fig:fig-main-4"/>
      <w:bookmarkEnd w:id="147"/>
      <w:r>
        <w:t xml:space="preserve">Figure 5: Analysis 2 climate effects on recruitment and stage-specific survival in </w:t>
      </w:r>
      <w:r>
        <w:rPr>
          <w:iCs/>
        </w:rPr>
        <w:t>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w:t>
      </w:r>
      <w:r>
        <w:lastRenderedPageBreak/>
        <w:t>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w:t>
      </w:r>
    </w:p>
    <w:p w14:paraId="36C7A0D7" w14:textId="77777777" w:rsidR="007503FE" w:rsidRDefault="00000000">
      <w:r>
        <w:br w:type="page"/>
      </w:r>
    </w:p>
    <w:p w14:paraId="237233E5" w14:textId="77777777" w:rsidR="007503FE" w:rsidRDefault="00000000">
      <w:pPr>
        <w:pStyle w:val="CaptionedFigure"/>
      </w:pPr>
      <w:r>
        <w:rPr>
          <w:noProof/>
        </w:rPr>
        <w:lastRenderedPageBreak/>
        <w:drawing>
          <wp:inline distT="0" distB="0" distL="0" distR="0" wp14:anchorId="4AF0623D" wp14:editId="02F59B86">
            <wp:extent cx="5727700" cy="4773682"/>
            <wp:effectExtent l="0" t="0" r="0" b="0"/>
            <wp:docPr id="115" name="Picture" descr="Figure 6: Analysis 3 multisite climate-demography comparison for Astragalus scaphoides.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
            <wp:cNvGraphicFramePr/>
            <a:graphic xmlns:a="http://schemas.openxmlformats.org/drawingml/2006/main">
              <a:graphicData uri="http://schemas.openxmlformats.org/drawingml/2006/picture">
                <pic:pic xmlns:pic="http://schemas.openxmlformats.org/drawingml/2006/picture">
                  <pic:nvPicPr>
                    <pic:cNvPr id="116" name="Picture" descr="../../figures/Figure_6_analysis3_climate_effects_multisite.png"/>
                    <pic:cNvPicPr>
                      <a:picLocks noChangeAspect="1" noChangeArrowheads="1"/>
                    </pic:cNvPicPr>
                  </pic:nvPicPr>
                  <pic:blipFill>
                    <a:blip r:embed="rId54"/>
                    <a:stretch>
                      <a:fillRect/>
                    </a:stretch>
                  </pic:blipFill>
                  <pic:spPr bwMode="auto">
                    <a:xfrm>
                      <a:off x="0" y="0"/>
                      <a:ext cx="5727700" cy="4773682"/>
                    </a:xfrm>
                    <a:prstGeom prst="rect">
                      <a:avLst/>
                    </a:prstGeom>
                    <a:noFill/>
                    <a:ln w="9525">
                      <a:noFill/>
                      <a:headEnd/>
                      <a:tailEnd/>
                    </a:ln>
                  </pic:spPr>
                </pic:pic>
              </a:graphicData>
            </a:graphic>
          </wp:inline>
        </w:drawing>
      </w:r>
    </w:p>
    <w:p w14:paraId="6F3D9F39" w14:textId="77777777" w:rsidR="007503FE" w:rsidRDefault="00000000">
      <w:pPr>
        <w:pStyle w:val="ImageCaption"/>
      </w:pPr>
      <w:bookmarkStart w:id="148" w:name="fig:fig-main-5"/>
      <w:bookmarkEnd w:id="148"/>
      <w:r>
        <w:t xml:space="preserve">Figure 6: Analysis 3 multisite climate-demography comparison for </w:t>
      </w:r>
      <w:r>
        <w:rPr>
          <w:iCs/>
        </w:rPr>
        <w:t>Astragalus scaphoides</w:t>
      </w:r>
      <w:r>
        <w:t>.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t>
      </w:r>
      <w:bookmarkEnd w:id="142"/>
    </w:p>
    <w:sectPr w:rsidR="007503FE" w:rsidSect="001B4436">
      <w:footerReference w:type="even" r:id="rId55"/>
      <w:footerReference w:type="default" r:id="rId56"/>
      <w:footnotePr>
        <w:numRestart w:val="eachSect"/>
      </w:footnotePr>
      <w:pgSz w:w="11900" w:h="16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5" w:author="Emily Simmonds" w:date="2026-08-14T16:35:00Z" w:initials="ES">
    <w:p w14:paraId="6549999D" w14:textId="77777777" w:rsidR="008F16D2" w:rsidRDefault="008F16D2">
      <w:pPr>
        <w:pStyle w:val="CommentText"/>
      </w:pPr>
      <w:r>
        <w:rPr>
          <w:rStyle w:val="CommentReference"/>
        </w:rPr>
        <w:annotationRef/>
      </w:r>
      <w:r>
        <w:t>Feel like this maybe comes in a bit abruptly now.</w:t>
      </w:r>
    </w:p>
  </w:comment>
  <w:comment w:id="46" w:author="Emily Simmonds" w:date="2026-08-14T16:43:00Z" w:initials="ES">
    <w:p w14:paraId="53971A23" w14:textId="77777777" w:rsidR="008F16D2" w:rsidRDefault="008F16D2">
      <w:pPr>
        <w:pStyle w:val="CommentText"/>
      </w:pPr>
      <w:r>
        <w:rPr>
          <w:rStyle w:val="CommentReference"/>
        </w:rPr>
        <w:annotationRef/>
      </w:r>
      <w:r>
        <w:t>Also cannot work out where to place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549999D" w15:done="0"/>
  <w15:commentEx w15:paraId="53971A23" w15:paraIdParent="654999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52996E3" w16cex:dateUtc="2026-08-14T15:35:00Z"/>
  <w16cex:commentExtensible w16cex:durableId="03E7CFF6" w16cex:dateUtc="2026-08-14T15: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549999D" w16cid:durableId="352996E3"/>
  <w16cid:commentId w16cid:paraId="53971A23" w16cid:durableId="03E7CF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7F6C22" w14:textId="77777777" w:rsidR="00782785" w:rsidRDefault="00782785">
      <w:pPr>
        <w:spacing w:after="0" w:line="240" w:lineRule="auto"/>
      </w:pPr>
      <w:r>
        <w:separator/>
      </w:r>
    </w:p>
  </w:endnote>
  <w:endnote w:type="continuationSeparator" w:id="0">
    <w:p w14:paraId="616BD002" w14:textId="77777777" w:rsidR="00782785" w:rsidRDefault="00782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96937502"/>
      <w:docPartObj>
        <w:docPartGallery w:val="Page Numbers (Bottom of Page)"/>
        <w:docPartUnique/>
      </w:docPartObj>
    </w:sdtPr>
    <w:sdtContent>
      <w:p w14:paraId="28E05985"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D70D32"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90175131"/>
      <w:docPartObj>
        <w:docPartGallery w:val="Page Numbers (Bottom of Page)"/>
        <w:docPartUnique/>
      </w:docPartObj>
    </w:sdtPr>
    <w:sdtContent>
      <w:p w14:paraId="2082DE92"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A15231"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0733E5" w14:textId="77777777" w:rsidR="00782785" w:rsidRDefault="00782785">
      <w:pPr>
        <w:spacing w:after="0" w:line="240" w:lineRule="auto"/>
      </w:pPr>
      <w:r>
        <w:separator/>
      </w:r>
    </w:p>
  </w:footnote>
  <w:footnote w:type="continuationSeparator" w:id="0">
    <w:p w14:paraId="7B1CE059" w14:textId="77777777" w:rsidR="00782785" w:rsidRDefault="00782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DA2C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2103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77F0A3F"/>
    <w:multiLevelType w:val="multilevel"/>
    <w:tmpl w:val="199A77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0478427">
    <w:abstractNumId w:val="0"/>
  </w:num>
  <w:num w:numId="2" w16cid:durableId="433408386">
    <w:abstractNumId w:val="0"/>
  </w:num>
  <w:num w:numId="3" w16cid:durableId="110585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050636">
    <w:abstractNumId w:val="1"/>
  </w:num>
  <w:num w:numId="5" w16cid:durableId="145058706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Emily Simmonds">
    <w15:presenceInfo w15:providerId="AD" w15:userId="S::esimmon2@ed.ac.uk::1c9f69ca-eb66-4597-abff-93388f1d1a6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07F77"/>
    <w:rsid w:val="00033842"/>
    <w:rsid w:val="00080394"/>
    <w:rsid w:val="000A5324"/>
    <w:rsid w:val="000D7468"/>
    <w:rsid w:val="000E08BF"/>
    <w:rsid w:val="0014518C"/>
    <w:rsid w:val="001B4436"/>
    <w:rsid w:val="001E046A"/>
    <w:rsid w:val="00293780"/>
    <w:rsid w:val="00297546"/>
    <w:rsid w:val="00441600"/>
    <w:rsid w:val="00445ECF"/>
    <w:rsid w:val="00453F52"/>
    <w:rsid w:val="00477782"/>
    <w:rsid w:val="004A5587"/>
    <w:rsid w:val="0059558D"/>
    <w:rsid w:val="006E3C63"/>
    <w:rsid w:val="007503FE"/>
    <w:rsid w:val="00782785"/>
    <w:rsid w:val="007C6F3A"/>
    <w:rsid w:val="00862BD4"/>
    <w:rsid w:val="008D3315"/>
    <w:rsid w:val="008D7BA7"/>
    <w:rsid w:val="008F16D2"/>
    <w:rsid w:val="00BC4829"/>
    <w:rsid w:val="00D46CB8"/>
    <w:rsid w:val="00D521CD"/>
    <w:rsid w:val="00DD0CB2"/>
    <w:rsid w:val="00F4156C"/>
    <w:rsid w:val="00F645BF"/>
    <w:rsid w:val="00F73D1F"/>
    <w:rsid w:val="00F9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8A0911"/>
  <w15:docId w15:val="{0CF7783C-624C-0D4D-A75E-C4BAEA33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 w:type="paragraph" w:styleId="Revision">
    <w:name w:val="Revision"/>
    <w:hidden/>
    <w:rsid w:val="0014518C"/>
    <w:pPr>
      <w:spacing w:after="0"/>
    </w:pPr>
    <w:rPr>
      <w:rFonts w:ascii="Garamond" w:eastAsiaTheme="minorEastAsia" w:hAnsi="Garamond"/>
    </w:rPr>
  </w:style>
  <w:style w:type="paragraph" w:styleId="ListParagraph">
    <w:name w:val="List Paragraph"/>
    <w:basedOn w:val="Normal"/>
    <w:rsid w:val="00DD0CB2"/>
    <w:pPr>
      <w:ind w:left="720"/>
      <w:contextualSpacing/>
    </w:pPr>
  </w:style>
  <w:style w:type="character" w:styleId="CommentReference">
    <w:name w:val="annotation reference"/>
    <w:basedOn w:val="DefaultParagraphFont"/>
    <w:rsid w:val="000E08BF"/>
    <w:rPr>
      <w:sz w:val="16"/>
      <w:szCs w:val="16"/>
    </w:rPr>
  </w:style>
  <w:style w:type="paragraph" w:styleId="CommentText">
    <w:name w:val="annotation text"/>
    <w:basedOn w:val="Normal"/>
    <w:link w:val="CommentTextChar"/>
    <w:rsid w:val="000E08BF"/>
    <w:pPr>
      <w:spacing w:line="240" w:lineRule="auto"/>
    </w:pPr>
    <w:rPr>
      <w:sz w:val="20"/>
      <w:szCs w:val="20"/>
    </w:rPr>
  </w:style>
  <w:style w:type="character" w:customStyle="1" w:styleId="CommentTextChar">
    <w:name w:val="Comment Text Char"/>
    <w:basedOn w:val="DefaultParagraphFont"/>
    <w:link w:val="CommentText"/>
    <w:rsid w:val="000E08BF"/>
    <w:rPr>
      <w:rFonts w:ascii="Garamond" w:eastAsiaTheme="minorEastAsia" w:hAnsi="Garamond"/>
      <w:sz w:val="20"/>
      <w:szCs w:val="20"/>
    </w:rPr>
  </w:style>
  <w:style w:type="paragraph" w:styleId="CommentSubject">
    <w:name w:val="annotation subject"/>
    <w:basedOn w:val="CommentText"/>
    <w:next w:val="CommentText"/>
    <w:link w:val="CommentSubjectChar"/>
    <w:rsid w:val="000E08BF"/>
    <w:rPr>
      <w:b/>
      <w:bCs/>
    </w:rPr>
  </w:style>
  <w:style w:type="character" w:customStyle="1" w:styleId="CommentSubjectChar">
    <w:name w:val="Comment Subject Char"/>
    <w:basedOn w:val="CommentTextChar"/>
    <w:link w:val="CommentSubject"/>
    <w:rsid w:val="000E08BF"/>
    <w:rPr>
      <w:rFonts w:ascii="Garamond" w:eastAsiaTheme="minorEastAsia" w:hAnsi="Garamo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1365-2745.12084" TargetMode="External"/><Relationship Id="rId18" Type="http://schemas.openxmlformats.org/officeDocument/2006/relationships/hyperlink" Target="https://doi.org/10.1111/ele.12794" TargetMode="External"/><Relationship Id="rId26" Type="http://schemas.openxmlformats.org/officeDocument/2006/relationships/hyperlink" Target="https://doi.org/10.1038/s41559-019-0938-7" TargetMode="External"/><Relationship Id="rId39" Type="http://schemas.openxmlformats.org/officeDocument/2006/relationships/hyperlink" Target="https://doi.org/10.1111/1365-2745.12334" TargetMode="External"/><Relationship Id="rId21" Type="http://schemas.openxmlformats.org/officeDocument/2006/relationships/hyperlink" Target="https://doi.org/10.1890/11-1052.1" TargetMode="External"/><Relationship Id="rId34" Type="http://schemas.openxmlformats.org/officeDocument/2006/relationships/hyperlink" Target="https://doi.org/10.1038/s41559-016-0029" TargetMode="External"/><Relationship Id="rId42" Type="http://schemas.openxmlformats.org/officeDocument/2006/relationships/hyperlink" Target="https://doi.org/10.1111/2041-210X.13289" TargetMode="External"/><Relationship Id="rId47" Type="http://schemas.openxmlformats.org/officeDocument/2006/relationships/hyperlink" Target="https://doi.org/10.1111/2041-210X.12486" TargetMode="External"/><Relationship Id="rId50" Type="http://schemas.openxmlformats.org/officeDocument/2006/relationships/image" Target="media/image2.png"/><Relationship Id="rId55" Type="http://schemas.openxmlformats.org/officeDocument/2006/relationships/footer" Target="footer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111/ele.12691" TargetMode="External"/><Relationship Id="rId29" Type="http://schemas.openxmlformats.org/officeDocument/2006/relationships/hyperlink" Target="https://doi.org/10.1038/nature12789" TargetMode="External"/><Relationship Id="rId11" Type="http://schemas.openxmlformats.org/officeDocument/2006/relationships/hyperlink" Target="https://doi.org/10.1073/pnas.1315179111" TargetMode="External"/><Relationship Id="rId24" Type="http://schemas.openxmlformats.org/officeDocument/2006/relationships/hyperlink" Target="https://doi.org/10.1073/pnas.1305018110" TargetMode="External"/><Relationship Id="rId32" Type="http://schemas.openxmlformats.org/officeDocument/2006/relationships/hyperlink" Target="https://doi.org/10.1023/A:1015506019670" TargetMode="External"/><Relationship Id="rId37" Type="http://schemas.openxmlformats.org/officeDocument/2006/relationships/hyperlink" Target="https://doi.org/10.1890/15-0846R.1" TargetMode="External"/><Relationship Id="rId40" Type="http://schemas.openxmlformats.org/officeDocument/2006/relationships/hyperlink" Target="https://doi.org/10.1111/1365-2656.12482" TargetMode="External"/><Relationship Id="rId45" Type="http://schemas.openxmlformats.org/officeDocument/2006/relationships/hyperlink" Target="https://mc-stan.org/" TargetMode="External"/><Relationship Id="rId53" Type="http://schemas.openxmlformats.org/officeDocument/2006/relationships/image" Target="media/image5.png"/><Relationship Id="rId58" Type="http://schemas.microsoft.com/office/2011/relationships/people" Target="people.xml"/><Relationship Id="rId5" Type="http://schemas.openxmlformats.org/officeDocument/2006/relationships/footnotes" Target="footnotes.xml"/><Relationship Id="rId19" Type="http://schemas.openxmlformats.org/officeDocument/2006/relationships/hyperlink" Target="https://doi.org/10.1002/joc.1688"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525/bio.2009.59.1.10" TargetMode="External"/><Relationship Id="rId22" Type="http://schemas.openxmlformats.org/officeDocument/2006/relationships/hyperlink" Target="https://doi.org/10.1098/rstb.1996.0117" TargetMode="External"/><Relationship Id="rId27" Type="http://schemas.openxmlformats.org/officeDocument/2006/relationships/hyperlink" Target="https://doi.org/10.1086/589453" TargetMode="External"/><Relationship Id="rId30" Type="http://schemas.openxmlformats.org/officeDocument/2006/relationships/hyperlink" Target="https://doi.org/10.1890/1051-0761(1998)008%5B0184:ETMOES%5D2.0.CO;2" TargetMode="External"/><Relationship Id="rId35" Type="http://schemas.openxmlformats.org/officeDocument/2006/relationships/hyperlink" Target="https://doi.org/10.1201/9780429029608" TargetMode="External"/><Relationship Id="rId43" Type="http://schemas.openxmlformats.org/officeDocument/2006/relationships/hyperlink" Target="https://doi.org/10.18637/jss.v076.i01" TargetMode="External"/><Relationship Id="rId48" Type="http://schemas.openxmlformats.org/officeDocument/2006/relationships/hyperlink" Target="https://doi.org/10.1371/journal.pone.0119163" TargetMode="External"/><Relationship Id="rId56" Type="http://schemas.openxmlformats.org/officeDocument/2006/relationships/footer" Target="footer2.xml"/><Relationship Id="rId8" Type="http://schemas.microsoft.com/office/2011/relationships/commentsExtended" Target="commentsExtended.xml"/><Relationship Id="rId51"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oi.org/10.1111/j.2041-210X.2010.00087.x" TargetMode="External"/><Relationship Id="rId17" Type="http://schemas.openxmlformats.org/officeDocument/2006/relationships/hyperlink" Target="https://doi.org/10.1890/03-0256" TargetMode="External"/><Relationship Id="rId25" Type="http://schemas.openxmlformats.org/officeDocument/2006/relationships/hyperlink" Target="https://doi.org/10.1098/rspb.2014.0298" TargetMode="External"/><Relationship Id="rId33" Type="http://schemas.openxmlformats.org/officeDocument/2006/relationships/hyperlink" Target="https://doi.org/10.1111/j.1365-2745.2007.01291.x" TargetMode="External"/><Relationship Id="rId38" Type="http://schemas.openxmlformats.org/officeDocument/2006/relationships/hyperlink" Target="https://prism.oregonstate.edu" TargetMode="External"/><Relationship Id="rId46" Type="http://schemas.openxmlformats.org/officeDocument/2006/relationships/hyperlink" Target="https://doi.org/10.32614/CRAN.package.rstan" TargetMode="External"/><Relationship Id="rId59" Type="http://schemas.openxmlformats.org/officeDocument/2006/relationships/theme" Target="theme/theme1.xml"/><Relationship Id="rId20" Type="http://schemas.openxmlformats.org/officeDocument/2006/relationships/hyperlink" Target="https://doi.org/10.1111/j.1420-9101.2009.01783.x" TargetMode="External"/><Relationship Id="rId41" Type="http://schemas.openxmlformats.org/officeDocument/2006/relationships/hyperlink" Target="https://doi.org/10.1073/pnas.1506215112" TargetMode="External"/><Relationship Id="rId54"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2307/2937115" TargetMode="External"/><Relationship Id="rId23" Type="http://schemas.openxmlformats.org/officeDocument/2006/relationships/hyperlink" Target="https://doi.org/10.1038/s41559-017-0316-2" TargetMode="External"/><Relationship Id="rId28" Type="http://schemas.openxmlformats.org/officeDocument/2006/relationships/hyperlink" Target="https://doi.org/10.1890/08-1494.1" TargetMode="External"/><Relationship Id="rId36" Type="http://schemas.openxmlformats.org/officeDocument/2006/relationships/hyperlink" Target="https://doi.org/10.1016/j.biocon.2011.01.005" TargetMode="External"/><Relationship Id="rId49" Type="http://schemas.openxmlformats.org/officeDocument/2006/relationships/image" Target="media/image1.png"/><Relationship Id="rId57" Type="http://schemas.openxmlformats.org/officeDocument/2006/relationships/fontTable" Target="fontTable.xml"/><Relationship Id="rId10" Type="http://schemas.microsoft.com/office/2018/08/relationships/commentsExtensible" Target="commentsExtensible.xml"/><Relationship Id="rId31" Type="http://schemas.openxmlformats.org/officeDocument/2006/relationships/hyperlink" Target="https://doi.org/10.1046/j.1523-1739.2002.00036.x" TargetMode="External"/><Relationship Id="rId44" Type="http://schemas.openxmlformats.org/officeDocument/2006/relationships/hyperlink" Target="https://doi.org/10.1111/2041-210X.14276" TargetMode="External"/><Relationship Id="rId5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10488</Words>
  <Characters>59787</Characters>
  <Application>Microsoft Office Word</Application>
  <DocSecurity>0</DocSecurity>
  <Lines>498</Lines>
  <Paragraphs>140</Paragraphs>
  <ScaleCrop>false</ScaleCrop>
  <Company/>
  <LinksUpToDate>false</LinksUpToDate>
  <CharactersWithSpaces>70135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Emily Simmonds</dc:creator>
  <cp:keywords/>
  <cp:lastModifiedBy>Emily Simmonds</cp:lastModifiedBy>
  <cp:revision>2</cp:revision>
  <dcterms:created xsi:type="dcterms:W3CDTF">2026-08-17T09:26:00Z</dcterms:created>
  <dcterms:modified xsi:type="dcterms:W3CDTF">2026-08-17T09:26:00Z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