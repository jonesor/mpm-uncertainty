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3182F4" w14:textId="77777777" w:rsidR="00A26966" w:rsidRDefault="00000000">
      <w:pPr>
        <w:pStyle w:val="Title"/>
      </w:pPr>
      <w:r>
        <w:t>Supplementary Materials</w:t>
      </w:r>
    </w:p>
    <w:p w14:paraId="1579A9BA" w14:textId="77777777" w:rsidR="00A26966" w:rsidRDefault="00000000">
      <w:pPr>
        <w:pStyle w:val="Subtitle"/>
      </w:pPr>
      <w:r>
        <w:t>When does sampling uncertainty matter in matrix population models? Evidence from published projection matrices</w:t>
      </w:r>
    </w:p>
    <w:sdt>
      <w:sdtPr>
        <w:rPr>
          <w:rFonts w:ascii="Garamond" w:eastAsiaTheme="minorEastAsia" w:hAnsi="Garamond" w:cstheme="minorBidi"/>
          <w:b w:val="0"/>
          <w:bCs w:val="0"/>
          <w:color w:val="auto"/>
          <w:sz w:val="24"/>
          <w:szCs w:val="24"/>
        </w:rPr>
        <w:id w:val="-1730764545"/>
        <w:docPartObj>
          <w:docPartGallery w:val="Table of Contents"/>
          <w:docPartUnique/>
        </w:docPartObj>
      </w:sdtPr>
      <w:sdtContent>
        <w:p w14:paraId="77710B4D" w14:textId="77777777" w:rsidR="00A26966" w:rsidRDefault="00000000">
          <w:pPr>
            <w:pStyle w:val="TOCHeading"/>
          </w:pPr>
          <w:r>
            <w:t>Table of Contents</w:t>
          </w:r>
        </w:p>
        <w:p w14:paraId="0A3EA2F5" w14:textId="2FA97F20" w:rsidR="00B065C7" w:rsidRDefault="00000000">
          <w:pPr>
            <w:pStyle w:val="TOC1"/>
            <w:tabs>
              <w:tab w:val="right" w:leader="dot" w:pos="9010"/>
            </w:tabs>
            <w:rPr>
              <w:del w:id="0" w:author="Author" w:date="2026-09-23T15:03:00Z" w16du:dateUtc="2026-09-23T13:03:00Z"/>
              <w:noProof/>
            </w:rPr>
          </w:pPr>
          <w:del w:id="1" w:author="Author" w:date="2026-09-23T15:03:00Z" w16du:dateUtc="2026-09-23T13:03:00Z">
            <w:r>
              <w:fldChar w:fldCharType="begin"/>
            </w:r>
            <w:r>
              <w:delInstrText>TOC \o "1-2" \h \z \u</w:delInstrText>
            </w:r>
            <w:r>
              <w:fldChar w:fldCharType="separate"/>
            </w:r>
            <w:r w:rsidR="00B065C7">
              <w:fldChar w:fldCharType="begin"/>
            </w:r>
            <w:r w:rsidR="00B065C7">
              <w:delInstrText>HYPERLINK \l "_Toc226648402"</w:delInstrText>
            </w:r>
            <w:r w:rsidR="00B065C7">
              <w:fldChar w:fldCharType="separate"/>
            </w:r>
            <w:r w:rsidR="00B065C7" w:rsidRPr="00AF36D3">
              <w:rPr>
                <w:rStyle w:val="Hyperlink"/>
                <w:noProof/>
              </w:rPr>
              <w:delText>Supplementary Methods</w:delText>
            </w:r>
            <w:r w:rsidR="00B065C7">
              <w:rPr>
                <w:noProof/>
                <w:webHidden/>
              </w:rPr>
              <w:tab/>
            </w:r>
            <w:r w:rsidR="00B065C7">
              <w:rPr>
                <w:noProof/>
                <w:webHidden/>
              </w:rPr>
              <w:fldChar w:fldCharType="begin"/>
            </w:r>
            <w:r w:rsidR="00B065C7">
              <w:rPr>
                <w:noProof/>
                <w:webHidden/>
              </w:rPr>
              <w:delInstrText xml:space="preserve"> PAGEREF _Toc226648402 \h </w:delInstrText>
            </w:r>
            <w:r w:rsidR="00B065C7">
              <w:rPr>
                <w:noProof/>
                <w:webHidden/>
              </w:rPr>
            </w:r>
            <w:r w:rsidR="00B065C7">
              <w:rPr>
                <w:noProof/>
                <w:webHidden/>
              </w:rPr>
              <w:fldChar w:fldCharType="separate"/>
            </w:r>
            <w:r w:rsidR="00B065C7">
              <w:rPr>
                <w:noProof/>
                <w:webHidden/>
              </w:rPr>
              <w:delText>2</w:delText>
            </w:r>
            <w:r w:rsidR="00B065C7">
              <w:rPr>
                <w:noProof/>
                <w:webHidden/>
              </w:rPr>
              <w:fldChar w:fldCharType="end"/>
            </w:r>
            <w:r w:rsidR="00B065C7">
              <w:fldChar w:fldCharType="end"/>
            </w:r>
          </w:del>
        </w:p>
        <w:p w14:paraId="1FFE3725" w14:textId="5BE6710B" w:rsidR="00B065C7" w:rsidRDefault="00B065C7">
          <w:pPr>
            <w:pStyle w:val="TOC2"/>
            <w:tabs>
              <w:tab w:val="right" w:leader="dot" w:pos="9010"/>
            </w:tabs>
            <w:rPr>
              <w:del w:id="2" w:author="Author" w:date="2026-09-23T15:03:00Z" w16du:dateUtc="2026-09-23T13:03:00Z"/>
              <w:noProof/>
            </w:rPr>
          </w:pPr>
          <w:del w:id="3" w:author="Author" w:date="2026-09-23T15:03:00Z" w16du:dateUtc="2026-09-23T13:03:00Z">
            <w:r>
              <w:fldChar w:fldCharType="begin"/>
            </w:r>
            <w:r>
              <w:delInstrText>HYPERLINK \l "_Toc226648403"</w:delInstrText>
            </w:r>
            <w:r>
              <w:fldChar w:fldCharType="separate"/>
            </w:r>
            <w:r w:rsidRPr="00AF36D3">
              <w:rPr>
                <w:rStyle w:val="Hyperlink"/>
                <w:noProof/>
              </w:rPr>
              <w:delText>S1.1 Sampling-distribution workflow used for each MPM</w:delText>
            </w:r>
            <w:r>
              <w:rPr>
                <w:noProof/>
                <w:webHidden/>
              </w:rPr>
              <w:tab/>
            </w:r>
            <w:r>
              <w:rPr>
                <w:noProof/>
                <w:webHidden/>
              </w:rPr>
              <w:fldChar w:fldCharType="begin"/>
            </w:r>
            <w:r>
              <w:rPr>
                <w:noProof/>
                <w:webHidden/>
              </w:rPr>
              <w:delInstrText xml:space="preserve"> PAGEREF _Toc226648403 \h </w:delInstrText>
            </w:r>
            <w:r>
              <w:rPr>
                <w:noProof/>
                <w:webHidden/>
              </w:rPr>
            </w:r>
            <w:r>
              <w:rPr>
                <w:noProof/>
                <w:webHidden/>
              </w:rPr>
              <w:fldChar w:fldCharType="separate"/>
            </w:r>
            <w:r>
              <w:rPr>
                <w:noProof/>
                <w:webHidden/>
              </w:rPr>
              <w:delText>2</w:delText>
            </w:r>
            <w:r>
              <w:rPr>
                <w:noProof/>
                <w:webHidden/>
              </w:rPr>
              <w:fldChar w:fldCharType="end"/>
            </w:r>
            <w:r>
              <w:fldChar w:fldCharType="end"/>
            </w:r>
          </w:del>
        </w:p>
        <w:p w14:paraId="76964B5F" w14:textId="30A66865" w:rsidR="00B065C7" w:rsidRDefault="00B065C7">
          <w:pPr>
            <w:pStyle w:val="TOC2"/>
            <w:tabs>
              <w:tab w:val="right" w:leader="dot" w:pos="9010"/>
            </w:tabs>
            <w:rPr>
              <w:del w:id="4" w:author="Author" w:date="2026-09-23T15:03:00Z" w16du:dateUtc="2026-09-23T13:03:00Z"/>
              <w:noProof/>
            </w:rPr>
          </w:pPr>
          <w:del w:id="5" w:author="Author" w:date="2026-09-23T15:03:00Z" w16du:dateUtc="2026-09-23T13:03:00Z">
            <w:r>
              <w:fldChar w:fldCharType="begin"/>
            </w:r>
            <w:r>
              <w:delInstrText>HYPERLINK \l "_Toc226648404"</w:delInstrText>
            </w:r>
            <w:r>
              <w:fldChar w:fldCharType="separate"/>
            </w:r>
            <w:r w:rsidRPr="00AF36D3">
              <w:rPr>
                <w:rStyle w:val="Hyperlink"/>
                <w:noProof/>
              </w:rPr>
              <w:delText>S1.2 Age-from-stage derivation, truncation, and shape metric</w:delText>
            </w:r>
            <w:r>
              <w:rPr>
                <w:noProof/>
                <w:webHidden/>
              </w:rPr>
              <w:tab/>
            </w:r>
            <w:r>
              <w:rPr>
                <w:noProof/>
                <w:webHidden/>
              </w:rPr>
              <w:fldChar w:fldCharType="begin"/>
            </w:r>
            <w:r>
              <w:rPr>
                <w:noProof/>
                <w:webHidden/>
              </w:rPr>
              <w:delInstrText xml:space="preserve"> PAGEREF _Toc226648404 \h </w:delInstrText>
            </w:r>
            <w:r>
              <w:rPr>
                <w:noProof/>
                <w:webHidden/>
              </w:rPr>
            </w:r>
            <w:r>
              <w:rPr>
                <w:noProof/>
                <w:webHidden/>
              </w:rPr>
              <w:fldChar w:fldCharType="separate"/>
            </w:r>
            <w:r>
              <w:rPr>
                <w:noProof/>
                <w:webHidden/>
              </w:rPr>
              <w:delText>2</w:delText>
            </w:r>
            <w:r>
              <w:rPr>
                <w:noProof/>
                <w:webHidden/>
              </w:rPr>
              <w:fldChar w:fldCharType="end"/>
            </w:r>
            <w:r>
              <w:fldChar w:fldCharType="end"/>
            </w:r>
          </w:del>
        </w:p>
        <w:p w14:paraId="7ED67FE8" w14:textId="405FEFDF" w:rsidR="00B065C7" w:rsidRDefault="00B065C7">
          <w:pPr>
            <w:pStyle w:val="TOC2"/>
            <w:tabs>
              <w:tab w:val="right" w:leader="dot" w:pos="9010"/>
            </w:tabs>
            <w:rPr>
              <w:del w:id="6" w:author="Author" w:date="2026-09-23T15:03:00Z" w16du:dateUtc="2026-09-23T13:03:00Z"/>
              <w:noProof/>
            </w:rPr>
          </w:pPr>
          <w:del w:id="7" w:author="Author" w:date="2026-09-23T15:03:00Z" w16du:dateUtc="2026-09-23T13:03:00Z">
            <w:r>
              <w:fldChar w:fldCharType="begin"/>
            </w:r>
            <w:r>
              <w:delInstrText>HYPERLINK \l "_Toc226648405"</w:delInstrText>
            </w:r>
            <w:r>
              <w:fldChar w:fldCharType="separate"/>
            </w:r>
            <w:r w:rsidRPr="00AF36D3">
              <w:rPr>
                <w:rStyle w:val="Hyperlink"/>
                <w:noProof/>
              </w:rPr>
              <w:delText>S1.3 Pooled and mean MPM handling</w:delText>
            </w:r>
            <w:r>
              <w:rPr>
                <w:noProof/>
                <w:webHidden/>
              </w:rPr>
              <w:tab/>
            </w:r>
            <w:r>
              <w:rPr>
                <w:noProof/>
                <w:webHidden/>
              </w:rPr>
              <w:fldChar w:fldCharType="begin"/>
            </w:r>
            <w:r>
              <w:rPr>
                <w:noProof/>
                <w:webHidden/>
              </w:rPr>
              <w:delInstrText xml:space="preserve"> PAGEREF _Toc226648405 \h </w:delInstrText>
            </w:r>
            <w:r>
              <w:rPr>
                <w:noProof/>
                <w:webHidden/>
              </w:rPr>
            </w:r>
            <w:r>
              <w:rPr>
                <w:noProof/>
                <w:webHidden/>
              </w:rPr>
              <w:fldChar w:fldCharType="separate"/>
            </w:r>
            <w:r>
              <w:rPr>
                <w:noProof/>
                <w:webHidden/>
              </w:rPr>
              <w:delText>3</w:delText>
            </w:r>
            <w:r>
              <w:rPr>
                <w:noProof/>
                <w:webHidden/>
              </w:rPr>
              <w:fldChar w:fldCharType="end"/>
            </w:r>
            <w:r>
              <w:fldChar w:fldCharType="end"/>
            </w:r>
          </w:del>
        </w:p>
        <w:p w14:paraId="05F5E5FD" w14:textId="0A890479" w:rsidR="00B065C7" w:rsidRDefault="00B065C7">
          <w:pPr>
            <w:pStyle w:val="TOC2"/>
            <w:tabs>
              <w:tab w:val="right" w:leader="dot" w:pos="9010"/>
            </w:tabs>
            <w:rPr>
              <w:del w:id="8" w:author="Author" w:date="2026-09-23T15:03:00Z" w16du:dateUtc="2026-09-23T13:03:00Z"/>
              <w:noProof/>
            </w:rPr>
          </w:pPr>
          <w:del w:id="9" w:author="Author" w:date="2026-09-23T15:03:00Z" w16du:dateUtc="2026-09-23T13:03:00Z">
            <w:r>
              <w:fldChar w:fldCharType="begin"/>
            </w:r>
            <w:r>
              <w:delInstrText>HYPERLINK \l "_Toc226648406"</w:delInstrText>
            </w:r>
            <w:r>
              <w:fldChar w:fldCharType="separate"/>
            </w:r>
            <w:r w:rsidRPr="00AF36D3">
              <w:rPr>
                <w:rStyle w:val="Hyperlink"/>
                <w:noProof/>
              </w:rPr>
              <w:delText>S1.4 Bayesian model priors and fitting settings</w:delText>
            </w:r>
            <w:r>
              <w:rPr>
                <w:noProof/>
                <w:webHidden/>
              </w:rPr>
              <w:tab/>
            </w:r>
            <w:r>
              <w:rPr>
                <w:noProof/>
                <w:webHidden/>
              </w:rPr>
              <w:fldChar w:fldCharType="begin"/>
            </w:r>
            <w:r>
              <w:rPr>
                <w:noProof/>
                <w:webHidden/>
              </w:rPr>
              <w:delInstrText xml:space="preserve"> PAGEREF _Toc226648406 \h </w:delInstrText>
            </w:r>
            <w:r>
              <w:rPr>
                <w:noProof/>
                <w:webHidden/>
              </w:rPr>
            </w:r>
            <w:r>
              <w:rPr>
                <w:noProof/>
                <w:webHidden/>
              </w:rPr>
              <w:fldChar w:fldCharType="separate"/>
            </w:r>
            <w:r>
              <w:rPr>
                <w:noProof/>
                <w:webHidden/>
              </w:rPr>
              <w:delText>3</w:delText>
            </w:r>
            <w:r>
              <w:rPr>
                <w:noProof/>
                <w:webHidden/>
              </w:rPr>
              <w:fldChar w:fldCharType="end"/>
            </w:r>
            <w:r>
              <w:fldChar w:fldCharType="end"/>
            </w:r>
          </w:del>
        </w:p>
        <w:p w14:paraId="4584D461" w14:textId="71BF0145" w:rsidR="00B065C7" w:rsidRDefault="00B065C7">
          <w:pPr>
            <w:pStyle w:val="TOC2"/>
            <w:tabs>
              <w:tab w:val="right" w:leader="dot" w:pos="9010"/>
            </w:tabs>
            <w:rPr>
              <w:del w:id="10" w:author="Author" w:date="2026-09-23T15:03:00Z" w16du:dateUtc="2026-09-23T13:03:00Z"/>
              <w:noProof/>
            </w:rPr>
          </w:pPr>
          <w:del w:id="11" w:author="Author" w:date="2026-09-23T15:03:00Z" w16du:dateUtc="2026-09-23T13:03:00Z">
            <w:r>
              <w:fldChar w:fldCharType="begin"/>
            </w:r>
            <w:r>
              <w:delInstrText>HYPERLINK \l "_Toc226648407"</w:delInstrText>
            </w:r>
            <w:r>
              <w:fldChar w:fldCharType="separate"/>
            </w:r>
            <w:r w:rsidRPr="00AF36D3">
              <w:rPr>
                <w:rStyle w:val="Hyperlink"/>
                <w:noProof/>
              </w:rPr>
              <w:delText>S1.5 Variance-component summary (sampling-to-other ratio)</w:delText>
            </w:r>
            <w:r>
              <w:rPr>
                <w:noProof/>
                <w:webHidden/>
              </w:rPr>
              <w:tab/>
            </w:r>
            <w:r>
              <w:rPr>
                <w:noProof/>
                <w:webHidden/>
              </w:rPr>
              <w:fldChar w:fldCharType="begin"/>
            </w:r>
            <w:r>
              <w:rPr>
                <w:noProof/>
                <w:webHidden/>
              </w:rPr>
              <w:delInstrText xml:space="preserve"> PAGEREF _Toc226648407 \h </w:delInstrText>
            </w:r>
            <w:r>
              <w:rPr>
                <w:noProof/>
                <w:webHidden/>
              </w:rPr>
            </w:r>
            <w:r>
              <w:rPr>
                <w:noProof/>
                <w:webHidden/>
              </w:rPr>
              <w:fldChar w:fldCharType="separate"/>
            </w:r>
            <w:r>
              <w:rPr>
                <w:noProof/>
                <w:webHidden/>
              </w:rPr>
              <w:delText>4</w:delText>
            </w:r>
            <w:r>
              <w:rPr>
                <w:noProof/>
                <w:webHidden/>
              </w:rPr>
              <w:fldChar w:fldCharType="end"/>
            </w:r>
            <w:r>
              <w:fldChar w:fldCharType="end"/>
            </w:r>
          </w:del>
        </w:p>
        <w:p w14:paraId="13D4734B" w14:textId="7A6755DD" w:rsidR="00B065C7" w:rsidRDefault="00B065C7">
          <w:pPr>
            <w:pStyle w:val="TOC2"/>
            <w:tabs>
              <w:tab w:val="right" w:leader="dot" w:pos="9010"/>
            </w:tabs>
            <w:rPr>
              <w:del w:id="12" w:author="Author" w:date="2026-09-23T15:03:00Z" w16du:dateUtc="2026-09-23T13:03:00Z"/>
              <w:noProof/>
            </w:rPr>
          </w:pPr>
          <w:del w:id="13" w:author="Author" w:date="2026-09-23T15:03:00Z" w16du:dateUtc="2026-09-23T13:03:00Z">
            <w:r>
              <w:fldChar w:fldCharType="begin"/>
            </w:r>
            <w:r>
              <w:delInstrText>HYPERLINK \l "_Toc226648408"</w:delInstrText>
            </w:r>
            <w:r>
              <w:fldChar w:fldCharType="separate"/>
            </w:r>
            <w:r w:rsidRPr="00AF36D3">
              <w:rPr>
                <w:rStyle w:val="Hyperlink"/>
                <w:noProof/>
              </w:rPr>
              <w:delText>S1.6 Simplified spring-temperature model (analysis 2)</w:delText>
            </w:r>
            <w:r>
              <w:rPr>
                <w:noProof/>
                <w:webHidden/>
              </w:rPr>
              <w:tab/>
            </w:r>
            <w:r>
              <w:rPr>
                <w:noProof/>
                <w:webHidden/>
              </w:rPr>
              <w:fldChar w:fldCharType="begin"/>
            </w:r>
            <w:r>
              <w:rPr>
                <w:noProof/>
                <w:webHidden/>
              </w:rPr>
              <w:delInstrText xml:space="preserve"> PAGEREF _Toc226648408 \h </w:delInstrText>
            </w:r>
            <w:r>
              <w:rPr>
                <w:noProof/>
                <w:webHidden/>
              </w:rPr>
            </w:r>
            <w:r>
              <w:rPr>
                <w:noProof/>
                <w:webHidden/>
              </w:rPr>
              <w:fldChar w:fldCharType="separate"/>
            </w:r>
            <w:r>
              <w:rPr>
                <w:noProof/>
                <w:webHidden/>
              </w:rPr>
              <w:delText>4</w:delText>
            </w:r>
            <w:r>
              <w:rPr>
                <w:noProof/>
                <w:webHidden/>
              </w:rPr>
              <w:fldChar w:fldCharType="end"/>
            </w:r>
            <w:r>
              <w:fldChar w:fldCharType="end"/>
            </w:r>
          </w:del>
        </w:p>
        <w:p w14:paraId="5857C6DB" w14:textId="216E24A6" w:rsidR="00B065C7" w:rsidRDefault="00B065C7">
          <w:pPr>
            <w:pStyle w:val="TOC2"/>
            <w:tabs>
              <w:tab w:val="right" w:leader="dot" w:pos="9010"/>
            </w:tabs>
            <w:rPr>
              <w:del w:id="14" w:author="Author" w:date="2026-09-23T15:03:00Z" w16du:dateUtc="2026-09-23T13:03:00Z"/>
              <w:noProof/>
            </w:rPr>
          </w:pPr>
          <w:del w:id="15" w:author="Author" w:date="2026-09-23T15:03:00Z" w16du:dateUtc="2026-09-23T13:03:00Z">
            <w:r>
              <w:fldChar w:fldCharType="begin"/>
            </w:r>
            <w:r>
              <w:delInstrText>HYPERLINK \l "_Toc226648409"</w:delInstrText>
            </w:r>
            <w:r>
              <w:fldChar w:fldCharType="separate"/>
            </w:r>
            <w:r w:rsidRPr="00AF36D3">
              <w:rPr>
                <w:rStyle w:val="Hyperlink"/>
                <w:noProof/>
              </w:rPr>
              <w:delText>S1.7 Reporting recommendations for future MPM studies</w:delText>
            </w:r>
            <w:r>
              <w:rPr>
                <w:noProof/>
                <w:webHidden/>
              </w:rPr>
              <w:tab/>
            </w:r>
            <w:r>
              <w:rPr>
                <w:noProof/>
                <w:webHidden/>
              </w:rPr>
              <w:fldChar w:fldCharType="begin"/>
            </w:r>
            <w:r>
              <w:rPr>
                <w:noProof/>
                <w:webHidden/>
              </w:rPr>
              <w:delInstrText xml:space="preserve"> PAGEREF _Toc226648409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3A74ABC1" w14:textId="781610CC" w:rsidR="00B065C7" w:rsidRDefault="00B065C7">
          <w:pPr>
            <w:pStyle w:val="TOC2"/>
            <w:tabs>
              <w:tab w:val="right" w:leader="dot" w:pos="9010"/>
            </w:tabs>
            <w:rPr>
              <w:del w:id="16" w:author="Author" w:date="2026-09-23T15:03:00Z" w16du:dateUtc="2026-09-23T13:03:00Z"/>
              <w:noProof/>
            </w:rPr>
          </w:pPr>
          <w:del w:id="17" w:author="Author" w:date="2026-09-23T15:03:00Z" w16du:dateUtc="2026-09-23T13:03:00Z">
            <w:r>
              <w:fldChar w:fldCharType="begin"/>
            </w:r>
            <w:r>
              <w:delInstrText>HYPERLINK \l "_Toc226648410"</w:delInstrText>
            </w:r>
            <w:r>
              <w:fldChar w:fldCharType="separate"/>
            </w:r>
            <w:r w:rsidRPr="00AF36D3">
              <w:rPr>
                <w:rStyle w:val="Hyperlink"/>
                <w:noProof/>
              </w:rPr>
              <w:delText>S1.8 Study and species identities in analysis 1</w:delText>
            </w:r>
            <w:r>
              <w:rPr>
                <w:noProof/>
                <w:webHidden/>
              </w:rPr>
              <w:tab/>
            </w:r>
            <w:r>
              <w:rPr>
                <w:noProof/>
                <w:webHidden/>
              </w:rPr>
              <w:fldChar w:fldCharType="begin"/>
            </w:r>
            <w:r>
              <w:rPr>
                <w:noProof/>
                <w:webHidden/>
              </w:rPr>
              <w:delInstrText xml:space="preserve"> PAGEREF _Toc226648410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28EDF00B" w14:textId="760BB99A" w:rsidR="00B065C7" w:rsidRDefault="00B065C7">
          <w:pPr>
            <w:pStyle w:val="TOC2"/>
            <w:tabs>
              <w:tab w:val="right" w:leader="dot" w:pos="9010"/>
            </w:tabs>
            <w:rPr>
              <w:del w:id="18" w:author="Author" w:date="2026-09-23T15:03:00Z" w16du:dateUtc="2026-09-23T13:03:00Z"/>
              <w:noProof/>
            </w:rPr>
          </w:pPr>
          <w:del w:id="19" w:author="Author" w:date="2026-09-23T15:03:00Z" w16du:dateUtc="2026-09-23T13:03:00Z">
            <w:r>
              <w:fldChar w:fldCharType="begin"/>
            </w:r>
            <w:r>
              <w:delInstrText>HYPERLINK \l "_Toc226648411"</w:delInstrText>
            </w:r>
            <w:r>
              <w:fldChar w:fldCharType="separate"/>
            </w:r>
            <w:r w:rsidRPr="00AF36D3">
              <w:rPr>
                <w:rStyle w:val="Hyperlink"/>
                <w:noProof/>
              </w:rPr>
              <w:delText>S1.9 Multi-site extension for analysis 3 (Astragalus scaphoides)</w:delText>
            </w:r>
            <w:r>
              <w:rPr>
                <w:noProof/>
                <w:webHidden/>
              </w:rPr>
              <w:tab/>
            </w:r>
            <w:r>
              <w:rPr>
                <w:noProof/>
                <w:webHidden/>
              </w:rPr>
              <w:fldChar w:fldCharType="begin"/>
            </w:r>
            <w:r>
              <w:rPr>
                <w:noProof/>
                <w:webHidden/>
              </w:rPr>
              <w:delInstrText xml:space="preserve"> PAGEREF _Toc226648411 \h </w:delInstrText>
            </w:r>
            <w:r>
              <w:rPr>
                <w:noProof/>
                <w:webHidden/>
              </w:rPr>
            </w:r>
            <w:r>
              <w:rPr>
                <w:noProof/>
                <w:webHidden/>
              </w:rPr>
              <w:fldChar w:fldCharType="separate"/>
            </w:r>
            <w:r>
              <w:rPr>
                <w:noProof/>
                <w:webHidden/>
              </w:rPr>
              <w:delText>5</w:delText>
            </w:r>
            <w:r>
              <w:rPr>
                <w:noProof/>
                <w:webHidden/>
              </w:rPr>
              <w:fldChar w:fldCharType="end"/>
            </w:r>
            <w:r>
              <w:fldChar w:fldCharType="end"/>
            </w:r>
          </w:del>
        </w:p>
        <w:p w14:paraId="4B1EA32C" w14:textId="2C995A6D" w:rsidR="00B065C7" w:rsidRDefault="00B065C7">
          <w:pPr>
            <w:pStyle w:val="TOC1"/>
            <w:tabs>
              <w:tab w:val="right" w:leader="dot" w:pos="9010"/>
            </w:tabs>
            <w:rPr>
              <w:del w:id="20" w:author="Author" w:date="2026-09-23T15:03:00Z" w16du:dateUtc="2026-09-23T13:03:00Z"/>
              <w:noProof/>
            </w:rPr>
          </w:pPr>
          <w:del w:id="21" w:author="Author" w:date="2026-09-23T15:03:00Z" w16du:dateUtc="2026-09-23T13:03:00Z">
            <w:r>
              <w:fldChar w:fldCharType="begin"/>
            </w:r>
            <w:r>
              <w:delInstrText>HYPERLINK \l "_Toc226648412"</w:delInstrText>
            </w:r>
            <w:r>
              <w:fldChar w:fldCharType="separate"/>
            </w:r>
            <w:r w:rsidRPr="00AF36D3">
              <w:rPr>
                <w:rStyle w:val="Hyperlink"/>
                <w:noProof/>
              </w:rPr>
              <w:delText>Supplementary Results</w:delText>
            </w:r>
            <w:r>
              <w:rPr>
                <w:noProof/>
                <w:webHidden/>
              </w:rPr>
              <w:tab/>
            </w:r>
            <w:r>
              <w:rPr>
                <w:noProof/>
                <w:webHidden/>
              </w:rPr>
              <w:fldChar w:fldCharType="begin"/>
            </w:r>
            <w:r>
              <w:rPr>
                <w:noProof/>
                <w:webHidden/>
              </w:rPr>
              <w:delInstrText xml:space="preserve"> PAGEREF _Toc226648412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7166AC44" w14:textId="2AC50049" w:rsidR="00B065C7" w:rsidRDefault="00B065C7">
          <w:pPr>
            <w:pStyle w:val="TOC2"/>
            <w:tabs>
              <w:tab w:val="right" w:leader="dot" w:pos="9010"/>
            </w:tabs>
            <w:rPr>
              <w:del w:id="22" w:author="Author" w:date="2026-09-23T15:03:00Z" w16du:dateUtc="2026-09-23T13:03:00Z"/>
              <w:noProof/>
            </w:rPr>
          </w:pPr>
          <w:del w:id="23" w:author="Author" w:date="2026-09-23T15:03:00Z" w16du:dateUtc="2026-09-23T13:03:00Z">
            <w:r>
              <w:fldChar w:fldCharType="begin"/>
            </w:r>
            <w:r>
              <w:delInstrText>HYPERLINK \l "_Toc226648413"</w:delInstrText>
            </w:r>
            <w:r>
              <w:fldChar w:fldCharType="separate"/>
            </w:r>
            <w:r w:rsidRPr="00AF36D3">
              <w:rPr>
                <w:rStyle w:val="Hyperlink"/>
                <w:noProof/>
              </w:rPr>
              <w:delText>S2.1 Sensitivity to point-estimate weighting choice</w:delText>
            </w:r>
            <w:r>
              <w:rPr>
                <w:noProof/>
                <w:webHidden/>
              </w:rPr>
              <w:tab/>
            </w:r>
            <w:r>
              <w:rPr>
                <w:noProof/>
                <w:webHidden/>
              </w:rPr>
              <w:fldChar w:fldCharType="begin"/>
            </w:r>
            <w:r>
              <w:rPr>
                <w:noProof/>
                <w:webHidden/>
              </w:rPr>
              <w:delInstrText xml:space="preserve"> PAGEREF _Toc226648413 \h </w:delInstrText>
            </w:r>
            <w:r>
              <w:rPr>
                <w:noProof/>
                <w:webHidden/>
              </w:rPr>
            </w:r>
            <w:r>
              <w:rPr>
                <w:noProof/>
                <w:webHidden/>
              </w:rPr>
              <w:fldChar w:fldCharType="separate"/>
            </w:r>
            <w:r>
              <w:rPr>
                <w:noProof/>
                <w:webHidden/>
              </w:rPr>
              <w:delText>6</w:delText>
            </w:r>
            <w:r>
              <w:rPr>
                <w:noProof/>
                <w:webHidden/>
              </w:rPr>
              <w:fldChar w:fldCharType="end"/>
            </w:r>
            <w:r>
              <w:fldChar w:fldCharType="end"/>
            </w:r>
          </w:del>
        </w:p>
        <w:p w14:paraId="0AEBB261" w14:textId="7CF584CB" w:rsidR="00B065C7" w:rsidRDefault="00B065C7">
          <w:pPr>
            <w:pStyle w:val="TOC1"/>
            <w:tabs>
              <w:tab w:val="right" w:leader="dot" w:pos="9010"/>
            </w:tabs>
            <w:rPr>
              <w:del w:id="24" w:author="Author" w:date="2026-09-23T15:03:00Z" w16du:dateUtc="2026-09-23T13:03:00Z"/>
              <w:noProof/>
            </w:rPr>
          </w:pPr>
          <w:del w:id="25" w:author="Author" w:date="2026-09-23T15:03:00Z" w16du:dateUtc="2026-09-23T13:03:00Z">
            <w:r>
              <w:fldChar w:fldCharType="begin"/>
            </w:r>
            <w:r>
              <w:delInstrText>HYPERLINK \l "_Toc226648414"</w:delInstrText>
            </w:r>
            <w:r>
              <w:fldChar w:fldCharType="separate"/>
            </w:r>
            <w:r w:rsidRPr="00AF36D3">
              <w:rPr>
                <w:rStyle w:val="Hyperlink"/>
                <w:noProof/>
              </w:rPr>
              <w:delText>Supplementary Tables</w:delText>
            </w:r>
            <w:r>
              <w:rPr>
                <w:noProof/>
                <w:webHidden/>
              </w:rPr>
              <w:tab/>
            </w:r>
            <w:r>
              <w:rPr>
                <w:noProof/>
                <w:webHidden/>
              </w:rPr>
              <w:fldChar w:fldCharType="begin"/>
            </w:r>
            <w:r>
              <w:rPr>
                <w:noProof/>
                <w:webHidden/>
              </w:rPr>
              <w:delInstrText xml:space="preserve"> PAGEREF _Toc226648414 \h </w:delInstrText>
            </w:r>
            <w:r>
              <w:rPr>
                <w:noProof/>
                <w:webHidden/>
              </w:rPr>
            </w:r>
            <w:r>
              <w:rPr>
                <w:noProof/>
                <w:webHidden/>
              </w:rPr>
              <w:fldChar w:fldCharType="separate"/>
            </w:r>
            <w:r>
              <w:rPr>
                <w:noProof/>
                <w:webHidden/>
              </w:rPr>
              <w:delText>7</w:delText>
            </w:r>
            <w:r>
              <w:rPr>
                <w:noProof/>
                <w:webHidden/>
              </w:rPr>
              <w:fldChar w:fldCharType="end"/>
            </w:r>
            <w:r>
              <w:fldChar w:fldCharType="end"/>
            </w:r>
          </w:del>
        </w:p>
        <w:p w14:paraId="0F26E884" w14:textId="46E0E126" w:rsidR="00B065C7" w:rsidRDefault="00B065C7">
          <w:pPr>
            <w:pStyle w:val="TOC1"/>
            <w:tabs>
              <w:tab w:val="right" w:leader="dot" w:pos="9010"/>
            </w:tabs>
            <w:rPr>
              <w:del w:id="26" w:author="Author" w:date="2026-09-23T15:03:00Z" w16du:dateUtc="2026-09-23T13:03:00Z"/>
              <w:noProof/>
            </w:rPr>
          </w:pPr>
          <w:del w:id="27" w:author="Author" w:date="2026-09-23T15:03:00Z" w16du:dateUtc="2026-09-23T13:03:00Z">
            <w:r>
              <w:fldChar w:fldCharType="begin"/>
            </w:r>
            <w:r>
              <w:delInstrText>HYPERLINK \l "_Toc226648415"</w:delInstrText>
            </w:r>
            <w:r>
              <w:fldChar w:fldCharType="separate"/>
            </w:r>
            <w:r w:rsidRPr="00AF36D3">
              <w:rPr>
                <w:rStyle w:val="Hyperlink"/>
                <w:noProof/>
              </w:rPr>
              <w:delText>Supplementary Figures</w:delText>
            </w:r>
            <w:r>
              <w:rPr>
                <w:noProof/>
                <w:webHidden/>
              </w:rPr>
              <w:tab/>
            </w:r>
            <w:r>
              <w:rPr>
                <w:noProof/>
                <w:webHidden/>
              </w:rPr>
              <w:fldChar w:fldCharType="begin"/>
            </w:r>
            <w:r>
              <w:rPr>
                <w:noProof/>
                <w:webHidden/>
              </w:rPr>
              <w:delInstrText xml:space="preserve"> PAGEREF _Toc226648415 \h </w:delInstrText>
            </w:r>
            <w:r>
              <w:rPr>
                <w:noProof/>
                <w:webHidden/>
              </w:rPr>
            </w:r>
            <w:r>
              <w:rPr>
                <w:noProof/>
                <w:webHidden/>
              </w:rPr>
              <w:fldChar w:fldCharType="separate"/>
            </w:r>
            <w:r>
              <w:rPr>
                <w:noProof/>
                <w:webHidden/>
              </w:rPr>
              <w:delText>21</w:delText>
            </w:r>
            <w:r>
              <w:rPr>
                <w:noProof/>
                <w:webHidden/>
              </w:rPr>
              <w:fldChar w:fldCharType="end"/>
            </w:r>
            <w:r>
              <w:fldChar w:fldCharType="end"/>
            </w:r>
          </w:del>
        </w:p>
        <w:p w14:paraId="46CB74CB" w14:textId="375BEB9F" w:rsidR="0056174A" w:rsidRDefault="00000000">
          <w:pPr>
            <w:pStyle w:val="TOC1"/>
            <w:tabs>
              <w:tab w:val="right" w:leader="dot" w:pos="9010"/>
            </w:tabs>
            <w:rPr>
              <w:ins w:id="28" w:author="Author" w:date="2026-09-23T15:03:00Z" w16du:dateUtc="2026-09-23T13:03:00Z"/>
              <w:noProof/>
            </w:rPr>
          </w:pPr>
          <w:del w:id="29" w:author="Author" w:date="2026-09-23T15:03:00Z" w16du:dateUtc="2026-09-23T13:03:00Z">
            <w:r>
              <w:fldChar w:fldCharType="end"/>
            </w:r>
          </w:del>
          <w:ins w:id="30" w:author="Author" w:date="2026-09-23T15:03:00Z" w16du:dateUtc="2026-09-23T13:03:00Z">
            <w:r>
              <w:fldChar w:fldCharType="begin"/>
            </w:r>
            <w:r>
              <w:instrText>TOC \o "1-2" \h \z \u</w:instrText>
            </w:r>
            <w:r>
              <w:fldChar w:fldCharType="separate"/>
            </w:r>
            <w:r w:rsidR="0056174A" w:rsidRPr="008B1E97">
              <w:rPr>
                <w:rStyle w:val="Hyperlink"/>
                <w:noProof/>
              </w:rPr>
              <w:fldChar w:fldCharType="begin"/>
            </w:r>
            <w:r w:rsidR="0056174A" w:rsidRPr="008B1E97">
              <w:rPr>
                <w:rStyle w:val="Hyperlink"/>
                <w:noProof/>
              </w:rPr>
              <w:instrText xml:space="preserve"> </w:instrText>
            </w:r>
            <w:r w:rsidR="0056174A">
              <w:rPr>
                <w:noProof/>
              </w:rPr>
              <w:instrText>HYPERLINK \l "_Toc241068205"</w:instrText>
            </w:r>
            <w:r w:rsidR="0056174A" w:rsidRPr="008B1E97">
              <w:rPr>
                <w:rStyle w:val="Hyperlink"/>
                <w:noProof/>
              </w:rPr>
              <w:instrText xml:space="preserve"> </w:instrText>
            </w:r>
            <w:r w:rsidR="0056174A" w:rsidRPr="008B1E97">
              <w:rPr>
                <w:rStyle w:val="Hyperlink"/>
                <w:noProof/>
              </w:rPr>
            </w:r>
            <w:r w:rsidR="0056174A" w:rsidRPr="008B1E97">
              <w:rPr>
                <w:rStyle w:val="Hyperlink"/>
                <w:noProof/>
              </w:rPr>
              <w:fldChar w:fldCharType="separate"/>
            </w:r>
            <w:r w:rsidR="0056174A" w:rsidRPr="008B1E97">
              <w:rPr>
                <w:rStyle w:val="Hyperlink"/>
                <w:noProof/>
              </w:rPr>
              <w:t>Supplementary Methods</w:t>
            </w:r>
            <w:r w:rsidR="0056174A">
              <w:rPr>
                <w:noProof/>
                <w:webHidden/>
              </w:rPr>
              <w:tab/>
            </w:r>
            <w:r w:rsidR="0056174A">
              <w:rPr>
                <w:noProof/>
                <w:webHidden/>
              </w:rPr>
              <w:fldChar w:fldCharType="begin"/>
            </w:r>
            <w:r w:rsidR="0056174A">
              <w:rPr>
                <w:noProof/>
                <w:webHidden/>
              </w:rPr>
              <w:instrText xml:space="preserve"> PAGEREF _Toc241068205 \h </w:instrText>
            </w:r>
            <w:r w:rsidR="0056174A">
              <w:rPr>
                <w:noProof/>
                <w:webHidden/>
              </w:rPr>
            </w:r>
            <w:r w:rsidR="0056174A">
              <w:rPr>
                <w:noProof/>
                <w:webHidden/>
              </w:rPr>
              <w:fldChar w:fldCharType="separate"/>
            </w:r>
          </w:ins>
          <w:r w:rsidR="00B07DF7">
            <w:rPr>
              <w:noProof/>
              <w:webHidden/>
            </w:rPr>
            <w:t>2</w:t>
          </w:r>
          <w:ins w:id="31" w:author="Author" w:date="2026-09-23T15:03:00Z" w16du:dateUtc="2026-09-23T13:03:00Z">
            <w:r w:rsidR="0056174A">
              <w:rPr>
                <w:noProof/>
                <w:webHidden/>
              </w:rPr>
              <w:fldChar w:fldCharType="end"/>
            </w:r>
            <w:r w:rsidR="0056174A" w:rsidRPr="008B1E97">
              <w:rPr>
                <w:rStyle w:val="Hyperlink"/>
                <w:noProof/>
              </w:rPr>
              <w:fldChar w:fldCharType="end"/>
            </w:r>
          </w:ins>
        </w:p>
        <w:p w14:paraId="064C7846" w14:textId="6376E67E" w:rsidR="0056174A" w:rsidRDefault="0056174A">
          <w:pPr>
            <w:pStyle w:val="TOC2"/>
            <w:tabs>
              <w:tab w:val="right" w:leader="dot" w:pos="9010"/>
            </w:tabs>
            <w:rPr>
              <w:ins w:id="32" w:author="Author" w:date="2026-09-23T15:03:00Z" w16du:dateUtc="2026-09-23T13:03:00Z"/>
              <w:noProof/>
            </w:rPr>
          </w:pPr>
          <w:ins w:id="33"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"_Toc241068206"</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S1.1 Sampling-distribution workflow used for each MPM</w:t>
            </w:r>
            <w:r>
              <w:rPr>
                <w:noProof/>
                <w:webHidden/>
              </w:rPr>
              <w:tab/>
            </w:r>
            <w:r>
              <w:rPr>
                <w:noProof/>
                <w:webHidden/>
              </w:rPr>
              <w:fldChar w:fldCharType="begin"/>
            </w:r>
            <w:r>
              <w:rPr>
                <w:noProof/>
                <w:webHidden/>
              </w:rPr>
              <w:instrText xml:space="preserve"> PAGEREF _Toc241068206 \h </w:instrText>
            </w:r>
            <w:r>
              <w:rPr>
                <w:noProof/>
                <w:webHidden/>
              </w:rPr>
            </w:r>
            <w:r>
              <w:rPr>
                <w:noProof/>
                <w:webHidden/>
              </w:rPr>
              <w:fldChar w:fldCharType="separate"/>
            </w:r>
          </w:ins>
          <w:r w:rsidR="00B07DF7">
            <w:rPr>
              <w:noProof/>
              <w:webHidden/>
            </w:rPr>
            <w:t>2</w:t>
          </w:r>
          <w:ins w:id="34" w:author="Author" w:date="2026-09-23T15:03:00Z" w16du:dateUtc="2026-09-23T13:03:00Z">
            <w:r>
              <w:rPr>
                <w:noProof/>
                <w:webHidden/>
              </w:rPr>
              <w:fldChar w:fldCharType="end"/>
            </w:r>
            <w:r w:rsidRPr="008B1E97">
              <w:rPr>
                <w:rStyle w:val="Hyperlink"/>
                <w:noProof/>
              </w:rPr>
              <w:fldChar w:fldCharType="end"/>
            </w:r>
          </w:ins>
        </w:p>
        <w:p w14:paraId="3EAED7D1" w14:textId="29D18CF4" w:rsidR="0056174A" w:rsidRDefault="0056174A">
          <w:pPr>
            <w:pStyle w:val="TOC2"/>
            <w:tabs>
              <w:tab w:val="right" w:leader="dot" w:pos="9010"/>
            </w:tabs>
            <w:rPr>
              <w:ins w:id="35" w:author="Author" w:date="2026-09-23T15:03:00Z" w16du:dateUtc="2026-09-23T13:03:00Z"/>
              <w:noProof/>
            </w:rPr>
          </w:pPr>
          <w:ins w:id="36"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"_Toc241068207"</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S1.2 Age-from-stage derivation, truncation, and shape metric</w:t>
            </w:r>
            <w:r>
              <w:rPr>
                <w:noProof/>
                <w:webHidden/>
              </w:rPr>
              <w:tab/>
            </w:r>
            <w:r>
              <w:rPr>
                <w:noProof/>
                <w:webHidden/>
              </w:rPr>
              <w:fldChar w:fldCharType="begin"/>
            </w:r>
            <w:r>
              <w:rPr>
                <w:noProof/>
                <w:webHidden/>
              </w:rPr>
              <w:instrText xml:space="preserve"> PAGEREF _Toc241068207 \h </w:instrText>
            </w:r>
            <w:r>
              <w:rPr>
                <w:noProof/>
                <w:webHidden/>
              </w:rPr>
            </w:r>
            <w:r>
              <w:rPr>
                <w:noProof/>
                <w:webHidden/>
              </w:rPr>
              <w:fldChar w:fldCharType="separate"/>
            </w:r>
          </w:ins>
          <w:r w:rsidR="00B07DF7">
            <w:rPr>
              <w:noProof/>
              <w:webHidden/>
            </w:rPr>
            <w:t>3</w:t>
          </w:r>
          <w:ins w:id="37" w:author="Author" w:date="2026-09-23T15:03:00Z" w16du:dateUtc="2026-09-23T13:03:00Z">
            <w:r>
              <w:rPr>
                <w:noProof/>
                <w:webHidden/>
              </w:rPr>
              <w:fldChar w:fldCharType="end"/>
            </w:r>
            <w:r w:rsidRPr="008B1E97">
              <w:rPr>
                <w:rStyle w:val="Hyperlink"/>
                <w:noProof/>
              </w:rPr>
              <w:fldChar w:fldCharType="end"/>
            </w:r>
          </w:ins>
        </w:p>
        <w:p w14:paraId="549A4437" w14:textId="4CC3701C" w:rsidR="0056174A" w:rsidRDefault="0056174A">
          <w:pPr>
            <w:pStyle w:val="TOC2"/>
            <w:tabs>
              <w:tab w:val="right" w:leader="dot" w:pos="9010"/>
            </w:tabs>
            <w:rPr>
              <w:ins w:id="38" w:author="Author" w:date="2026-09-23T15:03:00Z" w16du:dateUtc="2026-09-23T13:03:00Z"/>
              <w:noProof/>
            </w:rPr>
          </w:pPr>
          <w:ins w:id="39"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"_Toc241068208"</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S1.3 Pooled and mean MPM handling</w:t>
            </w:r>
            <w:r>
              <w:rPr>
                <w:noProof/>
                <w:webHidden/>
              </w:rPr>
              <w:tab/>
            </w:r>
            <w:r>
              <w:rPr>
                <w:noProof/>
                <w:webHidden/>
              </w:rPr>
              <w:fldChar w:fldCharType="begin"/>
            </w:r>
            <w:r>
              <w:rPr>
                <w:noProof/>
                <w:webHidden/>
              </w:rPr>
              <w:instrText xml:space="preserve"> PAGEREF _Toc241068208 \h </w:instrText>
            </w:r>
            <w:r>
              <w:rPr>
                <w:noProof/>
                <w:webHidden/>
              </w:rPr>
            </w:r>
            <w:r>
              <w:rPr>
                <w:noProof/>
                <w:webHidden/>
              </w:rPr>
              <w:fldChar w:fldCharType="separate"/>
            </w:r>
          </w:ins>
          <w:r w:rsidR="00B07DF7">
            <w:rPr>
              <w:noProof/>
              <w:webHidden/>
            </w:rPr>
            <w:t>3</w:t>
          </w:r>
          <w:ins w:id="40" w:author="Author" w:date="2026-09-23T15:03:00Z" w16du:dateUtc="2026-09-23T13:03:00Z">
            <w:r>
              <w:rPr>
                <w:noProof/>
                <w:webHidden/>
              </w:rPr>
              <w:fldChar w:fldCharType="end"/>
            </w:r>
            <w:r w:rsidRPr="008B1E97">
              <w:rPr>
                <w:rStyle w:val="Hyperlink"/>
                <w:noProof/>
              </w:rPr>
              <w:fldChar w:fldCharType="end"/>
            </w:r>
          </w:ins>
        </w:p>
        <w:p w14:paraId="3D37E346" w14:textId="174EEF15" w:rsidR="0056174A" w:rsidRDefault="0056174A">
          <w:pPr>
            <w:pStyle w:val="TOC2"/>
            <w:tabs>
              <w:tab w:val="right" w:leader="dot" w:pos="9010"/>
            </w:tabs>
            <w:rPr>
              <w:ins w:id="41" w:author="Author" w:date="2026-09-23T15:03:00Z" w16du:dateUtc="2026-09-23T13:03:00Z"/>
              <w:noProof/>
            </w:rPr>
          </w:pPr>
          <w:ins w:id="42"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"_Toc241068209"</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S1.4 Bayesian model priors and fitting settings</w:t>
            </w:r>
            <w:r>
              <w:rPr>
                <w:noProof/>
                <w:webHidden/>
              </w:rPr>
              <w:tab/>
            </w:r>
            <w:r>
              <w:rPr>
                <w:noProof/>
                <w:webHidden/>
              </w:rPr>
              <w:fldChar w:fldCharType="begin"/>
            </w:r>
            <w:r>
              <w:rPr>
                <w:noProof/>
                <w:webHidden/>
              </w:rPr>
              <w:instrText xml:space="preserve"> PAGEREF _Toc241068209 \h </w:instrText>
            </w:r>
            <w:r>
              <w:rPr>
                <w:noProof/>
                <w:webHidden/>
              </w:rPr>
            </w:r>
            <w:r>
              <w:rPr>
                <w:noProof/>
                <w:webHidden/>
              </w:rPr>
              <w:fldChar w:fldCharType="separate"/>
            </w:r>
          </w:ins>
          <w:r w:rsidR="00B07DF7">
            <w:rPr>
              <w:noProof/>
              <w:webHidden/>
            </w:rPr>
            <w:t>3</w:t>
          </w:r>
          <w:ins w:id="43" w:author="Author" w:date="2026-09-23T15:03:00Z" w16du:dateUtc="2026-09-23T13:03:00Z">
            <w:r>
              <w:rPr>
                <w:noProof/>
                <w:webHidden/>
              </w:rPr>
              <w:fldChar w:fldCharType="end"/>
            </w:r>
            <w:r w:rsidRPr="008B1E97">
              <w:rPr>
                <w:rStyle w:val="Hyperlink"/>
                <w:noProof/>
              </w:rPr>
              <w:fldChar w:fldCharType="end"/>
            </w:r>
          </w:ins>
        </w:p>
        <w:p w14:paraId="2416C07C" w14:textId="31DC5DCC" w:rsidR="0056174A" w:rsidRDefault="0056174A">
          <w:pPr>
            <w:pStyle w:val="TOC2"/>
            <w:tabs>
              <w:tab w:val="right" w:leader="dot" w:pos="9010"/>
            </w:tabs>
            <w:rPr>
              <w:ins w:id="44" w:author="Author" w:date="2026-09-23T15:03:00Z" w16du:dateUtc="2026-09-23T13:03:00Z"/>
              <w:noProof/>
            </w:rPr>
          </w:pPr>
          <w:ins w:id="45"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"_Toc241068210"</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S1.5 Comparison of point-estimate and posterior-mean variance</w:t>
            </w:r>
            <w:r>
              <w:rPr>
                <w:noProof/>
                <w:webHidden/>
              </w:rPr>
              <w:tab/>
            </w:r>
            <w:r>
              <w:rPr>
                <w:noProof/>
                <w:webHidden/>
              </w:rPr>
              <w:fldChar w:fldCharType="begin"/>
            </w:r>
            <w:r>
              <w:rPr>
                <w:noProof/>
                <w:webHidden/>
              </w:rPr>
              <w:instrText xml:space="preserve"> PAGEREF _Toc241068210 \h </w:instrText>
            </w:r>
            <w:r>
              <w:rPr>
                <w:noProof/>
                <w:webHidden/>
              </w:rPr>
            </w:r>
            <w:r>
              <w:rPr>
                <w:noProof/>
                <w:webHidden/>
              </w:rPr>
              <w:fldChar w:fldCharType="separate"/>
            </w:r>
          </w:ins>
          <w:r w:rsidR="00B07DF7">
            <w:rPr>
              <w:noProof/>
              <w:webHidden/>
            </w:rPr>
            <w:t>5</w:t>
          </w:r>
          <w:ins w:id="46" w:author="Author" w:date="2026-09-23T15:03:00Z" w16du:dateUtc="2026-09-23T13:03:00Z">
            <w:r>
              <w:rPr>
                <w:noProof/>
                <w:webHidden/>
              </w:rPr>
              <w:fldChar w:fldCharType="end"/>
            </w:r>
            <w:r w:rsidRPr="008B1E97">
              <w:rPr>
                <w:rStyle w:val="Hyperlink"/>
                <w:noProof/>
              </w:rPr>
              <w:fldChar w:fldCharType="end"/>
            </w:r>
          </w:ins>
        </w:p>
        <w:p w14:paraId="17E31689" w14:textId="24818BB8" w:rsidR="0056174A" w:rsidRDefault="0056174A">
          <w:pPr>
            <w:pStyle w:val="TOC2"/>
            <w:tabs>
              <w:tab w:val="right" w:leader="dot" w:pos="9010"/>
            </w:tabs>
            <w:rPr>
              <w:ins w:id="47" w:author="Author" w:date="2026-09-23T15:03:00Z" w16du:dateUtc="2026-09-23T13:03:00Z"/>
              <w:noProof/>
            </w:rPr>
          </w:pPr>
          <w:ins w:id="48"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"_Toc241068211"</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S1.6 Simplified spring-temperature model (Analysis 2)</w:t>
            </w:r>
            <w:r>
              <w:rPr>
                <w:noProof/>
                <w:webHidden/>
              </w:rPr>
              <w:tab/>
            </w:r>
            <w:r>
              <w:rPr>
                <w:noProof/>
                <w:webHidden/>
              </w:rPr>
              <w:fldChar w:fldCharType="begin"/>
            </w:r>
            <w:r>
              <w:rPr>
                <w:noProof/>
                <w:webHidden/>
              </w:rPr>
              <w:instrText xml:space="preserve"> PAGEREF _Toc241068211 \h </w:instrText>
            </w:r>
            <w:r>
              <w:rPr>
                <w:noProof/>
                <w:webHidden/>
              </w:rPr>
            </w:r>
            <w:r>
              <w:rPr>
                <w:noProof/>
                <w:webHidden/>
              </w:rPr>
              <w:fldChar w:fldCharType="separate"/>
            </w:r>
          </w:ins>
          <w:r w:rsidR="00B07DF7">
            <w:rPr>
              <w:noProof/>
              <w:webHidden/>
            </w:rPr>
            <w:t>5</w:t>
          </w:r>
          <w:ins w:id="49" w:author="Author" w:date="2026-09-23T15:03:00Z" w16du:dateUtc="2026-09-23T13:03:00Z">
            <w:r>
              <w:rPr>
                <w:noProof/>
                <w:webHidden/>
              </w:rPr>
              <w:fldChar w:fldCharType="end"/>
            </w:r>
            <w:r w:rsidRPr="008B1E97">
              <w:rPr>
                <w:rStyle w:val="Hyperlink"/>
                <w:noProof/>
              </w:rPr>
              <w:fldChar w:fldCharType="end"/>
            </w:r>
          </w:ins>
        </w:p>
        <w:p w14:paraId="7DE4562A" w14:textId="79DA79C3" w:rsidR="0056174A" w:rsidRDefault="0056174A">
          <w:pPr>
            <w:pStyle w:val="TOC2"/>
            <w:tabs>
              <w:tab w:val="right" w:leader="dot" w:pos="9010"/>
            </w:tabs>
            <w:rPr>
              <w:ins w:id="50" w:author="Author" w:date="2026-09-23T15:03:00Z" w16du:dateUtc="2026-09-23T13:03:00Z"/>
              <w:noProof/>
            </w:rPr>
          </w:pPr>
          <w:ins w:id="51"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"_Toc241068212"</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S1.7 Reporting recommendations for future MPM studies</w:t>
            </w:r>
            <w:r>
              <w:rPr>
                <w:noProof/>
                <w:webHidden/>
              </w:rPr>
              <w:tab/>
            </w:r>
            <w:r>
              <w:rPr>
                <w:noProof/>
                <w:webHidden/>
              </w:rPr>
              <w:fldChar w:fldCharType="begin"/>
            </w:r>
            <w:r>
              <w:rPr>
                <w:noProof/>
                <w:webHidden/>
              </w:rPr>
              <w:instrText xml:space="preserve"> PAGEREF _Toc241068212 \h </w:instrText>
            </w:r>
            <w:r>
              <w:rPr>
                <w:noProof/>
                <w:webHidden/>
              </w:rPr>
            </w:r>
            <w:r>
              <w:rPr>
                <w:noProof/>
                <w:webHidden/>
              </w:rPr>
              <w:fldChar w:fldCharType="separate"/>
            </w:r>
          </w:ins>
          <w:r w:rsidR="00B07DF7">
            <w:rPr>
              <w:noProof/>
              <w:webHidden/>
            </w:rPr>
            <w:t>6</w:t>
          </w:r>
          <w:ins w:id="52" w:author="Author" w:date="2026-09-23T15:03:00Z" w16du:dateUtc="2026-09-23T13:03:00Z">
            <w:r>
              <w:rPr>
                <w:noProof/>
                <w:webHidden/>
              </w:rPr>
              <w:fldChar w:fldCharType="end"/>
            </w:r>
            <w:r w:rsidRPr="008B1E97">
              <w:rPr>
                <w:rStyle w:val="Hyperlink"/>
                <w:noProof/>
              </w:rPr>
              <w:fldChar w:fldCharType="end"/>
            </w:r>
          </w:ins>
        </w:p>
        <w:p w14:paraId="3BCA85A4" w14:textId="7C06F5C2" w:rsidR="0056174A" w:rsidRDefault="0056174A">
          <w:pPr>
            <w:pStyle w:val="TOC2"/>
            <w:tabs>
              <w:tab w:val="right" w:leader="dot" w:pos="9010"/>
            </w:tabs>
            <w:rPr>
              <w:ins w:id="53" w:author="Author" w:date="2026-09-23T15:03:00Z" w16du:dateUtc="2026-09-23T13:03:00Z"/>
              <w:noProof/>
            </w:rPr>
          </w:pPr>
          <w:ins w:id="54"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"_Toc241068213"</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S1.8 Included versus excluded studies in the current target-study screen</w:t>
            </w:r>
            <w:r>
              <w:rPr>
                <w:noProof/>
                <w:webHidden/>
              </w:rPr>
              <w:tab/>
            </w:r>
            <w:r>
              <w:rPr>
                <w:noProof/>
                <w:webHidden/>
              </w:rPr>
              <w:fldChar w:fldCharType="begin"/>
            </w:r>
            <w:r>
              <w:rPr>
                <w:noProof/>
                <w:webHidden/>
              </w:rPr>
              <w:instrText xml:space="preserve"> PAGEREF _Toc241068213 \h </w:instrText>
            </w:r>
            <w:r>
              <w:rPr>
                <w:noProof/>
                <w:webHidden/>
              </w:rPr>
            </w:r>
            <w:r>
              <w:rPr>
                <w:noProof/>
                <w:webHidden/>
              </w:rPr>
              <w:fldChar w:fldCharType="separate"/>
            </w:r>
          </w:ins>
          <w:r w:rsidR="00B07DF7">
            <w:rPr>
              <w:noProof/>
              <w:webHidden/>
            </w:rPr>
            <w:t>7</w:t>
          </w:r>
          <w:ins w:id="55" w:author="Author" w:date="2026-09-23T15:03:00Z" w16du:dateUtc="2026-09-23T13:03:00Z">
            <w:r>
              <w:rPr>
                <w:noProof/>
                <w:webHidden/>
              </w:rPr>
              <w:fldChar w:fldCharType="end"/>
            </w:r>
            <w:r w:rsidRPr="008B1E97">
              <w:rPr>
                <w:rStyle w:val="Hyperlink"/>
                <w:noProof/>
              </w:rPr>
              <w:fldChar w:fldCharType="end"/>
            </w:r>
          </w:ins>
        </w:p>
        <w:p w14:paraId="6375AC22" w14:textId="0678B723" w:rsidR="0056174A" w:rsidRDefault="0056174A">
          <w:pPr>
            <w:pStyle w:val="TOC2"/>
            <w:tabs>
              <w:tab w:val="right" w:leader="dot" w:pos="9010"/>
            </w:tabs>
            <w:rPr>
              <w:ins w:id="56" w:author="Author" w:date="2026-09-23T15:03:00Z" w16du:dateUtc="2026-09-23T13:03:00Z"/>
              <w:noProof/>
            </w:rPr>
          </w:pPr>
          <w:ins w:id="57"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"_Toc241068214"</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S1.9 Study and species identities in Analysis 1</w:t>
            </w:r>
            <w:r>
              <w:rPr>
                <w:noProof/>
                <w:webHidden/>
              </w:rPr>
              <w:tab/>
            </w:r>
            <w:r>
              <w:rPr>
                <w:noProof/>
                <w:webHidden/>
              </w:rPr>
              <w:fldChar w:fldCharType="begin"/>
            </w:r>
            <w:r>
              <w:rPr>
                <w:noProof/>
                <w:webHidden/>
              </w:rPr>
              <w:instrText xml:space="preserve"> PAGEREF _Toc241068214 \h </w:instrText>
            </w:r>
            <w:r>
              <w:rPr>
                <w:noProof/>
                <w:webHidden/>
              </w:rPr>
            </w:r>
            <w:r>
              <w:rPr>
                <w:noProof/>
                <w:webHidden/>
              </w:rPr>
              <w:fldChar w:fldCharType="separate"/>
            </w:r>
          </w:ins>
          <w:r w:rsidR="00B07DF7">
            <w:rPr>
              <w:noProof/>
              <w:webHidden/>
            </w:rPr>
            <w:t>7</w:t>
          </w:r>
          <w:ins w:id="58" w:author="Author" w:date="2026-09-23T15:03:00Z" w16du:dateUtc="2026-09-23T13:03:00Z">
            <w:r>
              <w:rPr>
                <w:noProof/>
                <w:webHidden/>
              </w:rPr>
              <w:fldChar w:fldCharType="end"/>
            </w:r>
            <w:r w:rsidRPr="008B1E97">
              <w:rPr>
                <w:rStyle w:val="Hyperlink"/>
                <w:noProof/>
              </w:rPr>
              <w:fldChar w:fldCharType="end"/>
            </w:r>
          </w:ins>
        </w:p>
        <w:p w14:paraId="34598019" w14:textId="59534C5B" w:rsidR="0056174A" w:rsidRDefault="0056174A">
          <w:pPr>
            <w:pStyle w:val="TOC2"/>
            <w:tabs>
              <w:tab w:val="right" w:leader="dot" w:pos="9010"/>
            </w:tabs>
            <w:rPr>
              <w:ins w:id="59" w:author="Author" w:date="2026-09-23T15:03:00Z" w16du:dateUtc="2026-09-23T13:03:00Z"/>
              <w:noProof/>
            </w:rPr>
          </w:pPr>
          <w:ins w:id="60"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"_Toc241068215"</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S1.10 Multisite robustness extension of Analysis 2 (Astragalus scaphoides)</w:t>
            </w:r>
            <w:r>
              <w:rPr>
                <w:noProof/>
                <w:webHidden/>
              </w:rPr>
              <w:tab/>
            </w:r>
            <w:r>
              <w:rPr>
                <w:noProof/>
                <w:webHidden/>
              </w:rPr>
              <w:fldChar w:fldCharType="begin"/>
            </w:r>
            <w:r>
              <w:rPr>
                <w:noProof/>
                <w:webHidden/>
              </w:rPr>
              <w:instrText xml:space="preserve"> PAGEREF _Toc241068215 \h </w:instrText>
            </w:r>
            <w:r>
              <w:rPr>
                <w:noProof/>
                <w:webHidden/>
              </w:rPr>
            </w:r>
            <w:r>
              <w:rPr>
                <w:noProof/>
                <w:webHidden/>
              </w:rPr>
              <w:fldChar w:fldCharType="separate"/>
            </w:r>
          </w:ins>
          <w:r w:rsidR="00B07DF7">
            <w:rPr>
              <w:noProof/>
              <w:webHidden/>
            </w:rPr>
            <w:t>7</w:t>
          </w:r>
          <w:ins w:id="61" w:author="Author" w:date="2026-09-23T15:03:00Z" w16du:dateUtc="2026-09-23T13:03:00Z">
            <w:r>
              <w:rPr>
                <w:noProof/>
                <w:webHidden/>
              </w:rPr>
              <w:fldChar w:fldCharType="end"/>
            </w:r>
            <w:r w:rsidRPr="008B1E97">
              <w:rPr>
                <w:rStyle w:val="Hyperlink"/>
                <w:noProof/>
              </w:rPr>
              <w:fldChar w:fldCharType="end"/>
            </w:r>
          </w:ins>
        </w:p>
        <w:p w14:paraId="68942090" w14:textId="3B48383B" w:rsidR="0056174A" w:rsidRDefault="0056174A">
          <w:pPr>
            <w:pStyle w:val="TOC2"/>
            <w:tabs>
              <w:tab w:val="right" w:leader="dot" w:pos="9010"/>
            </w:tabs>
            <w:rPr>
              <w:ins w:id="62" w:author="Author" w:date="2026-09-23T15:03:00Z" w16du:dateUtc="2026-09-23T13:03:00Z"/>
              <w:noProof/>
            </w:rPr>
          </w:pPr>
          <w:ins w:id="63"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"_Toc241068216"</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S1.11 Boundary survival estimates and small stage-specific sample sizes in Analysis 1</w:t>
            </w:r>
            <w:r>
              <w:rPr>
                <w:noProof/>
                <w:webHidden/>
              </w:rPr>
              <w:tab/>
            </w:r>
            <w:r>
              <w:rPr>
                <w:noProof/>
                <w:webHidden/>
              </w:rPr>
              <w:fldChar w:fldCharType="begin"/>
            </w:r>
            <w:r>
              <w:rPr>
                <w:noProof/>
                <w:webHidden/>
              </w:rPr>
              <w:instrText xml:space="preserve"> PAGEREF _Toc241068216 \h </w:instrText>
            </w:r>
            <w:r>
              <w:rPr>
                <w:noProof/>
                <w:webHidden/>
              </w:rPr>
            </w:r>
            <w:r>
              <w:rPr>
                <w:noProof/>
                <w:webHidden/>
              </w:rPr>
              <w:fldChar w:fldCharType="separate"/>
            </w:r>
          </w:ins>
          <w:r w:rsidR="00B07DF7">
            <w:rPr>
              <w:noProof/>
              <w:webHidden/>
            </w:rPr>
            <w:t>8</w:t>
          </w:r>
          <w:ins w:id="64" w:author="Author" w:date="2026-09-23T15:03:00Z" w16du:dateUtc="2026-09-23T13:03:00Z">
            <w:r>
              <w:rPr>
                <w:noProof/>
                <w:webHidden/>
              </w:rPr>
              <w:fldChar w:fldCharType="end"/>
            </w:r>
            <w:r w:rsidRPr="008B1E97">
              <w:rPr>
                <w:rStyle w:val="Hyperlink"/>
                <w:noProof/>
              </w:rPr>
              <w:fldChar w:fldCharType="end"/>
            </w:r>
          </w:ins>
        </w:p>
        <w:p w14:paraId="15B21A38" w14:textId="4EEE983D" w:rsidR="0056174A" w:rsidRDefault="0056174A">
          <w:pPr>
            <w:pStyle w:val="TOC2"/>
            <w:tabs>
              <w:tab w:val="right" w:leader="dot" w:pos="9010"/>
            </w:tabs>
            <w:rPr>
              <w:ins w:id="65" w:author="Author" w:date="2026-09-23T15:03:00Z" w16du:dateUtc="2026-09-23T13:03:00Z"/>
              <w:noProof/>
            </w:rPr>
          </w:pPr>
          <w:ins w:id="66"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"_Toc241068217"</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S1.12 Displacement magnitude versus boundary survival structure</w:t>
            </w:r>
            <w:r>
              <w:rPr>
                <w:noProof/>
                <w:webHidden/>
              </w:rPr>
              <w:tab/>
            </w:r>
            <w:r>
              <w:rPr>
                <w:noProof/>
                <w:webHidden/>
              </w:rPr>
              <w:fldChar w:fldCharType="begin"/>
            </w:r>
            <w:r>
              <w:rPr>
                <w:noProof/>
                <w:webHidden/>
              </w:rPr>
              <w:instrText xml:space="preserve"> PAGEREF _Toc241068217 \h </w:instrText>
            </w:r>
            <w:r>
              <w:rPr>
                <w:noProof/>
                <w:webHidden/>
              </w:rPr>
            </w:r>
            <w:r>
              <w:rPr>
                <w:noProof/>
                <w:webHidden/>
              </w:rPr>
              <w:fldChar w:fldCharType="separate"/>
            </w:r>
          </w:ins>
          <w:r w:rsidR="00B07DF7">
            <w:rPr>
              <w:noProof/>
              <w:webHidden/>
            </w:rPr>
            <w:t>9</w:t>
          </w:r>
          <w:ins w:id="67" w:author="Author" w:date="2026-09-23T15:03:00Z" w16du:dateUtc="2026-09-23T13:03:00Z">
            <w:r>
              <w:rPr>
                <w:noProof/>
                <w:webHidden/>
              </w:rPr>
              <w:fldChar w:fldCharType="end"/>
            </w:r>
            <w:r w:rsidRPr="008B1E97">
              <w:rPr>
                <w:rStyle w:val="Hyperlink"/>
                <w:noProof/>
              </w:rPr>
              <w:fldChar w:fldCharType="end"/>
            </w:r>
          </w:ins>
        </w:p>
        <w:p w14:paraId="6CA48B04" w14:textId="3FBE137B" w:rsidR="0056174A" w:rsidRDefault="0056174A">
          <w:pPr>
            <w:pStyle w:val="TOC2"/>
            <w:tabs>
              <w:tab w:val="right" w:leader="dot" w:pos="9010"/>
            </w:tabs>
            <w:rPr>
              <w:ins w:id="68" w:author="Author" w:date="2026-09-23T15:03:00Z" w16du:dateUtc="2026-09-23T13:03:00Z"/>
              <w:noProof/>
            </w:rPr>
          </w:pPr>
          <w:ins w:id="69"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"_Toc241068218"</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S1.13 Sensitivity to the quasi-stable-distribution truncation threshold</w:t>
            </w:r>
            <w:r>
              <w:rPr>
                <w:noProof/>
                <w:webHidden/>
              </w:rPr>
              <w:tab/>
            </w:r>
            <w:r>
              <w:rPr>
                <w:noProof/>
                <w:webHidden/>
              </w:rPr>
              <w:fldChar w:fldCharType="begin"/>
            </w:r>
            <w:r>
              <w:rPr>
                <w:noProof/>
                <w:webHidden/>
              </w:rPr>
              <w:instrText xml:space="preserve"> PAGEREF _Toc241068218 \h </w:instrText>
            </w:r>
            <w:r>
              <w:rPr>
                <w:noProof/>
                <w:webHidden/>
              </w:rPr>
            </w:r>
            <w:r>
              <w:rPr>
                <w:noProof/>
                <w:webHidden/>
              </w:rPr>
              <w:fldChar w:fldCharType="separate"/>
            </w:r>
          </w:ins>
          <w:r w:rsidR="00B07DF7">
            <w:rPr>
              <w:noProof/>
              <w:webHidden/>
            </w:rPr>
            <w:t>9</w:t>
          </w:r>
          <w:ins w:id="70" w:author="Author" w:date="2026-09-23T15:03:00Z" w16du:dateUtc="2026-09-23T13:03:00Z">
            <w:r>
              <w:rPr>
                <w:noProof/>
                <w:webHidden/>
              </w:rPr>
              <w:fldChar w:fldCharType="end"/>
            </w:r>
            <w:r w:rsidRPr="008B1E97">
              <w:rPr>
                <w:rStyle w:val="Hyperlink"/>
                <w:noProof/>
              </w:rPr>
              <w:fldChar w:fldCharType="end"/>
            </w:r>
          </w:ins>
        </w:p>
        <w:p w14:paraId="7F760CE3" w14:textId="24F995CE" w:rsidR="0056174A" w:rsidRDefault="0056174A">
          <w:pPr>
            <w:pStyle w:val="TOC1"/>
            <w:tabs>
              <w:tab w:val="right" w:leader="dot" w:pos="9010"/>
            </w:tabs>
            <w:rPr>
              <w:ins w:id="71" w:author="Author" w:date="2026-09-23T15:03:00Z" w16du:dateUtc="2026-09-23T13:03:00Z"/>
              <w:noProof/>
            </w:rPr>
          </w:pPr>
          <w:ins w:id="72"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"_Toc241068219"</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Supplementary Results</w:t>
            </w:r>
            <w:r>
              <w:rPr>
                <w:noProof/>
                <w:webHidden/>
              </w:rPr>
              <w:tab/>
            </w:r>
            <w:r>
              <w:rPr>
                <w:noProof/>
                <w:webHidden/>
              </w:rPr>
              <w:fldChar w:fldCharType="begin"/>
            </w:r>
            <w:r>
              <w:rPr>
                <w:noProof/>
                <w:webHidden/>
              </w:rPr>
              <w:instrText xml:space="preserve"> PAGEREF _Toc241068219 \h </w:instrText>
            </w:r>
            <w:r>
              <w:rPr>
                <w:noProof/>
                <w:webHidden/>
              </w:rPr>
            </w:r>
            <w:r>
              <w:rPr>
                <w:noProof/>
                <w:webHidden/>
              </w:rPr>
              <w:fldChar w:fldCharType="separate"/>
            </w:r>
          </w:ins>
          <w:r w:rsidR="00B07DF7">
            <w:rPr>
              <w:noProof/>
              <w:webHidden/>
            </w:rPr>
            <w:t>10</w:t>
          </w:r>
          <w:ins w:id="73" w:author="Author" w:date="2026-09-23T15:03:00Z" w16du:dateUtc="2026-09-23T13:03:00Z">
            <w:r>
              <w:rPr>
                <w:noProof/>
                <w:webHidden/>
              </w:rPr>
              <w:fldChar w:fldCharType="end"/>
            </w:r>
            <w:r w:rsidRPr="008B1E97">
              <w:rPr>
                <w:rStyle w:val="Hyperlink"/>
                <w:noProof/>
              </w:rPr>
              <w:fldChar w:fldCharType="end"/>
            </w:r>
          </w:ins>
        </w:p>
        <w:p w14:paraId="6ED96B01" w14:textId="6B21EC9B" w:rsidR="0056174A" w:rsidRDefault="0056174A">
          <w:pPr>
            <w:pStyle w:val="TOC2"/>
            <w:tabs>
              <w:tab w:val="right" w:leader="dot" w:pos="9010"/>
            </w:tabs>
            <w:rPr>
              <w:ins w:id="74" w:author="Author" w:date="2026-09-23T15:03:00Z" w16du:dateUtc="2026-09-23T13:03:00Z"/>
              <w:noProof/>
            </w:rPr>
          </w:pPr>
          <w:ins w:id="75"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"_Toc241068220"</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S2.1 Sensitivity to point-estimate weighting choice</w:t>
            </w:r>
            <w:r>
              <w:rPr>
                <w:noProof/>
                <w:webHidden/>
              </w:rPr>
              <w:tab/>
            </w:r>
            <w:r>
              <w:rPr>
                <w:noProof/>
                <w:webHidden/>
              </w:rPr>
              <w:fldChar w:fldCharType="begin"/>
            </w:r>
            <w:r>
              <w:rPr>
                <w:noProof/>
                <w:webHidden/>
              </w:rPr>
              <w:instrText xml:space="preserve"> PAGEREF _Toc241068220 \h </w:instrText>
            </w:r>
            <w:r>
              <w:rPr>
                <w:noProof/>
                <w:webHidden/>
              </w:rPr>
            </w:r>
            <w:r>
              <w:rPr>
                <w:noProof/>
                <w:webHidden/>
              </w:rPr>
              <w:fldChar w:fldCharType="separate"/>
            </w:r>
          </w:ins>
          <w:r w:rsidR="00B07DF7">
            <w:rPr>
              <w:noProof/>
              <w:webHidden/>
            </w:rPr>
            <w:t>10</w:t>
          </w:r>
          <w:ins w:id="76" w:author="Author" w:date="2026-09-23T15:03:00Z" w16du:dateUtc="2026-09-23T13:03:00Z">
            <w:r>
              <w:rPr>
                <w:noProof/>
                <w:webHidden/>
              </w:rPr>
              <w:fldChar w:fldCharType="end"/>
            </w:r>
            <w:r w:rsidRPr="008B1E97">
              <w:rPr>
                <w:rStyle w:val="Hyperlink"/>
                <w:noProof/>
              </w:rPr>
              <w:fldChar w:fldCharType="end"/>
            </w:r>
          </w:ins>
        </w:p>
        <w:p w14:paraId="25EB0006" w14:textId="13C6DCB8" w:rsidR="0056174A" w:rsidRDefault="0056174A">
          <w:pPr>
            <w:pStyle w:val="TOC2"/>
            <w:tabs>
              <w:tab w:val="right" w:leader="dot" w:pos="9010"/>
            </w:tabs>
            <w:rPr>
              <w:ins w:id="77" w:author="Author" w:date="2026-09-23T15:03:00Z" w16du:dateUtc="2026-09-23T13:03:00Z"/>
              <w:noProof/>
            </w:rPr>
          </w:pPr>
          <w:ins w:id="78"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"_Toc241068221"</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S2.2 Where do boundary estimates and small stage counts occur?</w:t>
            </w:r>
            <w:r>
              <w:rPr>
                <w:noProof/>
                <w:webHidden/>
              </w:rPr>
              <w:tab/>
            </w:r>
            <w:r>
              <w:rPr>
                <w:noProof/>
                <w:webHidden/>
              </w:rPr>
              <w:fldChar w:fldCharType="begin"/>
            </w:r>
            <w:r>
              <w:rPr>
                <w:noProof/>
                <w:webHidden/>
              </w:rPr>
              <w:instrText xml:space="preserve"> PAGEREF _Toc241068221 \h </w:instrText>
            </w:r>
            <w:r>
              <w:rPr>
                <w:noProof/>
                <w:webHidden/>
              </w:rPr>
            </w:r>
            <w:r>
              <w:rPr>
                <w:noProof/>
                <w:webHidden/>
              </w:rPr>
              <w:fldChar w:fldCharType="separate"/>
            </w:r>
          </w:ins>
          <w:r w:rsidR="00B07DF7">
            <w:rPr>
              <w:noProof/>
              <w:webHidden/>
            </w:rPr>
            <w:t>10</w:t>
          </w:r>
          <w:ins w:id="79" w:author="Author" w:date="2026-09-23T15:03:00Z" w16du:dateUtc="2026-09-23T13:03:00Z">
            <w:r>
              <w:rPr>
                <w:noProof/>
                <w:webHidden/>
              </w:rPr>
              <w:fldChar w:fldCharType="end"/>
            </w:r>
            <w:r w:rsidRPr="008B1E97">
              <w:rPr>
                <w:rStyle w:val="Hyperlink"/>
                <w:noProof/>
              </w:rPr>
              <w:fldChar w:fldCharType="end"/>
            </w:r>
          </w:ins>
        </w:p>
        <w:p w14:paraId="436CA6FE" w14:textId="72423C34" w:rsidR="0056174A" w:rsidRDefault="0056174A">
          <w:pPr>
            <w:pStyle w:val="TOC2"/>
            <w:tabs>
              <w:tab w:val="right" w:leader="dot" w:pos="9010"/>
            </w:tabs>
            <w:rPr>
              <w:ins w:id="80" w:author="Author" w:date="2026-09-23T15:03:00Z" w16du:dateUtc="2026-09-23T13:03:00Z"/>
              <w:noProof/>
            </w:rPr>
          </w:pPr>
          <w:ins w:id="81"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"_Toc241068222"</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S2.3 Does displacement increase with boundary survival structure?</w:t>
            </w:r>
            <w:r>
              <w:rPr>
                <w:noProof/>
                <w:webHidden/>
              </w:rPr>
              <w:tab/>
            </w:r>
            <w:r>
              <w:rPr>
                <w:noProof/>
                <w:webHidden/>
              </w:rPr>
              <w:fldChar w:fldCharType="begin"/>
            </w:r>
            <w:r>
              <w:rPr>
                <w:noProof/>
                <w:webHidden/>
              </w:rPr>
              <w:instrText xml:space="preserve"> PAGEREF _Toc241068222 \h </w:instrText>
            </w:r>
            <w:r>
              <w:rPr>
                <w:noProof/>
                <w:webHidden/>
              </w:rPr>
            </w:r>
            <w:r>
              <w:rPr>
                <w:noProof/>
                <w:webHidden/>
              </w:rPr>
              <w:fldChar w:fldCharType="separate"/>
            </w:r>
          </w:ins>
          <w:r w:rsidR="00B07DF7">
            <w:rPr>
              <w:noProof/>
              <w:webHidden/>
            </w:rPr>
            <w:t>11</w:t>
          </w:r>
          <w:ins w:id="82" w:author="Author" w:date="2026-09-23T15:03:00Z" w16du:dateUtc="2026-09-23T13:03:00Z">
            <w:r>
              <w:rPr>
                <w:noProof/>
                <w:webHidden/>
              </w:rPr>
              <w:fldChar w:fldCharType="end"/>
            </w:r>
            <w:r w:rsidRPr="008B1E97">
              <w:rPr>
                <w:rStyle w:val="Hyperlink"/>
                <w:noProof/>
              </w:rPr>
              <w:fldChar w:fldCharType="end"/>
            </w:r>
          </w:ins>
        </w:p>
        <w:p w14:paraId="3A4F3CAF" w14:textId="667237E2" w:rsidR="0056174A" w:rsidRDefault="0056174A">
          <w:pPr>
            <w:pStyle w:val="TOC2"/>
            <w:tabs>
              <w:tab w:val="right" w:leader="dot" w:pos="9010"/>
            </w:tabs>
            <w:rPr>
              <w:ins w:id="83" w:author="Author" w:date="2026-09-23T15:03:00Z" w16du:dateUtc="2026-09-23T13:03:00Z"/>
              <w:noProof/>
            </w:rPr>
          </w:pPr>
          <w:ins w:id="84"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"_Toc241068223"</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S2.4 How sensitive are shape estimates to the truncation threshold?</w:t>
            </w:r>
            <w:r>
              <w:rPr>
                <w:noProof/>
                <w:webHidden/>
              </w:rPr>
              <w:tab/>
            </w:r>
            <w:r>
              <w:rPr>
                <w:noProof/>
                <w:webHidden/>
              </w:rPr>
              <w:fldChar w:fldCharType="begin"/>
            </w:r>
            <w:r>
              <w:rPr>
                <w:noProof/>
                <w:webHidden/>
              </w:rPr>
              <w:instrText xml:space="preserve"> PAGEREF _Toc241068223 \h </w:instrText>
            </w:r>
            <w:r>
              <w:rPr>
                <w:noProof/>
                <w:webHidden/>
              </w:rPr>
            </w:r>
            <w:r>
              <w:rPr>
                <w:noProof/>
                <w:webHidden/>
              </w:rPr>
              <w:fldChar w:fldCharType="separate"/>
            </w:r>
          </w:ins>
          <w:r w:rsidR="00B07DF7">
            <w:rPr>
              <w:noProof/>
              <w:webHidden/>
            </w:rPr>
            <w:t>11</w:t>
          </w:r>
          <w:ins w:id="85" w:author="Author" w:date="2026-09-23T15:03:00Z" w16du:dateUtc="2026-09-23T13:03:00Z">
            <w:r>
              <w:rPr>
                <w:noProof/>
                <w:webHidden/>
              </w:rPr>
              <w:fldChar w:fldCharType="end"/>
            </w:r>
            <w:r w:rsidRPr="008B1E97">
              <w:rPr>
                <w:rStyle w:val="Hyperlink"/>
                <w:noProof/>
              </w:rPr>
              <w:fldChar w:fldCharType="end"/>
            </w:r>
          </w:ins>
        </w:p>
        <w:p w14:paraId="0CD7DA52" w14:textId="37A101F2" w:rsidR="0056174A" w:rsidRDefault="0056174A">
          <w:pPr>
            <w:pStyle w:val="TOC2"/>
            <w:tabs>
              <w:tab w:val="right" w:leader="dot" w:pos="9010"/>
            </w:tabs>
            <w:rPr>
              <w:ins w:id="86" w:author="Author" w:date="2026-09-23T15:03:00Z" w16du:dateUtc="2026-09-23T13:03:00Z"/>
              <w:noProof/>
            </w:rPr>
          </w:pPr>
          <w:ins w:id="87" w:author="Author" w:date="2026-09-23T15:03:00Z" w16du:dateUtc="2026-09-23T13:03:00Z">
            <w:r w:rsidRPr="008B1E97">
              <w:rPr>
                <w:rStyle w:val="Hyperlink"/>
                <w:noProof/>
              </w:rPr>
              <w:lastRenderedPageBreak/>
              <w:fldChar w:fldCharType="begin"/>
            </w:r>
            <w:r w:rsidRPr="008B1E97">
              <w:rPr>
                <w:rStyle w:val="Hyperlink"/>
                <w:noProof/>
              </w:rPr>
              <w:instrText xml:space="preserve"> </w:instrText>
            </w:r>
            <w:r>
              <w:rPr>
                <w:noProof/>
              </w:rPr>
              <w:instrText>HYPERLINK \l "_Toc241068224"</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S2.5 Multisite robustness analysis in Astragalus scaphoides</w:t>
            </w:r>
            <w:r>
              <w:rPr>
                <w:noProof/>
                <w:webHidden/>
              </w:rPr>
              <w:tab/>
            </w:r>
            <w:r>
              <w:rPr>
                <w:noProof/>
                <w:webHidden/>
              </w:rPr>
              <w:fldChar w:fldCharType="begin"/>
            </w:r>
            <w:r>
              <w:rPr>
                <w:noProof/>
                <w:webHidden/>
              </w:rPr>
              <w:instrText xml:space="preserve"> PAGEREF _Toc241068224 \h </w:instrText>
            </w:r>
            <w:r>
              <w:rPr>
                <w:noProof/>
                <w:webHidden/>
              </w:rPr>
            </w:r>
            <w:r>
              <w:rPr>
                <w:noProof/>
                <w:webHidden/>
              </w:rPr>
              <w:fldChar w:fldCharType="separate"/>
            </w:r>
          </w:ins>
          <w:r w:rsidR="00B07DF7">
            <w:rPr>
              <w:noProof/>
              <w:webHidden/>
            </w:rPr>
            <w:t>12</w:t>
          </w:r>
          <w:ins w:id="88" w:author="Author" w:date="2026-09-23T15:03:00Z" w16du:dateUtc="2026-09-23T13:03:00Z">
            <w:r>
              <w:rPr>
                <w:noProof/>
                <w:webHidden/>
              </w:rPr>
              <w:fldChar w:fldCharType="end"/>
            </w:r>
            <w:r w:rsidRPr="008B1E97">
              <w:rPr>
                <w:rStyle w:val="Hyperlink"/>
                <w:noProof/>
              </w:rPr>
              <w:fldChar w:fldCharType="end"/>
            </w:r>
          </w:ins>
        </w:p>
        <w:p w14:paraId="4FDF3FF9" w14:textId="0E7666CF" w:rsidR="0056174A" w:rsidRDefault="0056174A">
          <w:pPr>
            <w:pStyle w:val="TOC1"/>
            <w:tabs>
              <w:tab w:val="right" w:leader="dot" w:pos="9010"/>
            </w:tabs>
            <w:rPr>
              <w:ins w:id="89" w:author="Author" w:date="2026-09-23T15:03:00Z" w16du:dateUtc="2026-09-23T13:03:00Z"/>
              <w:noProof/>
            </w:rPr>
          </w:pPr>
          <w:ins w:id="90"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"_Toc241068225"</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Supplementary Tables</w:t>
            </w:r>
            <w:r>
              <w:rPr>
                <w:noProof/>
                <w:webHidden/>
              </w:rPr>
              <w:tab/>
            </w:r>
            <w:r>
              <w:rPr>
                <w:noProof/>
                <w:webHidden/>
              </w:rPr>
              <w:fldChar w:fldCharType="begin"/>
            </w:r>
            <w:r>
              <w:rPr>
                <w:noProof/>
                <w:webHidden/>
              </w:rPr>
              <w:instrText xml:space="preserve"> PAGEREF _Toc241068225 \h </w:instrText>
            </w:r>
            <w:r>
              <w:rPr>
                <w:noProof/>
                <w:webHidden/>
              </w:rPr>
            </w:r>
            <w:r>
              <w:rPr>
                <w:noProof/>
                <w:webHidden/>
              </w:rPr>
              <w:fldChar w:fldCharType="separate"/>
            </w:r>
          </w:ins>
          <w:r w:rsidR="00B07DF7">
            <w:rPr>
              <w:noProof/>
              <w:webHidden/>
            </w:rPr>
            <w:t>12</w:t>
          </w:r>
          <w:ins w:id="91" w:author="Author" w:date="2026-09-23T15:03:00Z" w16du:dateUtc="2026-09-23T13:03:00Z">
            <w:r>
              <w:rPr>
                <w:noProof/>
                <w:webHidden/>
              </w:rPr>
              <w:fldChar w:fldCharType="end"/>
            </w:r>
            <w:r w:rsidRPr="008B1E97">
              <w:rPr>
                <w:rStyle w:val="Hyperlink"/>
                <w:noProof/>
              </w:rPr>
              <w:fldChar w:fldCharType="end"/>
            </w:r>
          </w:ins>
        </w:p>
        <w:p w14:paraId="42A61889" w14:textId="563DA547" w:rsidR="0056174A" w:rsidRDefault="0056174A">
          <w:pPr>
            <w:pStyle w:val="TOC1"/>
            <w:tabs>
              <w:tab w:val="right" w:leader="dot" w:pos="9010"/>
            </w:tabs>
            <w:rPr>
              <w:ins w:id="92" w:author="Author" w:date="2026-09-23T15:03:00Z" w16du:dateUtc="2026-09-23T13:03:00Z"/>
              <w:noProof/>
            </w:rPr>
          </w:pPr>
          <w:ins w:id="93" w:author="Author" w:date="2026-09-23T15:03:00Z" w16du:dateUtc="2026-09-23T13:03:00Z">
            <w:r w:rsidRPr="008B1E97">
              <w:rPr>
                <w:rStyle w:val="Hyperlink"/>
                <w:noProof/>
              </w:rPr>
              <w:fldChar w:fldCharType="begin"/>
            </w:r>
            <w:r w:rsidRPr="008B1E97">
              <w:rPr>
                <w:rStyle w:val="Hyperlink"/>
                <w:noProof/>
              </w:rPr>
              <w:instrText xml:space="preserve"> </w:instrText>
            </w:r>
            <w:r>
              <w:rPr>
                <w:noProof/>
              </w:rPr>
              <w:instrText>HYPERLINK \l "_Toc241068226"</w:instrText>
            </w:r>
            <w:r w:rsidRPr="008B1E97">
              <w:rPr>
                <w:rStyle w:val="Hyperlink"/>
                <w:noProof/>
              </w:rPr>
              <w:instrText xml:space="preserve"> </w:instrText>
            </w:r>
            <w:r w:rsidRPr="008B1E97">
              <w:rPr>
                <w:rStyle w:val="Hyperlink"/>
                <w:noProof/>
              </w:rPr>
            </w:r>
            <w:r w:rsidRPr="008B1E97">
              <w:rPr>
                <w:rStyle w:val="Hyperlink"/>
                <w:noProof/>
              </w:rPr>
              <w:fldChar w:fldCharType="separate"/>
            </w:r>
            <w:r w:rsidRPr="008B1E97">
              <w:rPr>
                <w:rStyle w:val="Hyperlink"/>
                <w:noProof/>
              </w:rPr>
              <w:t>Supplementary Figures</w:t>
            </w:r>
            <w:r>
              <w:rPr>
                <w:noProof/>
                <w:webHidden/>
              </w:rPr>
              <w:tab/>
            </w:r>
            <w:r>
              <w:rPr>
                <w:noProof/>
                <w:webHidden/>
              </w:rPr>
              <w:fldChar w:fldCharType="begin"/>
            </w:r>
            <w:r>
              <w:rPr>
                <w:noProof/>
                <w:webHidden/>
              </w:rPr>
              <w:instrText xml:space="preserve"> PAGEREF _Toc241068226 \h </w:instrText>
            </w:r>
            <w:r>
              <w:rPr>
                <w:noProof/>
                <w:webHidden/>
              </w:rPr>
            </w:r>
            <w:r>
              <w:rPr>
                <w:noProof/>
                <w:webHidden/>
              </w:rPr>
              <w:fldChar w:fldCharType="separate"/>
            </w:r>
          </w:ins>
          <w:r w:rsidR="00B07DF7">
            <w:rPr>
              <w:noProof/>
              <w:webHidden/>
            </w:rPr>
            <w:t>31</w:t>
          </w:r>
          <w:ins w:id="94" w:author="Author" w:date="2026-09-23T15:03:00Z" w16du:dateUtc="2026-09-23T13:03:00Z">
            <w:r>
              <w:rPr>
                <w:noProof/>
                <w:webHidden/>
              </w:rPr>
              <w:fldChar w:fldCharType="end"/>
            </w:r>
            <w:r w:rsidRPr="008B1E97">
              <w:rPr>
                <w:rStyle w:val="Hyperlink"/>
                <w:noProof/>
              </w:rPr>
              <w:fldChar w:fldCharType="end"/>
            </w:r>
          </w:ins>
        </w:p>
        <w:p w14:paraId="79081AE1" w14:textId="77777777" w:rsidR="00A26966" w:rsidRDefault="00000000">
          <w:ins w:id="95" w:author="Author" w:date="2026-09-23T15:03:00Z" w16du:dateUtc="2026-09-23T13:03:00Z">
            <w:r>
              <w:fldChar w:fldCharType="end"/>
            </w:r>
          </w:ins>
        </w:p>
      </w:sdtContent>
    </w:sdt>
    <w:p w14:paraId="46FC2525" w14:textId="77777777" w:rsidR="00A26966" w:rsidRDefault="00000000">
      <w:pPr>
        <w:pStyle w:val="Heading1"/>
      </w:pPr>
      <w:bookmarkStart w:id="96" w:name="supplementary-methods"/>
      <w:bookmarkStart w:id="97" w:name="_Toc241068205"/>
      <w:bookmarkStart w:id="98" w:name="_Toc226648402"/>
      <w:r>
        <w:t>Supplementary Methods</w:t>
      </w:r>
      <w:bookmarkEnd w:id="97"/>
      <w:bookmarkEnd w:id="98"/>
    </w:p>
    <w:p w14:paraId="5229DC93" w14:textId="77777777" w:rsidR="00A26966" w:rsidRDefault="00000000">
      <w:pPr>
        <w:pStyle w:val="Heading2"/>
      </w:pPr>
      <w:bookmarkStart w:id="99" w:name="X8db80bf293cd88c959aa74ef5a7560efca860c5"/>
      <w:bookmarkStart w:id="100" w:name="_Toc241068206"/>
      <w:bookmarkStart w:id="101" w:name="_Toc226648403"/>
      <w:r>
        <w:t>S1.1 Sampling-distribution workflow used for each MPM</w:t>
      </w:r>
      <w:bookmarkEnd w:id="100"/>
      <w:bookmarkEnd w:id="101"/>
    </w:p>
    <w:p w14:paraId="1F5E7BF5" w14:textId="77777777" w:rsidR="00846DFC" w:rsidRDefault="00000000">
      <w:pPr>
        <w:pStyle w:val="FirstParagraph"/>
        <w:rPr>
          <w:del w:id="102" w:author="Author" w:date="2026-09-23T15:03:00Z" w16du:dateUtc="2026-09-23T13:03:00Z"/>
        </w:rPr>
      </w:pPr>
      <w:del w:id="103" w:author="Author" w:date="2026-09-23T15:03:00Z" w16du:dateUtc="2026-09-23T13:03:00Z">
        <w:r>
          <w:delText>For each focal matrix population model (MPM), we reconstructed transition-level sampling distributions from reported transition counts (or equivalent sample-size information). We then generated 2,000 parametric bootstrap draws per MPM by sampling each transition from its likelihood (multinomial for survival/growth/retrogression transitions and Poisson for recruitment transitions), rebuilding the full MPM for each draw, and recalculating each derived demographic quantity from that draw. We treated structural zeros (biologically impossible transitions) as fixed zeros in all draws, and treated sampling zeros (possible but unobserved transitions) as uncertain parameters under the same likelihood models used for non-zero transitions. When a recovered stage-specific sample size was zero, we retained the published point-estimate transition column unchanged in all bootstrap draws rather than treating it as structurally fixed at zero; this preserves the published matrix while acknowledging that no additional sampling variance can be propagated for that column.</w:delText>
        </w:r>
      </w:del>
    </w:p>
    <w:p w14:paraId="2AFFCEF7" w14:textId="77777777" w:rsidR="00A26966" w:rsidRDefault="00000000">
      <w:pPr>
        <w:pStyle w:val="FirstParagraph"/>
        <w:rPr>
          <w:ins w:id="104" w:author="Author" w:date="2026-09-23T15:03:00Z" w16du:dateUtc="2026-09-23T13:03:00Z"/>
        </w:rPr>
      </w:pPr>
      <w:del w:id="105" w:author="Author" w:date="2026-09-23T15:03:00Z" w16du:dateUtc="2026-09-23T13:03:00Z">
        <w:r>
          <w:delText>This produced a sampling distribution for each derived quantity used downstream (e.g. life expectancy, shape, log population growth rate). Point estimates in the manuscript</w:delText>
        </w:r>
      </w:del>
      <w:ins w:id="106" w:author="Author" w:date="2026-09-23T15:03:00Z" w16du:dateUtc="2026-09-23T13:03:00Z">
        <w:r>
          <w:t xml:space="preserve">We reconstructed transition-rate uncertainty by direct conjugate posterior sampling, using 2,000 draws per MPM for the illustrative example and 1,000 for Analysis 1. For each origin-stage column of </w:t>
        </w:r>
      </w:ins>
      <m:oMath>
        <m:r>
          <w:ins w:id="107" w:author="Author" w:date="2026-09-23T15:03:00Z" w16du:dateUtc="2026-09-23T13:03:00Z">
            <w:rPr>
              <w:rFonts w:ascii="Cambria Math" w:hAnsi="Cambria Math"/>
            </w:rPr>
            <m:t>U</m:t>
          </w:ins>
        </m:r>
      </m:oMath>
      <w:ins w:id="108" w:author="Author" w:date="2026-09-23T15:03:00Z" w16du:dateUtc="2026-09-23T13:03:00Z">
        <w:r>
          <w:t xml:space="preserve">, allowed living transitions and death were drawn jointly from </w:t>
        </w:r>
      </w:ins>
      <m:oMath>
        <m:r>
          <w:ins w:id="109" w:author="Author" w:date="2026-09-23T15:03:00Z" w16du:dateUtc="2026-09-23T13:03:00Z">
            <m:rPr>
              <m:sty m:val="p"/>
            </m:rPr>
            <w:rPr>
              <w:rFonts w:ascii="Cambria Math" w:hAnsi="Cambria Math"/>
            </w:rPr>
            <m:t>Dirichlet(</m:t>
          </w:ins>
        </m:r>
        <m:sSub>
          <m:sSubPr>
            <m:ctrlPr>
              <w:ins w:id="110" w:author="Author" w:date="2026-09-23T15:03:00Z" w16du:dateUtc="2026-09-23T13:03:00Z">
                <w:rPr>
                  <w:rFonts w:ascii="Cambria Math" w:hAnsi="Cambria Math"/>
                </w:rPr>
              </w:ins>
            </m:ctrlPr>
          </m:sSubPr>
          <m:e>
            <m:r>
              <w:ins w:id="111" w:author="Author" w:date="2026-09-23T15:03:00Z" w16du:dateUtc="2026-09-23T13:03:00Z">
                <w:rPr>
                  <w:rFonts w:ascii="Cambria Math" w:hAnsi="Cambria Math"/>
                </w:rPr>
                <m:t>k</m:t>
              </w:ins>
            </m:r>
          </m:e>
          <m:sub>
            <m:r>
              <w:ins w:id="112" w:author="Author" w:date="2026-09-23T15:03:00Z" w16du:dateUtc="2026-09-23T13:03:00Z">
                <w:rPr>
                  <w:rFonts w:ascii="Cambria Math" w:hAnsi="Cambria Math"/>
                </w:rPr>
                <m:t>1</m:t>
              </w:ins>
            </m:r>
          </m:sub>
        </m:sSub>
        <m:r>
          <w:ins w:id="113" w:author="Author" w:date="2026-09-23T15:03:00Z" w16du:dateUtc="2026-09-23T13:03:00Z">
            <m:rPr>
              <m:sty m:val="p"/>
            </m:rPr>
            <w:rPr>
              <w:rFonts w:ascii="Cambria Math" w:hAnsi="Cambria Math"/>
            </w:rPr>
            <m:t>+</m:t>
          </w:ins>
        </m:r>
        <m:r>
          <w:ins w:id="114" w:author="Author" w:date="2026-09-23T15:03:00Z" w16du:dateUtc="2026-09-23T13:03:00Z">
            <w:rPr>
              <w:rFonts w:ascii="Cambria Math" w:hAnsi="Cambria Math"/>
            </w:rPr>
            <m:t>1</m:t>
          </w:ins>
        </m:r>
        <m:r>
          <w:ins w:id="115" w:author="Author" w:date="2026-09-23T15:03:00Z" w16du:dateUtc="2026-09-23T13:03:00Z">
            <m:rPr>
              <m:sty m:val="p"/>
            </m:rPr>
            <w:rPr>
              <w:rFonts w:ascii="Cambria Math" w:hAnsi="Cambria Math"/>
            </w:rPr>
            <m:t>,…,</m:t>
          </w:ins>
        </m:r>
        <m:sSub>
          <m:sSubPr>
            <m:ctrlPr>
              <w:ins w:id="116" w:author="Author" w:date="2026-09-23T15:03:00Z" w16du:dateUtc="2026-09-23T13:03:00Z">
                <w:rPr>
                  <w:rFonts w:ascii="Cambria Math" w:hAnsi="Cambria Math"/>
                </w:rPr>
              </w:ins>
            </m:ctrlPr>
          </m:sSubPr>
          <m:e>
            <m:r>
              <w:ins w:id="117" w:author="Author" w:date="2026-09-23T15:03:00Z" w16du:dateUtc="2026-09-23T13:03:00Z">
                <w:rPr>
                  <w:rFonts w:ascii="Cambria Math" w:hAnsi="Cambria Math"/>
                </w:rPr>
                <m:t>k</m:t>
              </w:ins>
            </m:r>
          </m:e>
          <m:sub>
            <m:r>
              <w:ins w:id="118" w:author="Author" w:date="2026-09-23T15:03:00Z" w16du:dateUtc="2026-09-23T13:03:00Z">
                <w:rPr>
                  <w:rFonts w:ascii="Cambria Math" w:hAnsi="Cambria Math"/>
                </w:rPr>
                <m:t>m</m:t>
              </w:ins>
            </m:r>
          </m:sub>
        </m:sSub>
        <m:r>
          <w:ins w:id="119" w:author="Author" w:date="2026-09-23T15:03:00Z" w16du:dateUtc="2026-09-23T13:03:00Z">
            <m:rPr>
              <m:sty m:val="p"/>
            </m:rPr>
            <w:rPr>
              <w:rFonts w:ascii="Cambria Math" w:hAnsi="Cambria Math"/>
            </w:rPr>
            <m:t>+</m:t>
          </w:ins>
        </m:r>
        <m:r>
          <w:ins w:id="120" w:author="Author" w:date="2026-09-23T15:03:00Z" w16du:dateUtc="2026-09-23T13:03:00Z">
            <w:rPr>
              <w:rFonts w:ascii="Cambria Math" w:hAnsi="Cambria Math"/>
            </w:rPr>
            <m:t>1</m:t>
          </w:ins>
        </m:r>
        <m:r>
          <w:ins w:id="121" w:author="Author" w:date="2026-09-23T15:03:00Z" w16du:dateUtc="2026-09-23T13:03:00Z">
            <m:rPr>
              <m:sty m:val="p"/>
            </m:rPr>
            <w:rPr>
              <w:rFonts w:ascii="Cambria Math" w:hAnsi="Cambria Math"/>
            </w:rPr>
            <m:t>)</m:t>
          </w:ins>
        </m:r>
      </m:oMath>
      <w:ins w:id="122" w:author="Author" w:date="2026-09-23T15:03:00Z" w16du:dateUtc="2026-09-23T13:03:00Z">
        <w:r>
          <w:t xml:space="preserve">, corresponding to a multinomial likelihood and a </w:t>
        </w:r>
      </w:ins>
      <m:oMath>
        <m:r>
          <w:ins w:id="123" w:author="Author" w:date="2026-09-23T15:03:00Z" w16du:dateUtc="2026-09-23T13:03:00Z">
            <m:rPr>
              <m:sty m:val="p"/>
            </m:rPr>
            <w:rPr>
              <w:rFonts w:ascii="Cambria Math" w:hAnsi="Cambria Math"/>
            </w:rPr>
            <m:t>Dirichlet(</m:t>
          </w:ins>
        </m:r>
        <m:r>
          <w:ins w:id="124" w:author="Author" w:date="2026-09-23T15:03:00Z" w16du:dateUtc="2026-09-23T13:03:00Z">
            <w:rPr>
              <w:rFonts w:ascii="Cambria Math" w:hAnsi="Cambria Math"/>
            </w:rPr>
            <m:t>1</m:t>
          </w:ins>
        </m:r>
        <m:r>
          <w:ins w:id="125" w:author="Author" w:date="2026-09-23T15:03:00Z" w16du:dateUtc="2026-09-23T13:03:00Z">
            <m:rPr>
              <m:sty m:val="p"/>
            </m:rPr>
            <w:rPr>
              <w:rFonts w:ascii="Cambria Math" w:hAnsi="Cambria Math"/>
            </w:rPr>
            <m:t>,…,</m:t>
          </w:ins>
        </m:r>
        <m:r>
          <w:ins w:id="126" w:author="Author" w:date="2026-09-23T15:03:00Z" w16du:dateUtc="2026-09-23T13:03:00Z">
            <w:rPr>
              <w:rFonts w:ascii="Cambria Math" w:hAnsi="Cambria Math"/>
            </w:rPr>
            <m:t>1</m:t>
          </w:ins>
        </m:r>
        <m:r>
          <w:ins w:id="127" w:author="Author" w:date="2026-09-23T15:03:00Z" w16du:dateUtc="2026-09-23T13:03:00Z">
            <m:rPr>
              <m:sty m:val="p"/>
            </m:rPr>
            <w:rPr>
              <w:rFonts w:ascii="Cambria Math" w:hAnsi="Cambria Math"/>
            </w:rPr>
            <m:t>)</m:t>
          </w:ins>
        </m:r>
      </m:oMath>
      <w:ins w:id="128" w:author="Author" w:date="2026-09-23T15:03:00Z" w16du:dateUtc="2026-09-23T13:03:00Z">
        <w:r>
          <w:t xml:space="preserve"> prior. Counts </w:t>
        </w:r>
      </w:ins>
      <m:oMath>
        <m:sSub>
          <m:sSubPr>
            <m:ctrlPr>
              <w:ins w:id="129" w:author="Author" w:date="2026-09-23T15:03:00Z" w16du:dateUtc="2026-09-23T13:03:00Z">
                <w:rPr>
                  <w:rFonts w:ascii="Cambria Math" w:hAnsi="Cambria Math"/>
                </w:rPr>
              </w:ins>
            </m:ctrlPr>
          </m:sSubPr>
          <m:e>
            <m:r>
              <w:ins w:id="130" w:author="Author" w:date="2026-09-23T15:03:00Z" w16du:dateUtc="2026-09-23T13:03:00Z">
                <w:rPr>
                  <w:rFonts w:ascii="Cambria Math" w:hAnsi="Cambria Math"/>
                </w:rPr>
                <m:t>k</m:t>
              </w:ins>
            </m:r>
          </m:e>
          <m:sub>
            <m:r>
              <w:ins w:id="131" w:author="Author" w:date="2026-09-23T15:03:00Z" w16du:dateUtc="2026-09-23T13:03:00Z">
                <w:rPr>
                  <w:rFonts w:ascii="Cambria Math" w:hAnsi="Cambria Math"/>
                </w:rPr>
                <m:t>m</m:t>
              </w:ins>
            </m:r>
          </m:sub>
        </m:sSub>
      </m:oMath>
      <w:ins w:id="132" w:author="Author" w:date="2026-09-23T15:03:00Z" w16du:dateUtc="2026-09-23T13:03:00Z">
        <w:r>
          <w:t xml:space="preserve"> were reconstructed as transition rates multiplied by stage sample size, after rescaling any </w:t>
        </w:r>
      </w:ins>
      <m:oMath>
        <m:r>
          <w:ins w:id="133" w:author="Author" w:date="2026-09-23T15:03:00Z" w16du:dateUtc="2026-09-23T13:03:00Z">
            <w:rPr>
              <w:rFonts w:ascii="Cambria Math" w:hAnsi="Cambria Math"/>
            </w:rPr>
            <m:t>U</m:t>
          </w:ins>
        </m:r>
      </m:oMath>
      <w:ins w:id="134" w:author="Author" w:date="2026-09-23T15:03:00Z" w16du:dateUtc="2026-09-23T13:03:00Z">
        <w:r>
          <w:t xml:space="preserve"> column whose sum exceeded 1. These reconstructed counts may be fractional for rounded or averaged matrix entries. Each allowed reproductive rate was drawn from </w:t>
        </w:r>
      </w:ins>
      <m:oMath>
        <m:r>
          <w:ins w:id="135" w:author="Author" w:date="2026-09-23T15:03:00Z" w16du:dateUtc="2026-09-23T13:03:00Z">
            <m:rPr>
              <m:sty m:val="p"/>
            </m:rPr>
            <w:rPr>
              <w:rFonts w:ascii="Cambria Math" w:hAnsi="Cambria Math"/>
            </w:rPr>
            <m:t>Gamma(</m:t>
          </w:ins>
        </m:r>
        <m:r>
          <w:ins w:id="136" w:author="Author" w:date="2026-09-23T15:03:00Z" w16du:dateUtc="2026-09-23T13:03:00Z">
            <w:rPr>
              <w:rFonts w:ascii="Cambria Math" w:hAnsi="Cambria Math"/>
            </w:rPr>
            <m:t>1</m:t>
          </w:ins>
        </m:r>
        <m:r>
          <w:ins w:id="137" w:author="Author" w:date="2026-09-23T15:03:00Z" w16du:dateUtc="2026-09-23T13:03:00Z">
            <m:rPr>
              <m:sty m:val="p"/>
            </m:rPr>
            <w:rPr>
              <w:rFonts w:ascii="Cambria Math" w:hAnsi="Cambria Math"/>
            </w:rPr>
            <m:t>+</m:t>
          </w:ins>
        </m:r>
        <m:r>
          <w:ins w:id="138" w:author="Author" w:date="2026-09-23T15:03:00Z" w16du:dateUtc="2026-09-23T13:03:00Z">
            <w:rPr>
              <w:rFonts w:ascii="Cambria Math" w:hAnsi="Cambria Math"/>
            </w:rPr>
            <m:t>k</m:t>
          </w:ins>
        </m:r>
        <m:r>
          <w:ins w:id="139" w:author="Author" w:date="2026-09-23T15:03:00Z" w16du:dateUtc="2026-09-23T13:03:00Z">
            <m:rPr>
              <m:sty m:val="p"/>
            </m:rPr>
            <w:rPr>
              <w:rFonts w:ascii="Cambria Math" w:hAnsi="Cambria Math"/>
            </w:rPr>
            <m:t>,</m:t>
          </w:ins>
        </m:r>
        <m:r>
          <w:ins w:id="140" w:author="Author" w:date="2026-09-23T15:03:00Z" w16du:dateUtc="2026-09-23T13:03:00Z">
            <m:rPr>
              <m:nor/>
            </m:rPr>
            <m:t>rate</m:t>
          </w:ins>
        </m:r>
        <m:r>
          <w:ins w:id="141" w:author="Author" w:date="2026-09-23T15:03:00Z" w16du:dateUtc="2026-09-23T13:03:00Z">
            <m:rPr>
              <m:sty m:val="p"/>
            </m:rPr>
            <w:rPr>
              <w:rFonts w:ascii="Cambria Math" w:hAnsi="Cambria Math"/>
            </w:rPr>
            <m:t>=</m:t>
          </w:ins>
        </m:r>
        <m:r>
          <w:ins w:id="142" w:author="Author" w:date="2026-09-23T15:03:00Z" w16du:dateUtc="2026-09-23T13:03:00Z">
            <w:rPr>
              <w:rFonts w:ascii="Cambria Math" w:hAnsi="Cambria Math"/>
            </w:rPr>
            <m:t>n</m:t>
          </w:ins>
        </m:r>
        <m:r>
          <w:ins w:id="143" w:author="Author" w:date="2026-09-23T15:03:00Z" w16du:dateUtc="2026-09-23T13:03:00Z">
            <m:rPr>
              <m:sty m:val="p"/>
            </m:rPr>
            <w:rPr>
              <w:rFonts w:ascii="Cambria Math" w:hAnsi="Cambria Math"/>
            </w:rPr>
            <m:t>)</m:t>
          </w:ins>
        </m:r>
      </m:oMath>
      <w:ins w:id="144" w:author="Author" w:date="2026-09-23T15:03:00Z" w16du:dateUtc="2026-09-23T13:03:00Z">
        <w:r>
          <w:t xml:space="preserve">, where </w:t>
        </w:r>
      </w:ins>
      <m:oMath>
        <m:r>
          <w:ins w:id="145" w:author="Author" w:date="2026-09-23T15:03:00Z" w16du:dateUtc="2026-09-23T13:03:00Z">
            <w:rPr>
              <w:rFonts w:ascii="Cambria Math" w:hAnsi="Cambria Math"/>
            </w:rPr>
            <m:t>k</m:t>
          </w:ins>
        </m:r>
        <m:r>
          <w:ins w:id="146" w:author="Author" w:date="2026-09-23T15:03:00Z" w16du:dateUtc="2026-09-23T13:03:00Z">
            <m:rPr>
              <m:sty m:val="p"/>
            </m:rPr>
            <w:rPr>
              <w:rFonts w:ascii="Cambria Math" w:hAnsi="Cambria Math"/>
            </w:rPr>
            <m:t>=</m:t>
          </w:ins>
        </m:r>
        <m:r>
          <w:ins w:id="147" w:author="Author" w:date="2026-09-23T15:03:00Z" w16du:dateUtc="2026-09-23T13:03:00Z">
            <w:rPr>
              <w:rFonts w:ascii="Cambria Math" w:hAnsi="Cambria Math"/>
            </w:rPr>
            <m:t>n</m:t>
          </w:ins>
        </m:r>
        <m:sSub>
          <m:sSubPr>
            <m:ctrlPr>
              <w:ins w:id="148" w:author="Author" w:date="2026-09-23T15:03:00Z" w16du:dateUtc="2026-09-23T13:03:00Z">
                <w:rPr>
                  <w:rFonts w:ascii="Cambria Math" w:hAnsi="Cambria Math"/>
                </w:rPr>
              </w:ins>
            </m:ctrlPr>
          </m:sSubPr>
          <m:e>
            <m:r>
              <w:ins w:id="149" w:author="Author" w:date="2026-09-23T15:03:00Z" w16du:dateUtc="2026-09-23T13:03:00Z">
                <w:rPr>
                  <w:rFonts w:ascii="Cambria Math" w:hAnsi="Cambria Math"/>
                </w:rPr>
                <m:t>F</m:t>
              </w:ins>
            </m:r>
          </m:e>
          <m:sub>
            <m:r>
              <w:ins w:id="150" w:author="Author" w:date="2026-09-23T15:03:00Z" w16du:dateUtc="2026-09-23T13:03:00Z">
                <w:rPr>
                  <w:rFonts w:ascii="Cambria Math" w:hAnsi="Cambria Math"/>
                </w:rPr>
                <m:t>ij</m:t>
              </w:ins>
            </m:r>
          </m:sub>
        </m:sSub>
      </m:oMath>
      <w:ins w:id="151" w:author="Author" w:date="2026-09-23T15:03:00Z" w16du:dateUtc="2026-09-23T13:03:00Z">
        <w:r>
          <w:t>, corresponding to a Poisson likelihood and an improper flat prior on the non-negative rate scale. These are posterior parameter draws, not bootstrap resamples of observations. We rebuilt each MPM and recalculated derived quantities for every draw.</w:t>
        </w:r>
      </w:ins>
    </w:p>
    <w:p w14:paraId="32B3B239" w14:textId="77777777" w:rsidR="00A26966" w:rsidRDefault="00000000">
      <w:pPr>
        <w:pStyle w:val="BodyText"/>
        <w:rPr>
          <w:ins w:id="152" w:author="Author" w:date="2026-09-23T15:03:00Z" w16du:dateUtc="2026-09-23T13:03:00Z"/>
        </w:rPr>
      </w:pPr>
      <w:ins w:id="153" w:author="Author" w:date="2026-09-23T15:03:00Z" w16du:dateUtc="2026-09-23T13:03:00Z">
        <w:r>
          <w:t xml:space="preserve">Allowed-transition masks default to positive entries in the focal matrix; where masks are constructed across matrices, an entry is allowed if positive in any contributing matrix. Other entries remain zero. Death is included even when its reconstructed count is zero, provided the column has an allowed living transition. This does not establish that excluded zero-valued transitions are biologically impossible. A missing sample size leaves its column unchanged; a sample size of zero produces a missing simulated column. Neither case supplies a posterior uncertainty estimate for that column. Figure 1C displays </w:t>
        </w:r>
        <w:proofErr w:type="spellStart"/>
        <w:r>
          <w:t>normalised</w:t>
        </w:r>
        <w:proofErr w:type="spellEnd"/>
        <w:r>
          <w:t xml:space="preserve"> marginal binomial or </w:t>
        </w:r>
        <w:r>
          <w:lastRenderedPageBreak/>
          <w:t>Poisson likelihood curves under flat priors over the plotted range; these are distinct from the joint Dirichlet draws used for derived quantities.</w:t>
        </w:r>
      </w:ins>
    </w:p>
    <w:p w14:paraId="32C8FC0A" w14:textId="77777777" w:rsidR="00A26966" w:rsidRDefault="00000000">
      <w:pPr>
        <w:pStyle w:val="BodyText"/>
      </w:pPr>
      <w:ins w:id="154" w:author="Author" w:date="2026-09-23T15:03:00Z" w16du:dateUtc="2026-09-23T13:03:00Z">
        <w:r>
          <w:t>Point estimates</w:t>
        </w:r>
      </w:ins>
      <w:r>
        <w:t xml:space="preserve"> correspond to values derived directly from the reported matrix entries; uncertainty-aware summaries </w:t>
      </w:r>
      <w:del w:id="155" w:author="Author" w:date="2026-09-23T15:03:00Z" w16du:dateUtc="2026-09-23T13:03:00Z">
        <w:r>
          <w:delText>correspond to moments of these bootstrap</w:delText>
        </w:r>
      </w:del>
      <w:ins w:id="156" w:author="Author" w:date="2026-09-23T15:03:00Z" w16du:dateUtc="2026-09-23T13:03:00Z">
        <w:r>
          <w:t>describe the reconstructed posterior</w:t>
        </w:r>
      </w:ins>
      <w:r>
        <w:t xml:space="preserve"> distributions.</w:t>
      </w:r>
    </w:p>
    <w:p w14:paraId="6379E279" w14:textId="77777777" w:rsidR="00A26966" w:rsidRDefault="00000000">
      <w:pPr>
        <w:pStyle w:val="Heading2"/>
      </w:pPr>
      <w:bookmarkStart w:id="157" w:name="X1ae6718b170a93b0e1164c93ec09328879eb1f3"/>
      <w:bookmarkStart w:id="158" w:name="_Toc241068207"/>
      <w:bookmarkStart w:id="159" w:name="_Toc226648404"/>
      <w:bookmarkEnd w:id="99"/>
      <w:r>
        <w:t>S1.2 Age-from-stage derivation, truncation, and shape metric</w:t>
      </w:r>
      <w:bookmarkEnd w:id="158"/>
      <w:bookmarkEnd w:id="159"/>
    </w:p>
    <w:p w14:paraId="55F229CD" w14:textId="77777777" w:rsidR="00A26966" w:rsidRDefault="00000000">
      <w:pPr>
        <w:pStyle w:val="FirstParagraph"/>
      </w:pPr>
      <w:r>
        <w:t>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p w14:paraId="463A8240" w14:textId="77777777" w:rsidR="00A26966" w:rsidRDefault="00000000">
      <w:pPr>
        <w:pStyle w:val="Heading2"/>
      </w:pPr>
      <w:bookmarkStart w:id="160" w:name="s1.3-pooled-and-mean-mpm-handling"/>
      <w:bookmarkStart w:id="161" w:name="_Toc241068208"/>
      <w:bookmarkStart w:id="162" w:name="_Toc226648405"/>
      <w:bookmarkEnd w:id="157"/>
      <w:r>
        <w:t>S1.3 Pooled and mean MPM handling</w:t>
      </w:r>
      <w:bookmarkEnd w:id="161"/>
      <w:bookmarkEnd w:id="162"/>
    </w:p>
    <w:p w14:paraId="4DA3B6DA" w14:textId="77777777" w:rsidR="00A26966" w:rsidRDefault="00000000">
      <w:pPr>
        <w:pStyle w:val="FirstParagraph"/>
      </w:pPr>
      <w:r>
        <w:t xml:space="preserve">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w:t>
      </w:r>
      <w:del w:id="163" w:author="Author" w:date="2026-09-23T15:03:00Z" w16du:dateUtc="2026-09-23T13:03:00Z">
        <w:r>
          <w:delText>bootstrap simulation.</w:delText>
        </w:r>
      </w:del>
      <w:ins w:id="164" w:author="Author" w:date="2026-09-23T15:03:00Z" w16du:dateUtc="2026-09-23T13:03:00Z">
        <w:r>
          <w:t>posterior sampling.</w:t>
        </w:r>
      </w:ins>
      <w:r>
        <w:t xml:space="preserve"> This captures within-year sampling variation but does not fully represent between-year process variation, so the resulting uncertainty should be interpreted conservatively.</w:t>
      </w:r>
    </w:p>
    <w:p w14:paraId="1CAAAEBA" w14:textId="77777777" w:rsidR="00A26966" w:rsidRDefault="00000000">
      <w:pPr>
        <w:pStyle w:val="Heading2"/>
      </w:pPr>
      <w:bookmarkStart w:id="165" w:name="X226a7ecea596d07eff13fc3b92f7de5fa9b4e5b"/>
      <w:bookmarkStart w:id="166" w:name="_Toc241068209"/>
      <w:bookmarkStart w:id="167" w:name="_Toc226648406"/>
      <w:bookmarkEnd w:id="160"/>
      <w:r>
        <w:t>S1.4 Bayesian model priors and fitting settings</w:t>
      </w:r>
      <w:bookmarkEnd w:id="166"/>
      <w:bookmarkEnd w:id="167"/>
    </w:p>
    <w:p w14:paraId="5AFDCDC4" w14:textId="77777777" w:rsidR="00A26966" w:rsidRDefault="00000000">
      <w:pPr>
        <w:pStyle w:val="FirstParagraph"/>
      </w:pPr>
      <w:r>
        <w:t xml:space="preserve">Stan models and priors are defined in </w:t>
      </w:r>
      <w:r>
        <w:rPr>
          <w:rStyle w:val="VerbatimChar"/>
        </w:rPr>
        <w:t>models/*.stan</w:t>
      </w:r>
      <w:r>
        <w:t xml:space="preserve">. For the </w:t>
      </w:r>
      <w:del w:id="168" w:author="Author" w:date="2026-09-23T15:03:00Z" w16du:dateUtc="2026-09-23T13:03:00Z">
        <w:r>
          <w:delText>two</w:delText>
        </w:r>
      </w:del>
      <w:ins w:id="169" w:author="Author" w:date="2026-09-23T15:03:00Z" w16du:dateUtc="2026-09-23T13:03:00Z">
        <w:r>
          <w:t>three</w:t>
        </w:r>
      </w:ins>
      <w:r>
        <w:t xml:space="preserve"> main analyses:</w:t>
      </w:r>
    </w:p>
    <w:p w14:paraId="55CBBAE2" w14:textId="77777777" w:rsidR="00A26966" w:rsidRDefault="00000000">
      <w:pPr>
        <w:pStyle w:val="Compact"/>
        <w:numPr>
          <w:ilvl w:val="0"/>
          <w:numId w:val="3"/>
        </w:numPr>
      </w:pPr>
      <w:r>
        <w:lastRenderedPageBreak/>
        <w:t xml:space="preserve">Analysis 1 models use </w:t>
      </w:r>
      <w:del w:id="170" w:author="Author" w:date="2026-09-23T15:03:00Z" w16du:dateUtc="2026-09-23T13:03:00Z">
        <w:r>
          <w:delText xml:space="preserve">weakly informative </w:delText>
        </w:r>
      </w:del>
      <w:r>
        <w:t xml:space="preserve">normal priors for location/slope terms and </w:t>
      </w:r>
      <w:ins w:id="171" w:author="Author" w:date="2026-09-23T15:03:00Z" w16du:dateUtc="2026-09-23T13:03:00Z">
        <w:r>
          <w:t>half-</w:t>
        </w:r>
      </w:ins>
      <w:r>
        <w:t xml:space="preserve">normal priors for </w:t>
      </w:r>
      <w:ins w:id="172" w:author="Author" w:date="2026-09-23T15:03:00Z" w16du:dateUtc="2026-09-23T13:03:00Z">
        <w:r>
          <w:t xml:space="preserve">positive </w:t>
        </w:r>
      </w:ins>
      <w:r>
        <w:t xml:space="preserve">scale terms (see </w:t>
      </w:r>
      <w:r>
        <w:rPr>
          <w:rStyle w:val="VerbatimChar"/>
        </w:rPr>
        <w:t>models/</w:t>
      </w:r>
      <w:proofErr w:type="spellStart"/>
      <w:r>
        <w:rPr>
          <w:rStyle w:val="VerbatimChar"/>
        </w:rPr>
        <w:t>regress_hier.stan</w:t>
      </w:r>
      <w:proofErr w:type="spellEnd"/>
      <w:r>
        <w:t xml:space="preserve"> and </w:t>
      </w:r>
      <w:r>
        <w:rPr>
          <w:rStyle w:val="VerbatimChar"/>
        </w:rPr>
        <w:t>models/regress_hier_error.stan</w:t>
      </w:r>
      <w:r>
        <w:t>).</w:t>
      </w:r>
    </w:p>
    <w:p w14:paraId="03CD5269" w14:textId="77777777" w:rsidR="00A26966" w:rsidRDefault="00000000">
      <w:pPr>
        <w:pStyle w:val="Compact"/>
        <w:numPr>
          <w:ilvl w:val="0"/>
          <w:numId w:val="3"/>
        </w:numPr>
      </w:pPr>
      <w:r>
        <w:t xml:space="preserve">Analysis 2 uses </w:t>
      </w:r>
      <w:del w:id="173" w:author="Author" w:date="2026-09-23T15:03:00Z" w16du:dateUtc="2026-09-23T13:03:00Z">
        <w:r>
          <w:delText xml:space="preserve">two </w:delText>
        </w:r>
      </w:del>
      <w:ins w:id="174" w:author="Author" w:date="2026-09-23T15:03:00Z" w16du:dateUtc="2026-09-23T13:03:00Z">
        <w:r>
          <w:t xml:space="preserve">Gaussian-process recruitment </w:t>
        </w:r>
      </w:ins>
      <w:r>
        <w:t xml:space="preserve">models with </w:t>
      </w:r>
      <w:del w:id="175" w:author="Author" w:date="2026-09-23T15:03:00Z" w16du:dateUtc="2026-09-23T13:03:00Z">
        <w:r>
          <w:delText xml:space="preserve">Gaussian-process regression forms and </w:delText>
        </w:r>
      </w:del>
      <w:r>
        <w:t>normal priors on GP hyperparameters and coefficients (</w:t>
      </w:r>
      <w:del w:id="176" w:author="Author" w:date="2026-09-23T15:03:00Z" w16du:dateUtc="2026-09-23T13:03:00Z">
        <w:r>
          <w:delText xml:space="preserve">see </w:delText>
        </w:r>
      </w:del>
      <w:r>
        <w:rPr>
          <w:rStyle w:val="VerbatimChar"/>
        </w:rPr>
        <w:t>models/</w:t>
      </w:r>
      <w:proofErr w:type="spellStart"/>
      <w:r>
        <w:rPr>
          <w:rStyle w:val="VerbatimChar"/>
        </w:rPr>
        <w:t>movbeta_gprc.stan</w:t>
      </w:r>
      <w:proofErr w:type="spellEnd"/>
      <w:r>
        <w:t xml:space="preserve"> and </w:t>
      </w:r>
      <w:r>
        <w:rPr>
          <w:rStyle w:val="VerbatimChar"/>
        </w:rPr>
        <w:t>models/</w:t>
      </w:r>
      <w:proofErr w:type="spellStart"/>
      <w:r>
        <w:rPr>
          <w:rStyle w:val="VerbatimChar"/>
        </w:rPr>
        <w:t>movbeta_gprc_err.stan</w:t>
      </w:r>
      <w:proofErr w:type="spellEnd"/>
      <w:del w:id="177" w:author="Author" w:date="2026-09-23T15:03:00Z" w16du:dateUtc="2026-09-23T13:03:00Z">
        <w:r>
          <w:delText>).</w:delText>
        </w:r>
      </w:del>
      <w:ins w:id="178" w:author="Author" w:date="2026-09-23T15:03:00Z" w16du:dateUtc="2026-09-23T13:03:00Z">
        <w:r>
          <w:t>), plus spring-temperature models (</w:t>
        </w:r>
        <w:r>
          <w:rPr>
            <w:rStyle w:val="VerbatimChar"/>
          </w:rPr>
          <w:t>models/</w:t>
        </w:r>
        <w:proofErr w:type="spellStart"/>
        <w:r>
          <w:rPr>
            <w:rStyle w:val="VerbatimChar"/>
          </w:rPr>
          <w:t>regress.stan</w:t>
        </w:r>
        <w:proofErr w:type="spellEnd"/>
        <w:r>
          <w:t xml:space="preserve"> and </w:t>
        </w:r>
        <w:r>
          <w:rPr>
            <w:rStyle w:val="VerbatimChar"/>
          </w:rPr>
          <w:t>models/</w:t>
        </w:r>
        <w:proofErr w:type="spellStart"/>
        <w:r>
          <w:rPr>
            <w:rStyle w:val="VerbatimChar"/>
          </w:rPr>
          <w:t>regress_log_err.stan</w:t>
        </w:r>
        <w:proofErr w:type="spellEnd"/>
        <w:r>
          <w:t>).</w:t>
        </w:r>
      </w:ins>
    </w:p>
    <w:p w14:paraId="76DF459B" w14:textId="77777777" w:rsidR="00A26966" w:rsidRDefault="00000000">
      <w:pPr>
        <w:pStyle w:val="Compact"/>
        <w:numPr>
          <w:ilvl w:val="0"/>
          <w:numId w:val="3"/>
        </w:numPr>
        <w:rPr>
          <w:ins w:id="179" w:author="Author" w:date="2026-09-23T15:03:00Z" w16du:dateUtc="2026-09-23T13:03:00Z"/>
        </w:rPr>
      </w:pPr>
      <w:r>
        <w:t xml:space="preserve">Analysis 3 </w:t>
      </w:r>
      <w:ins w:id="180" w:author="Author" w:date="2026-09-23T15:03:00Z" w16du:dateUtc="2026-09-23T13:03:00Z">
        <w:r>
          <w:t xml:space="preserve">fits its model with year-specific process variation using </w:t>
        </w:r>
        <w:r>
          <w:rPr>
            <w:rStyle w:val="VerbatimChar"/>
          </w:rPr>
          <w:t>models/</w:t>
        </w:r>
        <w:proofErr w:type="spellStart"/>
        <w:r>
          <w:rPr>
            <w:rStyle w:val="VerbatimChar"/>
          </w:rPr>
          <w:t>poisson_climate_latent.stan</w:t>
        </w:r>
        <w:proofErr w:type="spellEnd"/>
        <w:r>
          <w:t xml:space="preserve">: the intercept and climate coefficient have </w:t>
        </w:r>
      </w:ins>
      <m:oMath>
        <m:r>
          <w:ins w:id="181" w:author="Author" w:date="2026-09-23T15:03:00Z" w16du:dateUtc="2026-09-23T13:03:00Z">
            <m:rPr>
              <m:nor/>
            </m:rPr>
            <m:t>Normal</m:t>
          </w:ins>
        </m:r>
        <m:r>
          <w:ins w:id="182" w:author="Author" w:date="2026-09-23T15:03:00Z" w16du:dateUtc="2026-09-23T13:03:00Z">
            <m:rPr>
              <m:sty m:val="p"/>
            </m:rPr>
            <w:rPr>
              <w:rFonts w:ascii="Cambria Math" w:hAnsi="Cambria Math"/>
            </w:rPr>
            <m:t>(</m:t>
          </w:ins>
        </m:r>
        <m:r>
          <w:ins w:id="183" w:author="Author" w:date="2026-09-23T15:03:00Z" w16du:dateUtc="2026-09-23T13:03:00Z">
            <w:rPr>
              <w:rFonts w:ascii="Cambria Math" w:hAnsi="Cambria Math"/>
            </w:rPr>
            <m:t>0</m:t>
          </w:ins>
        </m:r>
        <m:r>
          <w:ins w:id="184" w:author="Author" w:date="2026-09-23T15:03:00Z" w16du:dateUtc="2026-09-23T13:03:00Z">
            <m:rPr>
              <m:sty m:val="p"/>
            </m:rPr>
            <w:rPr>
              <w:rFonts w:ascii="Cambria Math" w:hAnsi="Cambria Math"/>
            </w:rPr>
            <m:t>,</m:t>
          </w:ins>
        </m:r>
        <m:r>
          <w:ins w:id="185" w:author="Author" w:date="2026-09-23T15:03:00Z" w16du:dateUtc="2026-09-23T13:03:00Z">
            <w:rPr>
              <w:rFonts w:ascii="Cambria Math" w:hAnsi="Cambria Math"/>
            </w:rPr>
            <m:t>2</m:t>
          </w:ins>
        </m:r>
        <m:r>
          <w:ins w:id="186" w:author="Author" w:date="2026-09-23T15:03:00Z" w16du:dateUtc="2026-09-23T13:03:00Z">
            <m:rPr>
              <m:sty m:val="p"/>
            </m:rPr>
            <w:rPr>
              <w:rFonts w:ascii="Cambria Math" w:hAnsi="Cambria Math"/>
            </w:rPr>
            <m:t>)</m:t>
          </w:ins>
        </m:r>
      </m:oMath>
      <w:ins w:id="187" w:author="Author" w:date="2026-09-23T15:03:00Z" w16du:dateUtc="2026-09-23T13:03:00Z">
        <w:r>
          <w:t xml:space="preserve"> and </w:t>
        </w:r>
        <w:proofErr w:type="spellStart"/>
      </w:ins>
      <m:oMath>
        <m:r>
          <w:ins w:id="188" w:author="Author" w:date="2026-09-23T15:03:00Z" w16du:dateUtc="2026-09-23T13:03:00Z">
            <m:rPr>
              <m:nor/>
            </m:rPr>
            <m:t>Normal</m:t>
          </w:ins>
        </m:r>
        <w:proofErr w:type="spellEnd"/>
        <m:r>
          <w:ins w:id="189" w:author="Author" w:date="2026-09-23T15:03:00Z" w16du:dateUtc="2026-09-23T13:03:00Z">
            <m:rPr>
              <m:sty m:val="p"/>
            </m:rPr>
            <w:rPr>
              <w:rFonts w:ascii="Cambria Math" w:hAnsi="Cambria Math"/>
            </w:rPr>
            <m:t>(</m:t>
          </w:ins>
        </m:r>
        <m:r>
          <w:ins w:id="190" w:author="Author" w:date="2026-09-23T15:03:00Z" w16du:dateUtc="2026-09-23T13:03:00Z">
            <w:rPr>
              <w:rFonts w:ascii="Cambria Math" w:hAnsi="Cambria Math"/>
            </w:rPr>
            <m:t>0</m:t>
          </w:ins>
        </m:r>
        <m:r>
          <w:ins w:id="191" w:author="Author" w:date="2026-09-23T15:03:00Z" w16du:dateUtc="2026-09-23T13:03:00Z">
            <m:rPr>
              <m:sty m:val="p"/>
            </m:rPr>
            <w:rPr>
              <w:rFonts w:ascii="Cambria Math" w:hAnsi="Cambria Math"/>
            </w:rPr>
            <m:t>,</m:t>
          </w:ins>
        </m:r>
        <m:r>
          <w:ins w:id="192" w:author="Author" w:date="2026-09-23T15:03:00Z" w16du:dateUtc="2026-09-23T13:03:00Z">
            <w:rPr>
              <w:rFonts w:ascii="Cambria Math" w:hAnsi="Cambria Math"/>
            </w:rPr>
            <m:t>1</m:t>
          </w:ins>
        </m:r>
        <m:r>
          <w:ins w:id="193" w:author="Author" w:date="2026-09-23T15:03:00Z" w16du:dateUtc="2026-09-23T13:03:00Z">
            <m:rPr>
              <m:sty m:val="p"/>
            </m:rPr>
            <w:rPr>
              <w:rFonts w:ascii="Cambria Math" w:hAnsi="Cambria Math"/>
            </w:rPr>
            <m:t>)</m:t>
          </w:ins>
        </m:r>
      </m:oMath>
      <w:ins w:id="194" w:author="Author" w:date="2026-09-23T15:03:00Z" w16du:dateUtc="2026-09-23T13:03:00Z">
        <w:r>
          <w:t xml:space="preserve"> priors, respectively; the process standard deviation has an </w:t>
        </w:r>
      </w:ins>
      <m:oMath>
        <m:r>
          <w:ins w:id="195" w:author="Author" w:date="2026-09-23T15:03:00Z" w16du:dateUtc="2026-09-23T13:03:00Z">
            <m:rPr>
              <m:nor/>
            </m:rPr>
            <m:t>Exponential</m:t>
          </w:ins>
        </m:r>
        <m:r>
          <w:ins w:id="196" w:author="Author" w:date="2026-09-23T15:03:00Z" w16du:dateUtc="2026-09-23T13:03:00Z">
            <m:rPr>
              <m:sty m:val="p"/>
            </m:rPr>
            <w:rPr>
              <w:rFonts w:ascii="Cambria Math" w:hAnsi="Cambria Math"/>
            </w:rPr>
            <m:t>(</m:t>
          </w:ins>
        </m:r>
        <m:r>
          <w:ins w:id="197" w:author="Author" w:date="2026-09-23T15:03:00Z" w16du:dateUtc="2026-09-23T13:03:00Z">
            <w:rPr>
              <w:rFonts w:ascii="Cambria Math" w:hAnsi="Cambria Math"/>
            </w:rPr>
            <m:t>1</m:t>
          </w:ins>
        </m:r>
        <m:r>
          <w:ins w:id="198" w:author="Author" w:date="2026-09-23T15:03:00Z" w16du:dateUtc="2026-09-23T13:03:00Z">
            <m:rPr>
              <m:sty m:val="p"/>
            </m:rPr>
            <w:rPr>
              <w:rFonts w:ascii="Cambria Math" w:hAnsi="Cambria Math"/>
            </w:rPr>
            <m:t>)</m:t>
          </w:ins>
        </m:r>
      </m:oMath>
      <w:ins w:id="199" w:author="Author" w:date="2026-09-23T15:03:00Z" w16du:dateUtc="2026-09-23T13:03:00Z">
        <w:r>
          <w:t xml:space="preserve"> prior, and the standardised year effects have </w:t>
        </w:r>
      </w:ins>
      <m:oMath>
        <m:r>
          <w:ins w:id="200" w:author="Author" w:date="2026-09-23T15:03:00Z" w16du:dateUtc="2026-09-23T13:03:00Z">
            <m:rPr>
              <m:nor/>
            </m:rPr>
            <m:t>Normal</m:t>
          </w:ins>
        </m:r>
        <m:r>
          <w:ins w:id="201" w:author="Author" w:date="2026-09-23T15:03:00Z" w16du:dateUtc="2026-09-23T13:03:00Z">
            <m:rPr>
              <m:sty m:val="p"/>
            </m:rPr>
            <w:rPr>
              <w:rFonts w:ascii="Cambria Math" w:hAnsi="Cambria Math"/>
            </w:rPr>
            <m:t>(</m:t>
          </w:ins>
        </m:r>
        <m:r>
          <w:ins w:id="202" w:author="Author" w:date="2026-09-23T15:03:00Z" w16du:dateUtc="2026-09-23T13:03:00Z">
            <w:rPr>
              <w:rFonts w:ascii="Cambria Math" w:hAnsi="Cambria Math"/>
            </w:rPr>
            <m:t>0</m:t>
          </w:ins>
        </m:r>
        <m:r>
          <w:ins w:id="203" w:author="Author" w:date="2026-09-23T15:03:00Z" w16du:dateUtc="2026-09-23T13:03:00Z">
            <m:rPr>
              <m:sty m:val="p"/>
            </m:rPr>
            <w:rPr>
              <w:rFonts w:ascii="Cambria Math" w:hAnsi="Cambria Math"/>
            </w:rPr>
            <m:t>,</m:t>
          </w:ins>
        </m:r>
        <m:r>
          <w:ins w:id="204" w:author="Author" w:date="2026-09-23T15:03:00Z" w16du:dateUtc="2026-09-23T13:03:00Z">
            <w:rPr>
              <w:rFonts w:ascii="Cambria Math" w:hAnsi="Cambria Math"/>
            </w:rPr>
            <m:t>1</m:t>
          </w:ins>
        </m:r>
        <m:r>
          <w:ins w:id="205" w:author="Author" w:date="2026-09-23T15:03:00Z" w16du:dateUtc="2026-09-23T13:03:00Z">
            <m:rPr>
              <m:sty m:val="p"/>
            </m:rPr>
            <w:rPr>
              <w:rFonts w:ascii="Cambria Math" w:hAnsi="Cambria Math"/>
            </w:rPr>
            <m:t>)</m:t>
          </w:ins>
        </m:r>
      </m:oMath>
      <w:ins w:id="206" w:author="Author" w:date="2026-09-23T15:03:00Z" w16du:dateUtc="2026-09-23T13:03:00Z">
        <w:r>
          <w:t xml:space="preserve"> priors. Its Gaussian and Poisson point-estimate models use </w:t>
        </w:r>
        <w:proofErr w:type="gramStart"/>
        <w:r>
          <w:rPr>
            <w:rStyle w:val="VerbatimChar"/>
          </w:rPr>
          <w:t>stats::</w:t>
        </w:r>
        <w:proofErr w:type="spellStart"/>
        <w:r>
          <w:rPr>
            <w:rStyle w:val="VerbatimChar"/>
          </w:rPr>
          <w:t>glm</w:t>
        </w:r>
        <w:proofErr w:type="spellEnd"/>
        <w:r>
          <w:rPr>
            <w:rStyle w:val="VerbatimChar"/>
          </w:rPr>
          <w:t>(</w:t>
        </w:r>
        <w:proofErr w:type="gramEnd"/>
        <w:r>
          <w:rPr>
            <w:rStyle w:val="VerbatimChar"/>
          </w:rPr>
          <w:t>)</w:t>
        </w:r>
        <w:r>
          <w:t xml:space="preserve"> and have no Bayesian priors.</w:t>
        </w:r>
      </w:ins>
    </w:p>
    <w:p w14:paraId="6E7E45BD" w14:textId="77777777" w:rsidR="00A26966" w:rsidRDefault="00000000">
      <w:pPr>
        <w:pStyle w:val="Compact"/>
        <w:numPr>
          <w:ilvl w:val="0"/>
          <w:numId w:val="3"/>
        </w:numPr>
      </w:pPr>
      <w:ins w:id="207" w:author="Author" w:date="2026-09-23T15:03:00Z" w16du:dateUtc="2026-09-23T13:03:00Z">
        <w:r>
          <w:t xml:space="preserve">The multisite </w:t>
        </w:r>
        <w:r>
          <w:rPr>
            <w:i/>
            <w:iCs/>
          </w:rPr>
          <w:t xml:space="preserve">Astragalus </w:t>
        </w:r>
        <w:proofErr w:type="spellStart"/>
        <w:r>
          <w:rPr>
            <w:i/>
            <w:iCs/>
          </w:rPr>
          <w:t>scaphoides</w:t>
        </w:r>
        <w:proofErr w:type="spellEnd"/>
        <w:r>
          <w:t xml:space="preserve"> robustness analysis </w:t>
        </w:r>
      </w:ins>
      <w:r>
        <w:t xml:space="preserve">uses the same Gaussian-process recruitment model pair as </w:t>
      </w:r>
      <w:del w:id="208" w:author="Author" w:date="2026-09-23T15:03:00Z" w16du:dateUtc="2026-09-23T13:03:00Z">
        <w:r>
          <w:delText>analysis</w:delText>
        </w:r>
      </w:del>
      <w:ins w:id="209" w:author="Author" w:date="2026-09-23T15:03:00Z" w16du:dateUtc="2026-09-23T13:03:00Z">
        <w:r>
          <w:t>Analysis</w:t>
        </w:r>
      </w:ins>
      <w:r>
        <w:t xml:space="preserve"> 2 (</w:t>
      </w:r>
      <w:r>
        <w:rPr>
          <w:rStyle w:val="VerbatimChar"/>
        </w:rPr>
        <w:t>models/</w:t>
      </w:r>
      <w:proofErr w:type="spellStart"/>
      <w:r>
        <w:rPr>
          <w:rStyle w:val="VerbatimChar"/>
        </w:rPr>
        <w:t>movbeta_gprc.stan</w:t>
      </w:r>
      <w:proofErr w:type="spellEnd"/>
      <w:r>
        <w:t xml:space="preserve"> and </w:t>
      </w:r>
      <w:r>
        <w:rPr>
          <w:rStyle w:val="VerbatimChar"/>
        </w:rPr>
        <w:t>models/movbeta_gprc_err.stan</w:t>
      </w:r>
      <w:r>
        <w:t>) together with a simpler spring-temperature regression pair using weakly informative normal priors on regression coefficients and scale terms (</w:t>
      </w:r>
      <w:r>
        <w:rPr>
          <w:rStyle w:val="VerbatimChar"/>
        </w:rPr>
        <w:t>models/regress.stan</w:t>
      </w:r>
      <w:r>
        <w:t xml:space="preserve"> and </w:t>
      </w:r>
      <w:r>
        <w:rPr>
          <w:rStyle w:val="VerbatimChar"/>
        </w:rPr>
        <w:t>models/regress_log_err.stan</w:t>
      </w:r>
      <w:r>
        <w:t>).</w:t>
      </w:r>
    </w:p>
    <w:p w14:paraId="7D465C37" w14:textId="77777777" w:rsidR="00A26966" w:rsidRDefault="00000000">
      <w:pPr>
        <w:pStyle w:val="FirstParagraph"/>
      </w:pPr>
      <w:r>
        <w:t>Fitting settings used in scripts:</w:t>
      </w:r>
    </w:p>
    <w:p w14:paraId="0F4CB43A" w14:textId="77777777" w:rsidR="00A26966" w:rsidRDefault="00000000">
      <w:pPr>
        <w:pStyle w:val="Compact"/>
        <w:numPr>
          <w:ilvl w:val="0"/>
          <w:numId w:val="4"/>
        </w:numPr>
      </w:pPr>
      <w:r>
        <w:t>Analysis 1 (</w:t>
      </w:r>
      <w:r>
        <w:rPr>
          <w:rStyle w:val="VerbatimChar"/>
        </w:rPr>
        <w:t>scripts/S07_case_study_1_analysis.R</w:t>
      </w:r>
      <w:r>
        <w:t xml:space="preserve">): </w:t>
      </w:r>
      <w:r>
        <w:rPr>
          <w:rStyle w:val="VerbatimChar"/>
        </w:rPr>
        <w:t>chains = 2</w:t>
      </w:r>
      <w:r>
        <w:t xml:space="preserve">, </w:t>
      </w:r>
      <w:r>
        <w:rPr>
          <w:rStyle w:val="VerbatimChar"/>
        </w:rPr>
        <w:t>iter = 4000</w:t>
      </w:r>
      <w:r>
        <w:t xml:space="preserve">, </w:t>
      </w:r>
      <w:r>
        <w:rPr>
          <w:rStyle w:val="VerbatimChar"/>
        </w:rPr>
        <w:t>warmup = 2000-3000</w:t>
      </w:r>
      <w:r>
        <w:t xml:space="preserve">, </w:t>
      </w:r>
      <w:r>
        <w:rPr>
          <w:rStyle w:val="VerbatimChar"/>
        </w:rPr>
        <w:t>seed = 5654</w:t>
      </w:r>
      <w:r>
        <w:t>.</w:t>
      </w:r>
    </w:p>
    <w:p w14:paraId="0CAACD7F" w14:textId="77777777" w:rsidR="00A26966" w:rsidRDefault="00000000">
      <w:pPr>
        <w:pStyle w:val="Compact"/>
        <w:numPr>
          <w:ilvl w:val="0"/>
          <w:numId w:val="4"/>
        </w:numPr>
      </w:pPr>
      <w:r>
        <w:t>Analysis 2 (</w:t>
      </w:r>
      <w:r>
        <w:rPr>
          <w:rStyle w:val="VerbatimChar"/>
        </w:rPr>
        <w:t>scripts/S12_case_study_2.R</w:t>
      </w:r>
      <w:r>
        <w:t xml:space="preserve">): </w:t>
      </w:r>
      <w:r>
        <w:rPr>
          <w:rStyle w:val="VerbatimChar"/>
        </w:rPr>
        <w:t>iter = 5000</w:t>
      </w:r>
      <w:r>
        <w:t xml:space="preserve"> for key models, </w:t>
      </w:r>
      <w:r>
        <w:rPr>
          <w:rStyle w:val="VerbatimChar"/>
        </w:rPr>
        <w:t>seed = 5654</w:t>
      </w:r>
      <w:r>
        <w:t>, with additional control settings for GP fits.</w:t>
      </w:r>
    </w:p>
    <w:p w14:paraId="0F9A2C00" w14:textId="77777777" w:rsidR="00A26966" w:rsidRDefault="00000000">
      <w:pPr>
        <w:pStyle w:val="Compact"/>
        <w:numPr>
          <w:ilvl w:val="0"/>
          <w:numId w:val="4"/>
        </w:numPr>
        <w:rPr>
          <w:ins w:id="210" w:author="Author" w:date="2026-09-23T15:03:00Z" w16du:dateUtc="2026-09-23T13:03:00Z"/>
        </w:rPr>
      </w:pPr>
      <w:r>
        <w:lastRenderedPageBreak/>
        <w:t>Analysis 3 (</w:t>
      </w:r>
      <w:r>
        <w:rPr>
          <w:rStyle w:val="VerbatimChar"/>
        </w:rPr>
        <w:t>scripts/</w:t>
      </w:r>
      <w:ins w:id="211" w:author="Author" w:date="2026-09-23T15:03:00Z" w16du:dateUtc="2026-09-23T13:03:00Z">
        <w:r>
          <w:rPr>
            <w:rStyle w:val="VerbatimChar"/>
          </w:rPr>
          <w:t>S16_analysis_3_</w:t>
        </w:r>
        <w:proofErr w:type="gramStart"/>
        <w:r>
          <w:rPr>
            <w:rStyle w:val="VerbatimChar"/>
          </w:rPr>
          <w:t>simulation.R</w:t>
        </w:r>
        <w:proofErr w:type="gramEnd"/>
        <w:r>
          <w:t xml:space="preserve">): </w:t>
        </w:r>
        <w:r>
          <w:rPr>
            <w:rStyle w:val="VerbatimChar"/>
          </w:rPr>
          <w:t>chains = 4</w:t>
        </w:r>
        <w:r>
          <w:t xml:space="preserve">, </w:t>
        </w:r>
        <w:r>
          <w:rPr>
            <w:rStyle w:val="VerbatimChar"/>
          </w:rPr>
          <w:t>iter = 3000</w:t>
        </w:r>
        <w:r>
          <w:t xml:space="preserve">, </w:t>
        </w:r>
        <w:r>
          <w:rPr>
            <w:rStyle w:val="VerbatimChar"/>
          </w:rPr>
          <w:t>warmup = 1500</w:t>
        </w:r>
        <w:r>
          <w:t>, and a separate reproducible seed for each simulated time series.</w:t>
        </w:r>
      </w:ins>
    </w:p>
    <w:p w14:paraId="2896AB95" w14:textId="77777777" w:rsidR="00A26966" w:rsidRDefault="00000000">
      <w:pPr>
        <w:pStyle w:val="Compact"/>
        <w:numPr>
          <w:ilvl w:val="0"/>
          <w:numId w:val="4"/>
        </w:numPr>
      </w:pPr>
      <w:ins w:id="212" w:author="Author" w:date="2026-09-23T15:03:00Z" w16du:dateUtc="2026-09-23T13:03:00Z">
        <w:r>
          <w:t xml:space="preserve">Multisite </w:t>
        </w:r>
        <w:r>
          <w:rPr>
            <w:i/>
            <w:iCs/>
          </w:rPr>
          <w:t xml:space="preserve">Astragalus </w:t>
        </w:r>
        <w:proofErr w:type="spellStart"/>
        <w:r>
          <w:rPr>
            <w:i/>
            <w:iCs/>
          </w:rPr>
          <w:t>scaphoides</w:t>
        </w:r>
        <w:proofErr w:type="spellEnd"/>
        <w:r>
          <w:t xml:space="preserve"> robustness analysis (</w:t>
        </w:r>
        <w:r>
          <w:rPr>
            <w:rStyle w:val="VerbatimChar"/>
          </w:rPr>
          <w:t>scripts/</w:t>
        </w:r>
      </w:ins>
      <w:r>
        <w:rPr>
          <w:rStyle w:val="VerbatimChar"/>
        </w:rPr>
        <w:t>S14_case_study_3_</w:t>
      </w:r>
      <w:proofErr w:type="gramStart"/>
      <w:r>
        <w:rPr>
          <w:rStyle w:val="VerbatimChar"/>
        </w:rPr>
        <w:t>astragalus.R</w:t>
      </w:r>
      <w:proofErr w:type="gramEnd"/>
      <w:r>
        <w:t xml:space="preserve">): </w:t>
      </w:r>
      <w:r>
        <w:rPr>
          <w:rStyle w:val="VerbatimChar"/>
        </w:rPr>
        <w:t>iter = 5000</w:t>
      </w:r>
      <w:r>
        <w:t xml:space="preserve">, </w:t>
      </w:r>
      <w:r>
        <w:rPr>
          <w:rStyle w:val="VerbatimChar"/>
        </w:rPr>
        <w:t>seed = 5654</w:t>
      </w:r>
      <w:r>
        <w:t xml:space="preserve">, using the same GP control settings as </w:t>
      </w:r>
      <w:del w:id="213" w:author="Author" w:date="2026-09-23T15:03:00Z" w16du:dateUtc="2026-09-23T13:03:00Z">
        <w:r>
          <w:delText>analysis</w:delText>
        </w:r>
      </w:del>
      <w:ins w:id="214" w:author="Author" w:date="2026-09-23T15:03:00Z" w16du:dateUtc="2026-09-23T13:03:00Z">
        <w:r>
          <w:t>Analysis</w:t>
        </w:r>
      </w:ins>
      <w:r>
        <w:t xml:space="preserve"> 2 for recruitment models and matched regression settings for the simplified spring-temperature models.</w:t>
      </w:r>
    </w:p>
    <w:p w14:paraId="71A758F0" w14:textId="77777777" w:rsidR="00846DFC" w:rsidRDefault="00000000">
      <w:pPr>
        <w:pStyle w:val="Heading2"/>
        <w:rPr>
          <w:del w:id="215" w:author="Author" w:date="2026-09-23T15:03:00Z" w16du:dateUtc="2026-09-23T13:03:00Z"/>
        </w:rPr>
      </w:pPr>
      <w:bookmarkStart w:id="216" w:name="_Toc226648407"/>
      <w:bookmarkStart w:id="217" w:name="Xc13d16d5f8c0b49d14460c9210493b4c230fe11"/>
      <w:del w:id="218" w:author="Author" w:date="2026-09-23T15:03:00Z" w16du:dateUtc="2026-09-23T13:03:00Z">
        <w:r>
          <w:delText>S1.5 Variance-component summary (sampling-to-other ratio)</w:delText>
        </w:r>
        <w:bookmarkEnd w:id="216"/>
      </w:del>
    </w:p>
    <w:p w14:paraId="374133B8" w14:textId="77777777" w:rsidR="00A26966" w:rsidRDefault="00000000">
      <w:pPr>
        <w:pStyle w:val="Heading2"/>
        <w:rPr>
          <w:ins w:id="219" w:author="Author" w:date="2026-09-23T15:03:00Z" w16du:dateUtc="2026-09-23T13:03:00Z"/>
        </w:rPr>
      </w:pPr>
      <w:bookmarkStart w:id="220" w:name="Xfc1757ff7d617a25f149ff0e411af1965911e9e"/>
      <w:bookmarkStart w:id="221" w:name="_Toc241068210"/>
      <w:bookmarkEnd w:id="165"/>
      <w:ins w:id="222" w:author="Author" w:date="2026-09-23T15:03:00Z" w16du:dateUtc="2026-09-23T13:03:00Z">
        <w:r>
          <w:t>S1.5 Comparison of point-estimate and posterior-mean variance</w:t>
        </w:r>
        <w:bookmarkEnd w:id="221"/>
      </w:ins>
    </w:p>
    <w:p w14:paraId="3C0BD11F" w14:textId="77777777" w:rsidR="00846DFC" w:rsidRDefault="00000000">
      <w:pPr>
        <w:pStyle w:val="FirstParagraph"/>
        <w:rPr>
          <w:del w:id="223" w:author="Author" w:date="2026-09-23T15:03:00Z" w16du:dateUtc="2026-09-23T13:03:00Z"/>
        </w:rPr>
      </w:pPr>
      <w:r>
        <w:t xml:space="preserve">For each parameter, </w:t>
      </w:r>
      <w:del w:id="224" w:author="Author" w:date="2026-09-23T15:03:00Z" w16du:dateUtc="2026-09-23T13:03:00Z">
        <w:r>
          <w:delText>the total observed variance was partitioned into:</w:delText>
        </w:r>
      </w:del>
    </w:p>
    <w:p w14:paraId="5B69E359" w14:textId="77777777" w:rsidR="00A26966" w:rsidRDefault="00000000">
      <w:pPr>
        <w:pStyle w:val="FirstParagraph"/>
        <w:pPrChange w:id="225" w:author="Author" w:date="2026-09-23T15:03:00Z" w16du:dateUtc="2026-09-23T13:03:00Z">
          <w:pPr>
            <w:pStyle w:val="Compact"/>
            <w:numPr>
              <w:numId w:val="3"/>
            </w:numPr>
            <w:ind w:left="720" w:hanging="360"/>
          </w:pPr>
        </w:pPrChange>
      </w:pPr>
      <w:del w:id="226" w:author="Author" w:date="2026-09-23T15:03:00Z" w16du:dateUtc="2026-09-23T13:03:00Z">
        <w:r>
          <w:delText>sampling component: mean within-MPM sampling</w:delText>
        </w:r>
      </w:del>
      <w:ins w:id="227" w:author="Author" w:date="2026-09-23T15:03:00Z" w16du:dateUtc="2026-09-23T13:03:00Z">
        <w:r>
          <w:t>we compared</w:t>
        </w:r>
      </w:ins>
      <w:r>
        <w:t xml:space="preserve"> variance </w:t>
      </w:r>
      <w:del w:id="228" w:author="Author" w:date="2026-09-23T15:03:00Z" w16du:dateUtc="2026-09-23T13:03:00Z">
        <w:r>
          <w:delText>from bootstrap draws;</w:delText>
        </w:r>
      </w:del>
      <w:ins w:id="229" w:author="Author" w:date="2026-09-23T15:03:00Z" w16du:dateUtc="2026-09-23T13:03:00Z">
        <w:r>
          <w:t>across population-level MPM entries using:</w:t>
        </w:r>
      </w:ins>
    </w:p>
    <w:p w14:paraId="53701A6E" w14:textId="77777777" w:rsidR="00846DFC" w:rsidRDefault="00000000">
      <w:pPr>
        <w:pStyle w:val="Compact"/>
        <w:numPr>
          <w:ilvl w:val="0"/>
          <w:numId w:val="3"/>
        </w:numPr>
        <w:rPr>
          <w:del w:id="230" w:author="Author" w:date="2026-09-23T15:03:00Z" w16du:dateUtc="2026-09-23T13:03:00Z"/>
        </w:rPr>
      </w:pPr>
      <w:del w:id="231" w:author="Author" w:date="2026-09-23T15:03:00Z" w16du:dateUtc="2026-09-23T13:03:00Z">
        <w:r>
          <w:delText>residual component: remaining variance among populations/species.</w:delText>
        </w:r>
      </w:del>
    </w:p>
    <w:p w14:paraId="0843AE71" w14:textId="77777777" w:rsidR="00A26966" w:rsidRDefault="00000000">
      <w:pPr>
        <w:pStyle w:val="Compact"/>
        <w:numPr>
          <w:ilvl w:val="0"/>
          <w:numId w:val="5"/>
        </w:numPr>
        <w:rPr>
          <w:ins w:id="232" w:author="Author" w:date="2026-09-23T15:03:00Z" w16du:dateUtc="2026-09-23T13:03:00Z"/>
        </w:rPr>
      </w:pPr>
      <w:del w:id="233" w:author="Author" w:date="2026-09-23T15:03:00Z" w16du:dateUtc="2026-09-23T13:03:00Z">
        <w:r>
          <w:delText>The</w:delText>
        </w:r>
      </w:del>
      <w:ins w:id="234" w:author="Author" w:date="2026-09-23T15:03:00Z" w16du:dateUtc="2026-09-23T13:03:00Z">
        <w:r>
          <w:t xml:space="preserve">the value derived from each matrix point estimate, </w:t>
        </w:r>
      </w:ins>
      <m:oMath>
        <m:sSub>
          <m:sSubPr>
            <m:ctrlPr>
              <w:ins w:id="235" w:author="Author" w:date="2026-09-23T15:03:00Z" w16du:dateUtc="2026-09-23T13:03:00Z">
                <w:rPr>
                  <w:rFonts w:ascii="Cambria Math" w:hAnsi="Cambria Math"/>
                </w:rPr>
              </w:ins>
            </m:ctrlPr>
          </m:sSubPr>
          <m:e>
            <m:acc>
              <m:accPr>
                <m:ctrlPr>
                  <w:ins w:id="236" w:author="Author" w:date="2026-09-23T15:03:00Z" w16du:dateUtc="2026-09-23T13:03:00Z">
                    <w:rPr>
                      <w:rFonts w:ascii="Cambria Math" w:hAnsi="Cambria Math"/>
                    </w:rPr>
                  </w:ins>
                </m:ctrlPr>
              </m:accPr>
              <m:e>
                <m:r>
                  <w:ins w:id="237" w:author="Author" w:date="2026-09-23T15:03:00Z" w16du:dateUtc="2026-09-23T13:03:00Z">
                    <w:rPr>
                      <w:rFonts w:ascii="Cambria Math" w:hAnsi="Cambria Math"/>
                    </w:rPr>
                    <m:t>θ</m:t>
                  </w:ins>
                </m:r>
              </m:e>
            </m:acc>
          </m:e>
          <m:sub>
            <m:r>
              <w:ins w:id="238" w:author="Author" w:date="2026-09-23T15:03:00Z" w16du:dateUtc="2026-09-23T13:03:00Z">
                <w:rPr>
                  <w:rFonts w:ascii="Cambria Math" w:hAnsi="Cambria Math"/>
                </w:rPr>
                <m:t>p</m:t>
              </w:ins>
            </m:r>
          </m:sub>
        </m:sSub>
      </m:oMath>
      <w:ins w:id="239" w:author="Author" w:date="2026-09-23T15:03:00Z" w16du:dateUtc="2026-09-23T13:03:00Z">
        <w:r>
          <w:t>;</w:t>
        </w:r>
      </w:ins>
    </w:p>
    <w:p w14:paraId="2787E81D" w14:textId="77777777" w:rsidR="00A26966" w:rsidRDefault="00000000">
      <w:pPr>
        <w:pStyle w:val="Compact"/>
        <w:numPr>
          <w:ilvl w:val="0"/>
          <w:numId w:val="5"/>
        </w:numPr>
        <w:rPr>
          <w:ins w:id="240" w:author="Author" w:date="2026-09-23T15:03:00Z" w16du:dateUtc="2026-09-23T13:03:00Z"/>
        </w:rPr>
      </w:pPr>
      <w:ins w:id="241" w:author="Author" w:date="2026-09-23T15:03:00Z" w16du:dateUtc="2026-09-23T13:03:00Z">
        <w:r>
          <w:t xml:space="preserve">the mean of its reconstructed posterior distribution, </w:t>
        </w:r>
      </w:ins>
      <m:oMath>
        <m:sSub>
          <m:sSubPr>
            <m:ctrlPr>
              <w:ins w:id="242" w:author="Author" w:date="2026-09-23T15:03:00Z" w16du:dateUtc="2026-09-23T13:03:00Z">
                <w:rPr>
                  <w:rFonts w:ascii="Cambria Math" w:hAnsi="Cambria Math"/>
                </w:rPr>
              </w:ins>
            </m:ctrlPr>
          </m:sSubPr>
          <m:e>
            <m:acc>
              <m:accPr>
                <m:chr m:val="‾"/>
                <m:ctrlPr>
                  <w:ins w:id="243" w:author="Author" w:date="2026-09-23T15:03:00Z" w16du:dateUtc="2026-09-23T13:03:00Z">
                    <w:rPr>
                      <w:rFonts w:ascii="Cambria Math" w:hAnsi="Cambria Math"/>
                    </w:rPr>
                  </w:ins>
                </m:ctrlPr>
              </m:accPr>
              <m:e>
                <m:r>
                  <w:ins w:id="244" w:author="Author" w:date="2026-09-23T15:03:00Z" w16du:dateUtc="2026-09-23T13:03:00Z">
                    <w:rPr>
                      <w:rFonts w:ascii="Cambria Math" w:hAnsi="Cambria Math"/>
                    </w:rPr>
                    <m:t>θ</m:t>
                  </w:ins>
                </m:r>
              </m:e>
            </m:acc>
          </m:e>
          <m:sub>
            <m:r>
              <w:ins w:id="245" w:author="Author" w:date="2026-09-23T15:03:00Z" w16du:dateUtc="2026-09-23T13:03:00Z">
                <w:rPr>
                  <w:rFonts w:ascii="Cambria Math" w:hAnsi="Cambria Math"/>
                </w:rPr>
                <m:t>p</m:t>
              </w:ins>
            </m:r>
          </m:sub>
        </m:sSub>
      </m:oMath>
      <w:ins w:id="246" w:author="Author" w:date="2026-09-23T15:03:00Z" w16du:dateUtc="2026-09-23T13:03:00Z">
        <w:r>
          <w:t>.</w:t>
        </w:r>
      </w:ins>
    </w:p>
    <w:p w14:paraId="23E069D1" w14:textId="77777777" w:rsidR="00A26966" w:rsidRDefault="00000000">
      <w:pPr>
        <w:pStyle w:val="FirstParagraph"/>
      </w:pPr>
      <w:ins w:id="247" w:author="Author" w:date="2026-09-23T15:03:00Z" w16du:dateUtc="2026-09-23T13:03:00Z">
        <w:r>
          <w:t xml:space="preserve">For population-level entries </w:t>
        </w:r>
      </w:ins>
      <m:oMath>
        <m:r>
          <w:ins w:id="248" w:author="Author" w:date="2026-09-23T15:03:00Z" w16du:dateUtc="2026-09-23T13:03:00Z">
            <w:rPr>
              <w:rFonts w:ascii="Cambria Math" w:hAnsi="Cambria Math"/>
            </w:rPr>
            <m:t>p</m:t>
          </w:ins>
        </m:r>
      </m:oMath>
      <w:ins w:id="249" w:author="Author" w:date="2026-09-23T15:03:00Z" w16du:dateUtc="2026-09-23T13:03:00Z">
        <w:r>
          <w:t>, the</w:t>
        </w:r>
      </w:ins>
      <w:r>
        <w:t xml:space="preserve"> reported </w:t>
      </w:r>
      <w:del w:id="250" w:author="Author" w:date="2026-09-23T15:03:00Z" w16du:dateUtc="2026-09-23T13:03:00Z">
        <w:r>
          <w:delText>summary</w:delText>
        </w:r>
      </w:del>
      <w:ins w:id="251" w:author="Author" w:date="2026-09-23T15:03:00Z" w16du:dateUtc="2026-09-23T13:03:00Z">
        <w:r>
          <w:t>ratio</w:t>
        </w:r>
      </w:ins>
      <w:r>
        <w:t xml:space="preserve"> is Eq. (1):</w:t>
      </w:r>
    </w:p>
    <w:p w14:paraId="7F5C6A77" w14:textId="77777777" w:rsidR="00846DFC" w:rsidRDefault="00000000">
      <w:pPr>
        <w:pStyle w:val="BodyText"/>
        <w:rPr>
          <w:del w:id="252" w:author="Author" w:date="2026-09-23T15:03:00Z" w16du:dateUtc="2026-09-23T13:03:00Z"/>
        </w:rPr>
      </w:pPr>
      <m:oMathPara>
        <m:oMathParaPr>
          <m:jc m:val="center"/>
        </m:oMathParaPr>
        <m:oMath>
          <m:r>
            <w:del w:id="253" w:author="Author" w:date="2026-09-23T15:03:00Z" w16du:dateUtc="2026-09-23T13:03:00Z">
              <m:rPr>
                <m:nor/>
              </m:rPr>
              <m:t>ratio</m:t>
            </w:del>
          </m:r>
          <m:r>
            <w:del w:id="254" w:author="Author" w:date="2026-09-23T15:03:00Z" w16du:dateUtc="2026-09-23T13:03:00Z">
              <m:rPr>
                <m:sty m:val="p"/>
              </m:rPr>
              <w:rPr>
                <w:rFonts w:ascii="Cambria Math" w:hAnsi="Cambria Math"/>
              </w:rPr>
              <m:t>=</m:t>
            </w:del>
          </m:r>
          <m:f>
            <m:fPr>
              <m:ctrlPr>
                <w:del w:id="255" w:author="Author" w:date="2026-09-23T15:03:00Z" w16du:dateUtc="2026-09-23T13:03:00Z">
                  <w:rPr>
                    <w:rFonts w:ascii="Cambria Math" w:hAnsi="Cambria Math"/>
                  </w:rPr>
                </w:del>
              </m:ctrlPr>
            </m:fPr>
            <m:num>
              <m:sSub>
                <m:sSubPr>
                  <m:ctrlPr>
                    <w:del w:id="256" w:author="Author" w:date="2026-09-23T15:03:00Z" w16du:dateUtc="2026-09-23T13:03:00Z">
                      <w:rPr>
                        <w:rFonts w:ascii="Cambria Math" w:hAnsi="Cambria Math"/>
                      </w:rPr>
                    </w:del>
                  </m:ctrlPr>
                </m:sSubPr>
                <m:e>
                  <m:r>
                    <w:del w:id="257" w:author="Author" w:date="2026-09-23T15:03:00Z" w16du:dateUtc="2026-09-23T13:03:00Z">
                      <w:rPr>
                        <w:rFonts w:ascii="Cambria Math" w:hAnsi="Cambria Math"/>
                      </w:rPr>
                      <m:t>v</m:t>
                    </w:del>
                  </m:r>
                </m:e>
                <m:sub>
                  <m:r>
                    <w:del w:id="258" w:author="Author" w:date="2026-09-23T15:03:00Z" w16du:dateUtc="2026-09-23T13:03:00Z">
                      <m:rPr>
                        <m:nor/>
                      </m:rPr>
                      <m:t>sampling</m:t>
                    </w:del>
                  </m:r>
                </m:sub>
              </m:sSub>
            </m:num>
            <m:den>
              <m:sSub>
                <m:sSubPr>
                  <m:ctrlPr>
                    <w:del w:id="259" w:author="Author" w:date="2026-09-23T15:03:00Z" w16du:dateUtc="2026-09-23T13:03:00Z">
                      <w:rPr>
                        <w:rFonts w:ascii="Cambria Math" w:hAnsi="Cambria Math"/>
                      </w:rPr>
                    </w:del>
                  </m:ctrlPr>
                </m:sSubPr>
                <m:e>
                  <m:r>
                    <w:del w:id="260" w:author="Author" w:date="2026-09-23T15:03:00Z" w16du:dateUtc="2026-09-23T13:03:00Z">
                      <w:rPr>
                        <w:rFonts w:ascii="Cambria Math" w:hAnsi="Cambria Math"/>
                      </w:rPr>
                      <m:t>v</m:t>
                    </w:del>
                  </m:r>
                </m:e>
                <m:sub>
                  <m:r>
                    <w:del w:id="261" w:author="Author" w:date="2026-09-23T15:03:00Z" w16du:dateUtc="2026-09-23T13:03:00Z">
                      <m:rPr>
                        <m:nor/>
                      </m:rPr>
                      <m:t>residual</m:t>
                    </w:del>
                  </m:r>
                </m:sub>
              </m:sSub>
            </m:den>
          </m:f>
          <m:r>
            <w:del w:id="262" w:author="Author" w:date="2026-09-23T15:03:00Z" w16du:dateUtc="2026-09-23T13:03:00Z">
              <w:rPr>
                <w:rFonts w:ascii="Cambria Math" w:hAnsi="Cambria Math"/>
              </w:rPr>
              <m:t>  </m:t>
            </w:del>
          </m:r>
          <m:d>
            <m:dPr>
              <m:ctrlPr>
                <w:del w:id="263" w:author="Author" w:date="2026-09-23T15:03:00Z" w16du:dateUtc="2026-09-23T13:03:00Z">
                  <w:rPr>
                    <w:rFonts w:ascii="Cambria Math" w:hAnsi="Cambria Math"/>
                  </w:rPr>
                </w:del>
              </m:ctrlPr>
            </m:dPr>
            <m:e>
              <m:r>
                <w:del w:id="264" w:author="Author" w:date="2026-09-23T15:03:00Z" w16du:dateUtc="2026-09-23T13:03:00Z">
                  <w:rPr>
                    <w:rFonts w:ascii="Cambria Math" w:hAnsi="Cambria Math"/>
                  </w:rPr>
                  <m:t>1</m:t>
                </w:del>
              </m:r>
            </m:e>
          </m:d>
        </m:oMath>
      </m:oMathPara>
    </w:p>
    <w:p w14:paraId="176D45C1" w14:textId="77777777" w:rsidR="00846DFC" w:rsidRDefault="00000000">
      <w:pPr>
        <w:pStyle w:val="FirstParagraph"/>
        <w:rPr>
          <w:del w:id="265" w:author="Author" w:date="2026-09-23T15:03:00Z" w16du:dateUtc="2026-09-23T13:03:00Z"/>
        </w:rPr>
      </w:pPr>
      <w:del w:id="266" w:author="Author" w:date="2026-09-23T15:03:00Z" w16du:dateUtc="2026-09-23T13:03:00Z">
        <w:r>
          <w:delText>Ratios above 1 indicate that sampling uncertainty exceeds residual biological variation for that parameter.</w:delText>
        </w:r>
      </w:del>
    </w:p>
    <w:bookmarkEnd w:id="217"/>
    <w:p w14:paraId="73484320" w14:textId="77777777" w:rsidR="00A26966" w:rsidRDefault="00000000">
      <w:pPr>
        <w:pStyle w:val="BodyText"/>
        <w:rPr>
          <w:ins w:id="267" w:author="Author" w:date="2026-09-23T15:03:00Z" w16du:dateUtc="2026-09-23T13:03:00Z"/>
        </w:rPr>
      </w:pPr>
      <m:oMathPara>
        <m:oMathParaPr>
          <m:jc m:val="center"/>
        </m:oMathParaPr>
        <m:oMath>
          <m:r>
            <w:ins w:id="268" w:author="Author" w:date="2026-09-23T15:03:00Z" w16du:dateUtc="2026-09-23T13:03:00Z">
              <m:rPr>
                <m:nor/>
              </m:rPr>
              <m:t>ratio</m:t>
            </w:ins>
          </m:r>
          <m:r>
            <w:ins w:id="269" w:author="Author" w:date="2026-09-23T15:03:00Z" w16du:dateUtc="2026-09-23T13:03:00Z">
              <m:rPr>
                <m:sty m:val="p"/>
              </m:rPr>
              <w:rPr>
                <w:rFonts w:ascii="Cambria Math" w:hAnsi="Cambria Math"/>
              </w:rPr>
              <m:t>=</m:t>
            </w:ins>
          </m:r>
          <m:f>
            <m:fPr>
              <m:ctrlPr>
                <w:ins w:id="270" w:author="Author" w:date="2026-09-23T15:03:00Z" w16du:dateUtc="2026-09-23T13:03:00Z">
                  <w:rPr>
                    <w:rFonts w:ascii="Cambria Math" w:hAnsi="Cambria Math"/>
                  </w:rPr>
                </w:ins>
              </m:ctrlPr>
            </m:fPr>
            <m:num>
              <m:sSub>
                <m:sSubPr>
                  <m:ctrlPr>
                    <w:ins w:id="271" w:author="Author" w:date="2026-09-23T15:03:00Z" w16du:dateUtc="2026-09-23T13:03:00Z">
                      <w:rPr>
                        <w:rFonts w:ascii="Cambria Math" w:hAnsi="Cambria Math"/>
                      </w:rPr>
                    </w:ins>
                  </m:ctrlPr>
                </m:sSubPr>
                <m:e>
                  <m:r>
                    <w:ins w:id="272" w:author="Author" w:date="2026-09-23T15:03:00Z" w16du:dateUtc="2026-09-23T13:03:00Z">
                      <m:rPr>
                        <m:sty m:val="p"/>
                      </m:rPr>
                      <w:rPr>
                        <w:rFonts w:ascii="Cambria Math" w:hAnsi="Cambria Math"/>
                      </w:rPr>
                      <m:t>Var</m:t>
                    </w:ins>
                  </m:r>
                </m:e>
                <m:sub>
                  <m:r>
                    <w:ins w:id="273" w:author="Author" w:date="2026-09-23T15:03:00Z" w16du:dateUtc="2026-09-23T13:03:00Z">
                      <w:rPr>
                        <w:rFonts w:ascii="Cambria Math" w:hAnsi="Cambria Math"/>
                      </w:rPr>
                      <m:t>p</m:t>
                    </w:ins>
                  </m:r>
                </m:sub>
              </m:sSub>
              <m:r>
                <w:ins w:id="274" w:author="Author" w:date="2026-09-23T15:03:00Z" w16du:dateUtc="2026-09-23T13:03:00Z">
                  <m:rPr>
                    <m:sty m:val="p"/>
                  </m:rPr>
                  <w:rPr>
                    <w:rFonts w:ascii="Cambria Math" w:hAnsi="Cambria Math"/>
                  </w:rPr>
                  <m:t>(</m:t>
                </w:ins>
              </m:r>
              <m:sSub>
                <m:sSubPr>
                  <m:ctrlPr>
                    <w:ins w:id="275" w:author="Author" w:date="2026-09-23T15:03:00Z" w16du:dateUtc="2026-09-23T13:03:00Z">
                      <w:rPr>
                        <w:rFonts w:ascii="Cambria Math" w:hAnsi="Cambria Math"/>
                      </w:rPr>
                    </w:ins>
                  </m:ctrlPr>
                </m:sSubPr>
                <m:e>
                  <m:acc>
                    <m:accPr>
                      <m:ctrlPr>
                        <w:ins w:id="276" w:author="Author" w:date="2026-09-23T15:03:00Z" w16du:dateUtc="2026-09-23T13:03:00Z">
                          <w:rPr>
                            <w:rFonts w:ascii="Cambria Math" w:hAnsi="Cambria Math"/>
                          </w:rPr>
                        </w:ins>
                      </m:ctrlPr>
                    </m:accPr>
                    <m:e>
                      <m:r>
                        <w:ins w:id="277" w:author="Author" w:date="2026-09-23T15:03:00Z" w16du:dateUtc="2026-09-23T13:03:00Z">
                          <w:rPr>
                            <w:rFonts w:ascii="Cambria Math" w:hAnsi="Cambria Math"/>
                          </w:rPr>
                          <m:t>θ</m:t>
                        </w:ins>
                      </m:r>
                    </m:e>
                  </m:acc>
                </m:e>
                <m:sub>
                  <m:r>
                    <w:ins w:id="278" w:author="Author" w:date="2026-09-23T15:03:00Z" w16du:dateUtc="2026-09-23T13:03:00Z">
                      <w:rPr>
                        <w:rFonts w:ascii="Cambria Math" w:hAnsi="Cambria Math"/>
                      </w:rPr>
                      <m:t>p</m:t>
                    </w:ins>
                  </m:r>
                </m:sub>
              </m:sSub>
              <m:r>
                <w:ins w:id="279" w:author="Author" w:date="2026-09-23T15:03:00Z" w16du:dateUtc="2026-09-23T13:03:00Z">
                  <m:rPr>
                    <m:sty m:val="p"/>
                  </m:rPr>
                  <w:rPr>
                    <w:rFonts w:ascii="Cambria Math" w:hAnsi="Cambria Math"/>
                  </w:rPr>
                  <m:t>)</m:t>
                </w:ins>
              </m:r>
            </m:num>
            <m:den>
              <m:sSub>
                <m:sSubPr>
                  <m:ctrlPr>
                    <w:ins w:id="280" w:author="Author" w:date="2026-09-23T15:03:00Z" w16du:dateUtc="2026-09-23T13:03:00Z">
                      <w:rPr>
                        <w:rFonts w:ascii="Cambria Math" w:hAnsi="Cambria Math"/>
                      </w:rPr>
                    </w:ins>
                  </m:ctrlPr>
                </m:sSubPr>
                <m:e>
                  <m:r>
                    <w:ins w:id="281" w:author="Author" w:date="2026-09-23T15:03:00Z" w16du:dateUtc="2026-09-23T13:03:00Z">
                      <m:rPr>
                        <m:sty m:val="p"/>
                      </m:rPr>
                      <w:rPr>
                        <w:rFonts w:ascii="Cambria Math" w:hAnsi="Cambria Math"/>
                      </w:rPr>
                      <m:t>Var</m:t>
                    </w:ins>
                  </m:r>
                </m:e>
                <m:sub>
                  <m:r>
                    <w:ins w:id="282" w:author="Author" w:date="2026-09-23T15:03:00Z" w16du:dateUtc="2026-09-23T13:03:00Z">
                      <w:rPr>
                        <w:rFonts w:ascii="Cambria Math" w:hAnsi="Cambria Math"/>
                      </w:rPr>
                      <m:t>p</m:t>
                    </w:ins>
                  </m:r>
                </m:sub>
              </m:sSub>
              <m:r>
                <w:ins w:id="283" w:author="Author" w:date="2026-09-23T15:03:00Z" w16du:dateUtc="2026-09-23T13:03:00Z">
                  <m:rPr>
                    <m:sty m:val="p"/>
                  </m:rPr>
                  <w:rPr>
                    <w:rFonts w:ascii="Cambria Math" w:hAnsi="Cambria Math"/>
                  </w:rPr>
                  <m:t>(</m:t>
                </w:ins>
              </m:r>
              <m:sSub>
                <m:sSubPr>
                  <m:ctrlPr>
                    <w:ins w:id="284" w:author="Author" w:date="2026-09-23T15:03:00Z" w16du:dateUtc="2026-09-23T13:03:00Z">
                      <w:rPr>
                        <w:rFonts w:ascii="Cambria Math" w:hAnsi="Cambria Math"/>
                      </w:rPr>
                    </w:ins>
                  </m:ctrlPr>
                </m:sSubPr>
                <m:e>
                  <m:acc>
                    <m:accPr>
                      <m:chr m:val="‾"/>
                      <m:ctrlPr>
                        <w:ins w:id="285" w:author="Author" w:date="2026-09-23T15:03:00Z" w16du:dateUtc="2026-09-23T13:03:00Z">
                          <w:rPr>
                            <w:rFonts w:ascii="Cambria Math" w:hAnsi="Cambria Math"/>
                          </w:rPr>
                        </w:ins>
                      </m:ctrlPr>
                    </m:accPr>
                    <m:e>
                      <m:r>
                        <w:ins w:id="286" w:author="Author" w:date="2026-09-23T15:03:00Z" w16du:dateUtc="2026-09-23T13:03:00Z">
                          <w:rPr>
                            <w:rFonts w:ascii="Cambria Math" w:hAnsi="Cambria Math"/>
                          </w:rPr>
                          <m:t>θ</m:t>
                        </w:ins>
                      </m:r>
                    </m:e>
                  </m:acc>
                </m:e>
                <m:sub>
                  <m:r>
                    <w:ins w:id="287" w:author="Author" w:date="2026-09-23T15:03:00Z" w16du:dateUtc="2026-09-23T13:03:00Z">
                      <w:rPr>
                        <w:rFonts w:ascii="Cambria Math" w:hAnsi="Cambria Math"/>
                      </w:rPr>
                      <m:t>p</m:t>
                    </w:ins>
                  </m:r>
                </m:sub>
              </m:sSub>
              <m:r>
                <w:ins w:id="288" w:author="Author" w:date="2026-09-23T15:03:00Z" w16du:dateUtc="2026-09-23T13:03:00Z">
                  <m:rPr>
                    <m:sty m:val="p"/>
                  </m:rPr>
                  <w:rPr>
                    <w:rFonts w:ascii="Cambria Math" w:hAnsi="Cambria Math"/>
                  </w:rPr>
                  <m:t>)</m:t>
                </w:ins>
              </m:r>
            </m:den>
          </m:f>
          <m:r>
            <w:ins w:id="289" w:author="Author" w:date="2026-09-23T15:03:00Z" w16du:dateUtc="2026-09-23T13:03:00Z">
              <m:rPr>
                <m:sty m:val="p"/>
              </m:rPr>
              <w:rPr>
                <w:rFonts w:ascii="Cambria Math" w:hAnsi="Cambria Math"/>
              </w:rPr>
              <m:t>.</m:t>
            </w:ins>
          </m:r>
          <m:r>
            <w:ins w:id="290" w:author="Author" w:date="2026-09-23T15:03:00Z" w16du:dateUtc="2026-09-23T13:03:00Z">
              <w:rPr>
                <w:rFonts w:ascii="Cambria Math" w:hAnsi="Cambria Math"/>
              </w:rPr>
              <m:t>  </m:t>
            </w:ins>
          </m:r>
          <m:r>
            <w:ins w:id="291" w:author="Author" w:date="2026-09-23T15:03:00Z" w16du:dateUtc="2026-09-23T13:03:00Z">
              <m:rPr>
                <m:sty m:val="p"/>
              </m:rPr>
              <w:rPr>
                <w:rFonts w:ascii="Cambria Math" w:hAnsi="Cambria Math"/>
              </w:rPr>
              <m:t>(</m:t>
            </w:ins>
          </m:r>
          <m:r>
            <w:ins w:id="292" w:author="Author" w:date="2026-09-23T15:03:00Z" w16du:dateUtc="2026-09-23T13:03:00Z">
              <w:rPr>
                <w:rFonts w:ascii="Cambria Math" w:hAnsi="Cambria Math"/>
              </w:rPr>
              <m:t>1</m:t>
            </w:ins>
          </m:r>
          <m:r>
            <w:ins w:id="293" w:author="Author" w:date="2026-09-23T15:03:00Z" w16du:dateUtc="2026-09-23T13:03:00Z">
              <m:rPr>
                <m:sty m:val="p"/>
              </m:rPr>
              <w:rPr>
                <w:rFonts w:ascii="Cambria Math" w:hAnsi="Cambria Math"/>
              </w:rPr>
              <m:t>)</m:t>
            </w:ins>
          </m:r>
        </m:oMath>
      </m:oMathPara>
    </w:p>
    <w:p w14:paraId="3644186A" w14:textId="77777777" w:rsidR="00A26966" w:rsidRDefault="00000000">
      <w:pPr>
        <w:pStyle w:val="FirstParagraph"/>
        <w:rPr>
          <w:ins w:id="294" w:author="Author" w:date="2026-09-23T15:03:00Z" w16du:dateUtc="2026-09-23T13:03:00Z"/>
        </w:rPr>
      </w:pPr>
      <w:ins w:id="295" w:author="Author" w:date="2026-09-23T15:03:00Z" w16du:dateUtc="2026-09-23T13:03:00Z">
        <w:r>
          <w:t>Ratios above 1 indicate that point estimates are more dispersed than posterior means. We obtained 95% intervals by resampling population-level entries with replacement 2,000 times, keeping each point estimate paired with its posterior mean. This descriptive ratio does not say how much of that spread is due to sampling noise rather than genuine biological differences.</w:t>
        </w:r>
      </w:ins>
    </w:p>
    <w:p w14:paraId="6D6962A9" w14:textId="77777777" w:rsidR="00A26966" w:rsidRDefault="00000000">
      <w:pPr>
        <w:pStyle w:val="Heading2"/>
      </w:pPr>
      <w:bookmarkStart w:id="296" w:name="Xd7a7a8d66a1e6f263c81c5cc18647f0f4d19afb"/>
      <w:bookmarkStart w:id="297" w:name="_Toc241068211"/>
      <w:bookmarkStart w:id="298" w:name="_Toc226648408"/>
      <w:bookmarkEnd w:id="220"/>
      <w:r>
        <w:t>S1.6 Simplified spring-temperature model (</w:t>
      </w:r>
      <w:del w:id="299" w:author="Author" w:date="2026-09-23T15:03:00Z" w16du:dateUtc="2026-09-23T13:03:00Z">
        <w:r>
          <w:delText>analysis</w:delText>
        </w:r>
      </w:del>
      <w:ins w:id="300" w:author="Author" w:date="2026-09-23T15:03:00Z" w16du:dateUtc="2026-09-23T13:03:00Z">
        <w:r>
          <w:t>Analysis</w:t>
        </w:r>
      </w:ins>
      <w:r>
        <w:t xml:space="preserve"> 2)</w:t>
      </w:r>
      <w:bookmarkEnd w:id="297"/>
      <w:bookmarkEnd w:id="298"/>
    </w:p>
    <w:p w14:paraId="7EFAEA85" w14:textId="77777777" w:rsidR="00A26966" w:rsidRDefault="00000000">
      <w:pPr>
        <w:pStyle w:val="FirstParagraph"/>
      </w:pPr>
      <w:r>
        <w:t>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14:paraId="7B03FD8E" w14:textId="77777777" w:rsidR="00A26966" w:rsidRDefault="00000000">
      <w:pPr>
        <w:pStyle w:val="BodyText"/>
      </w:pPr>
      <w:r>
        <w:lastRenderedPageBreak/>
        <w:t xml:space="preserve">For the stage-specific survival panel in </w:t>
      </w:r>
      <w:del w:id="301" w:author="Author" w:date="2026-09-23T15:03:00Z" w16du:dateUtc="2026-09-23T13:03:00Z">
        <w:r>
          <w:delText>analysis</w:delText>
        </w:r>
      </w:del>
      <w:ins w:id="302" w:author="Author" w:date="2026-09-23T15:03:00Z" w16du:dateUtc="2026-09-23T13:03:00Z">
        <w:r>
          <w:t>Analysis</w:t>
        </w:r>
      </w:ins>
      <w:r>
        <w:t xml:space="preserve"> 2 (Fig. 5C), we derived annual stage-specific survival as the column sums of the </w:t>
      </w:r>
      <m:oMath>
        <m:r>
          <w:rPr>
            <w:rFonts w:ascii="Cambria Math" w:hAnsi="Cambria Math"/>
          </w:rPr>
          <m:t>U</m:t>
        </m:r>
      </m:oMath>
      <w:r>
        <w:t xml:space="preserve"> matrix for each year and stage, then compared two logit-scale models per stage: (i) a stable-stage distribution (SSD)-weighted quasibinomial point-estimate model, </w:t>
      </w:r>
      <m:oMath>
        <m:r>
          <m:rPr>
            <m:nor/>
          </m:rPr>
          <m:t>surv</m:t>
        </m:r>
        <m:r>
          <m:rPr>
            <m:sty m:val="p"/>
          </m:rPr>
          <w:rPr>
            <w:rFonts w:ascii="Cambria Math" w:hAnsi="Cambria Math"/>
          </w:rPr>
          <m:t>∼</m:t>
        </m:r>
        <m:r>
          <m:rPr>
            <m:nor/>
          </m:rPr>
          <m:t>tmp</m:t>
        </m:r>
      </m:oMath>
      <w:r>
        <w:t xml:space="preserve">, where weights are the stable stage distribution from each annual </w:t>
      </w:r>
      <m:oMath>
        <m:r>
          <w:rPr>
            <w:rFonts w:ascii="Cambria Math" w:hAnsi="Cambria Math"/>
          </w:rPr>
          <m:t>U</m:t>
        </m:r>
      </m:oMath>
      <w:r>
        <w:t xml:space="preserve"> matrix; and (ii) a binomial count model, </w:t>
      </w:r>
      <w:proofErr w:type="spellStart"/>
      <m:oMath>
        <m:r>
          <m:rPr>
            <m:nor/>
          </m:rPr>
          <m:t>cbind</m:t>
        </m:r>
        <w:proofErr w:type="spellEnd"/>
        <m:d>
          <m:dPr>
            <m:ctrlPr>
              <w:del w:id="303" w:author="Author" w:date="2026-09-23T15:03:00Z" w16du:dateUtc="2026-09-23T13:03:00Z">
                <w:rPr>
                  <w:rFonts w:ascii="Cambria Math" w:hAnsi="Cambria Math"/>
                </w:rPr>
              </w:del>
            </m:ctrlPr>
          </m:dPr>
          <m:e>
            <m:sSub>
              <m:sSubPr>
                <m:ctrlPr>
                  <w:del w:id="304" w:author="Author" w:date="2026-09-23T15:03:00Z" w16du:dateUtc="2026-09-23T13:03:00Z">
                    <w:rPr>
                      <w:rFonts w:ascii="Cambria Math" w:hAnsi="Cambria Math"/>
                    </w:rPr>
                  </w:del>
                </m:ctrlPr>
              </m:sSubPr>
              <m:e>
                <m:r>
                  <w:del w:id="305" w:author="Author" w:date="2026-09-23T15:03:00Z" w16du:dateUtc="2026-09-23T13:03:00Z">
                    <w:rPr>
                      <w:rFonts w:ascii="Cambria Math" w:hAnsi="Cambria Math"/>
                    </w:rPr>
                    <m:t>n</m:t>
                  </w:del>
                </m:r>
              </m:e>
              <m:sub>
                <m:r>
                  <w:del w:id="306" w:author="Author" w:date="2026-09-23T15:03:00Z" w16du:dateUtc="2026-09-23T13:03:00Z">
                    <m:rPr>
                      <m:nor/>
                    </m:rPr>
                    <m:t>surv</m:t>
                  </w:del>
                </m:r>
              </m:sub>
            </m:sSub>
            <m:r>
              <w:del w:id="307" w:author="Author" w:date="2026-09-23T15:03:00Z" w16du:dateUtc="2026-09-23T13:03:00Z">
                <m:rPr>
                  <m:sty m:val="p"/>
                </m:rPr>
                <w:rPr>
                  <w:rFonts w:ascii="Cambria Math" w:hAnsi="Cambria Math"/>
                </w:rPr>
                <m:t>,</m:t>
              </w:del>
            </m:r>
            <m:sSub>
              <m:sSubPr>
                <m:ctrlPr>
                  <w:del w:id="308" w:author="Author" w:date="2026-09-23T15:03:00Z" w16du:dateUtc="2026-09-23T13:03:00Z">
                    <w:rPr>
                      <w:rFonts w:ascii="Cambria Math" w:hAnsi="Cambria Math"/>
                    </w:rPr>
                  </w:del>
                </m:ctrlPr>
              </m:sSubPr>
              <m:e>
                <m:r>
                  <w:del w:id="309" w:author="Author" w:date="2026-09-23T15:03:00Z" w16du:dateUtc="2026-09-23T13:03:00Z">
                    <w:rPr>
                      <w:rFonts w:ascii="Cambria Math" w:hAnsi="Cambria Math"/>
                    </w:rPr>
                    <m:t>n</m:t>
                  </w:del>
                </m:r>
              </m:e>
              <m:sub>
                <m:r>
                  <w:del w:id="310" w:author="Author" w:date="2026-09-23T15:03:00Z" w16du:dateUtc="2026-09-23T13:03:00Z">
                    <m:rPr>
                      <m:nor/>
                    </m:rPr>
                    <m:t>fail</m:t>
                  </w:del>
                </m:r>
              </m:sub>
            </m:sSub>
          </m:e>
        </m:d>
        <m:r>
          <w:del w:id="311" w:author="Author" w:date="2026-09-23T15:03:00Z" w16du:dateUtc="2026-09-23T13:03:00Z">
            <m:rPr>
              <m:sty m:val="p"/>
            </m:rPr>
            <w:rPr>
              <w:rFonts w:ascii="Cambria Math" w:hAnsi="Cambria Math"/>
            </w:rPr>
            <m:t>∼</m:t>
          </w:del>
        </m:r>
        <m:r>
          <w:ins w:id="312" w:author="Author" w:date="2026-09-23T15:03:00Z" w16du:dateUtc="2026-09-23T13:03:00Z">
            <m:rPr>
              <m:sty m:val="p"/>
            </m:rPr>
            <w:rPr>
              <w:rFonts w:ascii="Cambria Math" w:hAnsi="Cambria Math"/>
            </w:rPr>
            <m:t>(</m:t>
          </w:ins>
        </m:r>
        <m:sSub>
          <m:sSubPr>
            <m:ctrlPr>
              <w:ins w:id="313" w:author="Author" w:date="2026-09-23T15:03:00Z" w16du:dateUtc="2026-09-23T13:03:00Z">
                <w:rPr>
                  <w:rFonts w:ascii="Cambria Math" w:hAnsi="Cambria Math"/>
                </w:rPr>
              </w:ins>
            </m:ctrlPr>
          </m:sSubPr>
          <m:e>
            <m:r>
              <w:ins w:id="314" w:author="Author" w:date="2026-09-23T15:03:00Z" w16du:dateUtc="2026-09-23T13:03:00Z">
                <w:rPr>
                  <w:rFonts w:ascii="Cambria Math" w:hAnsi="Cambria Math"/>
                </w:rPr>
                <m:t>n</m:t>
              </w:ins>
            </m:r>
          </m:e>
          <m:sub>
            <m:r>
              <w:ins w:id="315" w:author="Author" w:date="2026-09-23T15:03:00Z" w16du:dateUtc="2026-09-23T13:03:00Z">
                <m:rPr>
                  <m:nor/>
                </m:rPr>
                <m:t>surv</m:t>
              </w:ins>
            </m:r>
          </m:sub>
        </m:sSub>
        <m:r>
          <w:ins w:id="316" w:author="Author" w:date="2026-09-23T15:03:00Z" w16du:dateUtc="2026-09-23T13:03:00Z">
            <m:rPr>
              <m:sty m:val="p"/>
            </m:rPr>
            <w:rPr>
              <w:rFonts w:ascii="Cambria Math" w:hAnsi="Cambria Math"/>
            </w:rPr>
            <m:t>,</m:t>
          </w:ins>
        </m:r>
        <m:sSub>
          <m:sSubPr>
            <m:ctrlPr>
              <w:ins w:id="317" w:author="Author" w:date="2026-09-23T15:03:00Z" w16du:dateUtc="2026-09-23T13:03:00Z">
                <w:rPr>
                  <w:rFonts w:ascii="Cambria Math" w:hAnsi="Cambria Math"/>
                </w:rPr>
              </w:ins>
            </m:ctrlPr>
          </m:sSubPr>
          <m:e>
            <m:r>
              <w:ins w:id="318" w:author="Author" w:date="2026-09-23T15:03:00Z" w16du:dateUtc="2026-09-23T13:03:00Z">
                <w:rPr>
                  <w:rFonts w:ascii="Cambria Math" w:hAnsi="Cambria Math"/>
                </w:rPr>
                <m:t>n</m:t>
              </w:ins>
            </m:r>
          </m:e>
          <m:sub>
            <m:r>
              <w:ins w:id="319" w:author="Author" w:date="2026-09-23T15:03:00Z" w16du:dateUtc="2026-09-23T13:03:00Z">
                <m:rPr>
                  <m:nor/>
                </m:rPr>
                <m:t>fail</m:t>
              </w:ins>
            </m:r>
          </m:sub>
        </m:sSub>
        <m:r>
          <w:ins w:id="320" w:author="Author" w:date="2026-09-23T15:03:00Z" w16du:dateUtc="2026-09-23T13:03:00Z">
            <m:rPr>
              <m:sty m:val="p"/>
            </m:rPr>
            <w:rPr>
              <w:rFonts w:ascii="Cambria Math" w:hAnsi="Cambria Math"/>
            </w:rPr>
            <m:t>)∼</m:t>
          </w:ins>
        </m:r>
        <m:r>
          <m:rPr>
            <m:nor/>
          </m:rPr>
          <m:t>tmp</m:t>
        </m:r>
      </m:oMath>
      <w:r>
        <w:t xml:space="preserve">, where </w:t>
      </w:r>
      <m:oMath>
        <m:sSub>
          <m:sSubPr>
            <m:ctrlPr>
              <w:rPr>
                <w:rFonts w:ascii="Cambria Math" w:hAnsi="Cambria Math"/>
              </w:rPr>
            </m:ctrlPr>
          </m:sSubPr>
          <m:e>
            <m:r>
              <w:rPr>
                <w:rFonts w:ascii="Cambria Math" w:hAnsi="Cambria Math"/>
              </w:rPr>
              <m:t>n</m:t>
            </m:r>
          </m:e>
          <m:sub>
            <m:r>
              <m:rPr>
                <m:nor/>
              </m:rPr>
              <m:t>surv</m:t>
            </m:r>
          </m:sub>
        </m:sSub>
      </m:oMath>
      <w:r>
        <w:t xml:space="preserve"> and </w:t>
      </w:r>
      <m:oMath>
        <m:sSub>
          <m:sSubPr>
            <m:ctrlPr>
              <w:rPr>
                <w:rFonts w:ascii="Cambria Math" w:hAnsi="Cambria Math"/>
              </w:rPr>
            </m:ctrlPr>
          </m:sSubPr>
          <m:e>
            <m:r>
              <w:rPr>
                <w:rFonts w:ascii="Cambria Math" w:hAnsi="Cambria Math"/>
              </w:rPr>
              <m:t>n</m:t>
            </m:r>
          </m:e>
          <m:sub>
            <m:r>
              <m:rPr>
                <m:nor/>
              </m:rPr>
              <m:t>fail</m:t>
            </m:r>
          </m:sub>
        </m:sSub>
      </m:oMath>
      <w:r>
        <w:t xml:space="preserve"> are survived and non-survived counts implied by stage sample size and </w:t>
      </w:r>
      <m:oMath>
        <m:r>
          <w:rPr>
            <w:rFonts w:ascii="Cambria Math" w:hAnsi="Cambria Math"/>
          </w:rPr>
          <m:t>U</m:t>
        </m:r>
      </m:oMath>
      <w:r>
        <w:t>-column survival probability.</w:t>
      </w:r>
      <w:ins w:id="321" w:author="Author" w:date="2026-09-23T15:03:00Z" w16du:dateUtc="2026-09-23T13:03:00Z">
        <w:r>
          <w:t xml:space="preserve"> The quasibinomial model estimates dispersion, whereas the binomial model fixes it at 1; together with the different weights, this prevents attributing interval-width differences solely to sampling uncertainty. Intervals are coefficient estimates ± 1.96 standard errors (95% Wald confidence intervals). Stages failing the fitting criteria (at least five usable years, variation in temperature, and both survivors and deaths) are labelled as not estimable.</w:t>
        </w:r>
      </w:ins>
    </w:p>
    <w:p w14:paraId="6323198F" w14:textId="77777777" w:rsidR="00A26966" w:rsidRDefault="00000000">
      <w:pPr>
        <w:pStyle w:val="Heading2"/>
      </w:pPr>
      <w:bookmarkStart w:id="322" w:name="Xabdd8963e3bf675488f85ec63330b0c7b06d635"/>
      <w:bookmarkStart w:id="323" w:name="_Toc241068212"/>
      <w:bookmarkStart w:id="324" w:name="_Toc226648409"/>
      <w:bookmarkEnd w:id="296"/>
      <w:r>
        <w:t>S1.7 Reporting recommendations for future MPM studies</w:t>
      </w:r>
      <w:bookmarkEnd w:id="323"/>
      <w:bookmarkEnd w:id="324"/>
    </w:p>
    <w:p w14:paraId="54986F38" w14:textId="77777777" w:rsidR="00A26966" w:rsidRDefault="00000000">
      <w:pPr>
        <w:pStyle w:val="FirstParagraph"/>
      </w:pPr>
      <w:r>
        <w:t>To support uncertainty propagation in secondary analyses, primary studies should report (at a minimum):</w:t>
      </w:r>
    </w:p>
    <w:p w14:paraId="76EFA33D" w14:textId="77777777" w:rsidR="00A26966" w:rsidRDefault="00000000">
      <w:pPr>
        <w:pStyle w:val="Compact"/>
        <w:numPr>
          <w:ilvl w:val="0"/>
          <w:numId w:val="6"/>
        </w:numPr>
      </w:pPr>
      <w:r>
        <w:t>transition-level sample sizes for each matrix element (or reconstructable transition count tables);</w:t>
      </w:r>
    </w:p>
    <w:p w14:paraId="62564A94" w14:textId="77777777" w:rsidR="00A26966" w:rsidRDefault="00000000">
      <w:pPr>
        <w:pStyle w:val="Compact"/>
        <w:numPr>
          <w:ilvl w:val="0"/>
          <w:numId w:val="6"/>
        </w:numPr>
      </w:pPr>
      <w:r>
        <w:t>clear identification of pooled/mean matrices and pooling rules;</w:t>
      </w:r>
    </w:p>
    <w:p w14:paraId="2377ED81" w14:textId="77777777" w:rsidR="00A26966" w:rsidRDefault="00000000">
      <w:pPr>
        <w:pStyle w:val="Compact"/>
        <w:numPr>
          <w:ilvl w:val="0"/>
          <w:numId w:val="6"/>
        </w:numPr>
      </w:pPr>
      <w:r>
        <w:t>uncertainty estimates on model-appropriate scales (e.g. linear predictor where relevant);</w:t>
      </w:r>
    </w:p>
    <w:p w14:paraId="4ADF2A41" w14:textId="77777777" w:rsidR="00A26966" w:rsidRDefault="00000000">
      <w:pPr>
        <w:pStyle w:val="Compact"/>
        <w:numPr>
          <w:ilvl w:val="0"/>
          <w:numId w:val="6"/>
        </w:numPr>
      </w:pPr>
      <w:r>
        <w:t>explicit projection interval, stage definitions, and treatment filters used to derive published matrices.</w:t>
      </w:r>
    </w:p>
    <w:p w14:paraId="6E64E8E3" w14:textId="77777777" w:rsidR="00A26966" w:rsidRDefault="00000000">
      <w:pPr>
        <w:pStyle w:val="FirstParagraph"/>
      </w:pPr>
      <w:r>
        <w:t>These items are usually sufficient for parametric uncertainty reconstruction in compiled databases.</w:t>
      </w:r>
    </w:p>
    <w:p w14:paraId="30472E2C" w14:textId="77777777" w:rsidR="00A26966" w:rsidRDefault="00000000">
      <w:pPr>
        <w:pStyle w:val="Heading2"/>
        <w:rPr>
          <w:ins w:id="325" w:author="Author" w:date="2026-09-23T15:03:00Z" w16du:dateUtc="2026-09-23T13:03:00Z"/>
        </w:rPr>
      </w:pPr>
      <w:bookmarkStart w:id="326" w:name="X47703751242b127b4a1e2b5ffd15841293c0ccc"/>
      <w:bookmarkStart w:id="327" w:name="_Toc241068213"/>
      <w:bookmarkStart w:id="328" w:name="_Toc226648410"/>
      <w:bookmarkStart w:id="329" w:name="X673af67ed43224aff21550b61d48c598bc599d3"/>
      <w:bookmarkEnd w:id="322"/>
      <w:r>
        <w:lastRenderedPageBreak/>
        <w:t xml:space="preserve">S1.8 </w:t>
      </w:r>
      <w:ins w:id="330" w:author="Author" w:date="2026-09-23T15:03:00Z" w16du:dateUtc="2026-09-23T13:03:00Z">
        <w:r>
          <w:t>Included versus excluded studies in the current target-study screen</w:t>
        </w:r>
        <w:bookmarkEnd w:id="327"/>
      </w:ins>
    </w:p>
    <w:p w14:paraId="35C3226E" w14:textId="77777777" w:rsidR="00A26966" w:rsidRDefault="00000000">
      <w:pPr>
        <w:pStyle w:val="FirstParagraph"/>
        <w:rPr>
          <w:ins w:id="331" w:author="Author" w:date="2026-09-23T15:03:00Z" w16du:dateUtc="2026-09-23T13:03:00Z"/>
        </w:rPr>
      </w:pPr>
      <w:ins w:id="332" w:author="Author" w:date="2026-09-23T15:03:00Z" w16du:dateUtc="2026-09-23T13:03:00Z">
        <w:r>
          <w:t xml:space="preserve">To assess whether the studies retained for uncertainty analysis differed systematically from those screened but not retained, we compared the 23 post-2010 studies in the final dataset that still fall within the current reproducible COMPADRE screen against the remaining 69 screened studies. For each study, we summarized mean matrix dimension, mean stage-specific survival (the average of </w:t>
        </w:r>
      </w:ins>
      <m:oMath>
        <m:r>
          <w:ins w:id="333" w:author="Author" w:date="2026-09-23T15:03:00Z" w16du:dateUtc="2026-09-23T13:03:00Z">
            <w:rPr>
              <w:rFonts w:ascii="Cambria Math" w:hAnsi="Cambria Math"/>
            </w:rPr>
            <m:t>U</m:t>
          </w:ins>
        </m:r>
      </m:oMath>
      <w:ins w:id="334" w:author="Author" w:date="2026-09-23T15:03:00Z" w16du:dateUtc="2026-09-23T13:03:00Z">
        <w:r>
          <w:t xml:space="preserve">-column survival probabilities across matrices), and the proportions of stage-specific survival estimates equal to 0, equal to 1, or at either boundary. Dominant life form was defined as the modal </w:t>
        </w:r>
        <w:proofErr w:type="spellStart"/>
        <w:r>
          <w:rPr>
            <w:rStyle w:val="VerbatimChar"/>
          </w:rPr>
          <w:t>OrganismType</w:t>
        </w:r>
        <w:proofErr w:type="spellEnd"/>
        <w:r>
          <w:t xml:space="preserve"> among a study’s matrices. Three additional post-2010 studies in the final dataset do not fall within the current screen under COMPADRE version 6.26.3.0 (created Mar_11_2026) (</w:t>
        </w:r>
        <w:r>
          <w:rPr>
            <w:i/>
            <w:iCs/>
          </w:rPr>
          <w:t>Paeonia officinalis</w:t>
        </w:r>
        <w:r>
          <w:t xml:space="preserve">, </w:t>
        </w:r>
        <w:r>
          <w:rPr>
            <w:i/>
            <w:iCs/>
          </w:rPr>
          <w:t xml:space="preserve">Tillandsia </w:t>
        </w:r>
        <w:proofErr w:type="spellStart"/>
        <w:r>
          <w:rPr>
            <w:i/>
            <w:iCs/>
          </w:rPr>
          <w:t>butzii</w:t>
        </w:r>
        <w:proofErr w:type="spellEnd"/>
        <w:r>
          <w:t xml:space="preserve">, </w:t>
        </w:r>
        <w:r>
          <w:rPr>
            <w:i/>
            <w:iCs/>
          </w:rPr>
          <w:t>Lantana camara</w:t>
        </w:r>
        <w:r>
          <w:t>), and five further studies were pre-2010 additions assembled on the basis of temporal replication (at least four annual matrices); these eight studies were excluded from this screen-based comparison. The requirement of at least four annual matrices applied only to those five pre-2010 studies, which were added to support the time-series analyses; it was not a selection criterion for the full 31-study dataset used across all analyses.</w:t>
        </w:r>
      </w:ins>
    </w:p>
    <w:p w14:paraId="3DBA75BA" w14:textId="77777777" w:rsidR="00846DFC" w:rsidRDefault="00000000">
      <w:pPr>
        <w:pStyle w:val="Heading2"/>
        <w:rPr>
          <w:del w:id="335" w:author="Author" w:date="2026-09-23T15:03:00Z" w16du:dateUtc="2026-09-23T13:03:00Z"/>
        </w:rPr>
      </w:pPr>
      <w:bookmarkStart w:id="336" w:name="Xa94d0151380c98c8f0742d728782bf95f083eb5"/>
      <w:bookmarkStart w:id="337" w:name="_Toc241068214"/>
      <w:bookmarkEnd w:id="326"/>
      <w:ins w:id="338" w:author="Author" w:date="2026-09-23T15:03:00Z" w16du:dateUtc="2026-09-23T13:03:00Z">
        <w:r>
          <w:t xml:space="preserve">S1.9 </w:t>
        </w:r>
      </w:ins>
      <w:r>
        <w:t xml:space="preserve">Study and species identities in </w:t>
      </w:r>
      <w:del w:id="339" w:author="Author" w:date="2026-09-23T15:03:00Z" w16du:dateUtc="2026-09-23T13:03:00Z">
        <w:r>
          <w:delText>analysis 1</w:delText>
        </w:r>
        <w:bookmarkEnd w:id="328"/>
      </w:del>
    </w:p>
    <w:p w14:paraId="1A0CA4A3" w14:textId="77777777" w:rsidR="00A26966" w:rsidRDefault="00000000">
      <w:pPr>
        <w:pStyle w:val="Heading2"/>
        <w:rPr>
          <w:ins w:id="340" w:author="Author" w:date="2026-09-23T15:03:00Z" w16du:dateUtc="2026-09-23T13:03:00Z"/>
        </w:rPr>
      </w:pPr>
      <w:r>
        <w:t>Analysis 1</w:t>
      </w:r>
      <w:bookmarkEnd w:id="337"/>
      <w:del w:id="341" w:author="Author" w:date="2026-09-23T15:03:00Z" w16du:dateUtc="2026-09-23T13:03:00Z">
        <w:r>
          <w:delText xml:space="preserve"> used a subset of the full compiled dataset:</w:delText>
        </w:r>
      </w:del>
    </w:p>
    <w:p w14:paraId="7214D069" w14:textId="77777777" w:rsidR="00A26966" w:rsidRDefault="00000000">
      <w:pPr>
        <w:pStyle w:val="FirstParagraph"/>
      </w:pPr>
      <w:ins w:id="342" w:author="Author" w:date="2026-09-23T15:03:00Z" w16du:dateUtc="2026-09-23T13:03:00Z">
        <w:r>
          <w:t>The Analysis 1 life expectancy-shape models used</w:t>
        </w:r>
      </w:ins>
      <w:r>
        <w:t xml:space="preserve"> 68 population-level </w:t>
      </w:r>
      <w:ins w:id="343" w:author="Author" w:date="2026-09-23T15:03:00Z" w16du:dateUtc="2026-09-23T13:03:00Z">
        <w:r>
          <w:t xml:space="preserve">matrix </w:t>
        </w:r>
      </w:ins>
      <w:r>
        <w:t>entries representing 25 species.</w:t>
      </w:r>
      <w:ins w:id="344" w:author="Author" w:date="2026-09-23T15:03:00Z" w16du:dateUtc="2026-09-23T13:03:00Z">
        <w:r>
          <w:t xml:space="preserve"> This is a different subset from the boundary/small-sample audit in section S1.11.</w:t>
        </w:r>
      </w:ins>
      <w:r>
        <w:t xml:space="preserve"> Study-level and species-level identities (including COMPADRE </w:t>
      </w:r>
      <w:r>
        <w:rPr>
          <w:rStyle w:val="VerbatimChar"/>
        </w:rPr>
        <w:t>SpeciesAuthor</w:t>
      </w:r>
      <w:r>
        <w:t xml:space="preserve"> labels) are provided in Table S6.</w:t>
      </w:r>
    </w:p>
    <w:p w14:paraId="238C4C20" w14:textId="77777777" w:rsidR="00A26966" w:rsidRDefault="00000000">
      <w:pPr>
        <w:pStyle w:val="Heading2"/>
      </w:pPr>
      <w:bookmarkStart w:id="345" w:name="Xe17a52e6c92e8ef1d01ed7772a11f9653dc0919"/>
      <w:bookmarkStart w:id="346" w:name="_Toc241068215"/>
      <w:bookmarkStart w:id="347" w:name="_Toc226648411"/>
      <w:bookmarkStart w:id="348" w:name="X55610f327a7c88ede596a8c62793d30e621a693"/>
      <w:bookmarkEnd w:id="329"/>
      <w:bookmarkEnd w:id="336"/>
      <w:r>
        <w:t>S1.</w:t>
      </w:r>
      <w:del w:id="349" w:author="Author" w:date="2026-09-23T15:03:00Z" w16du:dateUtc="2026-09-23T13:03:00Z">
        <w:r>
          <w:delText xml:space="preserve">9 Multi-site </w:delText>
        </w:r>
      </w:del>
      <w:ins w:id="350" w:author="Author" w:date="2026-09-23T15:03:00Z" w16du:dateUtc="2026-09-23T13:03:00Z">
        <w:r>
          <w:t xml:space="preserve">10 Multisite robustness </w:t>
        </w:r>
      </w:ins>
      <w:r>
        <w:t xml:space="preserve">extension </w:t>
      </w:r>
      <w:del w:id="351" w:author="Author" w:date="2026-09-23T15:03:00Z" w16du:dateUtc="2026-09-23T13:03:00Z">
        <w:r>
          <w:delText>for analysis 3</w:delText>
        </w:r>
      </w:del>
      <w:ins w:id="352" w:author="Author" w:date="2026-09-23T15:03:00Z" w16du:dateUtc="2026-09-23T13:03:00Z">
        <w:r>
          <w:t>of Analysis 2</w:t>
        </w:r>
      </w:ins>
      <w:r>
        <w:t xml:space="preserve"> (Astragalus scaphoides)</w:t>
      </w:r>
      <w:bookmarkEnd w:id="346"/>
      <w:bookmarkEnd w:id="347"/>
    </w:p>
    <w:p w14:paraId="58512464" w14:textId="77777777" w:rsidR="00A26966" w:rsidRDefault="00000000">
      <w:pPr>
        <w:pStyle w:val="FirstParagraph"/>
      </w:pPr>
      <w:r>
        <w:t xml:space="preserve">To evaluate whether </w:t>
      </w:r>
      <w:del w:id="353" w:author="Author" w:date="2026-09-23T15:03:00Z" w16du:dateUtc="2026-09-23T13:03:00Z">
        <w:r>
          <w:delText>inference robustness in analysis 2</w:delText>
        </w:r>
      </w:del>
      <w:ins w:id="354" w:author="Author" w:date="2026-09-23T15:03:00Z" w16du:dateUtc="2026-09-23T13:03:00Z">
        <w:r>
          <w:t>the Analysis 2 conclusions</w:t>
        </w:r>
      </w:ins>
      <w:r>
        <w:t xml:space="preserve"> </w:t>
      </w:r>
      <w:proofErr w:type="spellStart"/>
      <w:r>
        <w:t>generalised</w:t>
      </w:r>
      <w:proofErr w:type="spellEnd"/>
      <w:r>
        <w:t xml:space="preserve"> across populations, we repeated the same paired modelling framework for all available </w:t>
      </w:r>
      <w:r>
        <w:rPr>
          <w:i/>
          <w:iCs/>
        </w:rPr>
        <w:t>Astragalus scaphoides</w:t>
      </w:r>
      <w:r>
        <w:t xml:space="preserve"> sites with sufficient annual coverage</w:t>
      </w:r>
      <w:del w:id="355" w:author="Author" w:date="2026-09-23T15:03:00Z" w16du:dateUtc="2026-09-23T13:03:00Z">
        <w:r>
          <w:delText>.</w:delText>
        </w:r>
      </w:del>
      <w:ins w:id="356" w:author="Author" w:date="2026-09-23T15:03:00Z" w16du:dateUtc="2026-09-23T13:03:00Z">
        <w:r>
          <w:t xml:space="preserve"> as a supplementary robustness analysis.</w:t>
        </w:r>
      </w:ins>
      <w:r>
        <w:t xml:space="preserve"> For each site, we fit (i) a point-estimate model </w:t>
      </w:r>
      <w:r>
        <w:lastRenderedPageBreak/>
        <w:t xml:space="preserve">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w:t>
      </w:r>
      <w:del w:id="357" w:author="Author" w:date="2026-09-23T15:03:00Z" w16du:dateUtc="2026-09-23T13:03:00Z">
        <w:r>
          <w:delText>isolates</w:delText>
        </w:r>
      </w:del>
      <w:ins w:id="358" w:author="Author" w:date="2026-09-23T15:03:00Z" w16du:dateUtc="2026-09-23T13:03:00Z">
        <w:r>
          <w:t>compares model formulations within each site rather than isolating</w:t>
        </w:r>
      </w:ins>
      <w:r>
        <w:t xml:space="preserve"> the contribution of uncertainty propagation</w:t>
      </w:r>
      <w:del w:id="359" w:author="Author" w:date="2026-09-23T15:03:00Z" w16du:dateUtc="2026-09-23T13:03:00Z">
        <w:r>
          <w:delText xml:space="preserve"> while preserving site-specific ecological context</w:delText>
        </w:r>
      </w:del>
      <w:r>
        <w:t>.</w:t>
      </w:r>
    </w:p>
    <w:p w14:paraId="3BEDF615" w14:textId="77777777" w:rsidR="00A26966" w:rsidRDefault="00000000">
      <w:pPr>
        <w:pStyle w:val="BodyText"/>
      </w:pPr>
      <w:r>
        <w:t xml:space="preserve">For stage-specific survival in </w:t>
      </w:r>
      <w:ins w:id="360" w:author="Author" w:date="2026-09-23T15:03:00Z" w16du:dateUtc="2026-09-23T13:03:00Z">
        <w:r>
          <w:t xml:space="preserve">this supplementary robustness </w:t>
        </w:r>
      </w:ins>
      <w:r>
        <w:t>analysis</w:t>
      </w:r>
      <w:del w:id="361" w:author="Author" w:date="2026-09-23T15:03:00Z" w16du:dateUtc="2026-09-23T13:03:00Z">
        <w:r>
          <w:delText xml:space="preserve"> 3</w:delText>
        </w:r>
      </w:del>
      <w:r>
        <w:t xml:space="preserve">, we used the same </w:t>
      </w:r>
      <w:del w:id="362" w:author="Author" w:date="2026-09-23T15:03:00Z" w16du:dateUtc="2026-09-23T13:03:00Z">
        <w:r>
          <w:delText xml:space="preserve">matched </w:delText>
        </w:r>
      </w:del>
      <w:r>
        <w:t xml:space="preserve">pair </w:t>
      </w:r>
      <w:ins w:id="363" w:author="Author" w:date="2026-09-23T15:03:00Z" w16du:dateUtc="2026-09-23T13:03:00Z">
        <w:r>
          <w:t xml:space="preserve">of formulations </w:t>
        </w:r>
      </w:ins>
      <w:r>
        <w:t xml:space="preserve">as in </w:t>
      </w:r>
      <w:del w:id="364" w:author="Author" w:date="2026-09-23T15:03:00Z" w16du:dateUtc="2026-09-23T13:03:00Z">
        <w:r>
          <w:delText>analysis</w:delText>
        </w:r>
      </w:del>
      <w:ins w:id="365" w:author="Author" w:date="2026-09-23T15:03:00Z" w16du:dateUtc="2026-09-23T13:03:00Z">
        <w:r>
          <w:t>Analysis</w:t>
        </w:r>
      </w:ins>
      <w:r>
        <w:t xml:space="preserve"> 2: an SSD-weighted quasibinomial point-estimate model (</w:t>
      </w:r>
      <m:oMath>
        <m:r>
          <m:rPr>
            <m:nor/>
          </m:rPr>
          <m:t>surv</m:t>
        </m:r>
        <m:r>
          <m:rPr>
            <m:sty m:val="p"/>
          </m:rPr>
          <w:rPr>
            <w:rFonts w:ascii="Cambria Math" w:hAnsi="Cambria Math"/>
          </w:rPr>
          <m:t>∼</m:t>
        </m:r>
        <m:r>
          <m:rPr>
            <m:nor/>
          </m:rPr>
          <m:t>tmp</m:t>
        </m:r>
      </m:oMath>
      <w:r>
        <w:t xml:space="preserve">, weights from the stable stage distribution of each annual </w:t>
      </w:r>
      <m:oMath>
        <m:r>
          <w:rPr>
            <w:rFonts w:ascii="Cambria Math" w:hAnsi="Cambria Math"/>
          </w:rPr>
          <m:t>U</m:t>
        </m:r>
      </m:oMath>
      <w:r>
        <w:t xml:space="preserve"> matrix) and a binomial count model (</w:t>
      </w:r>
      <w:proofErr w:type="spellStart"/>
      <m:oMath>
        <m:r>
          <m:rPr>
            <m:nor/>
          </m:rPr>
          <m:t>cbind</m:t>
        </m:r>
        <w:proofErr w:type="spellEnd"/>
        <m:d>
          <m:dPr>
            <m:ctrlPr>
              <w:del w:id="366" w:author="Author" w:date="2026-09-23T15:03:00Z" w16du:dateUtc="2026-09-23T13:03:00Z">
                <w:rPr>
                  <w:rFonts w:ascii="Cambria Math" w:hAnsi="Cambria Math"/>
                </w:rPr>
              </w:del>
            </m:ctrlPr>
          </m:dPr>
          <m:e>
            <m:sSub>
              <m:sSubPr>
                <m:ctrlPr>
                  <w:del w:id="367" w:author="Author" w:date="2026-09-23T15:03:00Z" w16du:dateUtc="2026-09-23T13:03:00Z">
                    <w:rPr>
                      <w:rFonts w:ascii="Cambria Math" w:hAnsi="Cambria Math"/>
                    </w:rPr>
                  </w:del>
                </m:ctrlPr>
              </m:sSubPr>
              <m:e>
                <m:r>
                  <w:del w:id="368" w:author="Author" w:date="2026-09-23T15:03:00Z" w16du:dateUtc="2026-09-23T13:03:00Z">
                    <w:rPr>
                      <w:rFonts w:ascii="Cambria Math" w:hAnsi="Cambria Math"/>
                    </w:rPr>
                    <m:t>n</m:t>
                  </w:del>
                </m:r>
              </m:e>
              <m:sub>
                <m:r>
                  <w:del w:id="369" w:author="Author" w:date="2026-09-23T15:03:00Z" w16du:dateUtc="2026-09-23T13:03:00Z">
                    <m:rPr>
                      <m:nor/>
                    </m:rPr>
                    <m:t>surv</m:t>
                  </w:del>
                </m:r>
              </m:sub>
            </m:sSub>
            <m:r>
              <w:del w:id="370" w:author="Author" w:date="2026-09-23T15:03:00Z" w16du:dateUtc="2026-09-23T13:03:00Z">
                <m:rPr>
                  <m:sty m:val="p"/>
                </m:rPr>
                <w:rPr>
                  <w:rFonts w:ascii="Cambria Math" w:hAnsi="Cambria Math"/>
                </w:rPr>
                <m:t>,</m:t>
              </w:del>
            </m:r>
            <m:sSub>
              <m:sSubPr>
                <m:ctrlPr>
                  <w:del w:id="371" w:author="Author" w:date="2026-09-23T15:03:00Z" w16du:dateUtc="2026-09-23T13:03:00Z">
                    <w:rPr>
                      <w:rFonts w:ascii="Cambria Math" w:hAnsi="Cambria Math"/>
                    </w:rPr>
                  </w:del>
                </m:ctrlPr>
              </m:sSubPr>
              <m:e>
                <m:r>
                  <w:del w:id="372" w:author="Author" w:date="2026-09-23T15:03:00Z" w16du:dateUtc="2026-09-23T13:03:00Z">
                    <w:rPr>
                      <w:rFonts w:ascii="Cambria Math" w:hAnsi="Cambria Math"/>
                    </w:rPr>
                    <m:t>n</m:t>
                  </w:del>
                </m:r>
              </m:e>
              <m:sub>
                <m:r>
                  <w:del w:id="373" w:author="Author" w:date="2026-09-23T15:03:00Z" w16du:dateUtc="2026-09-23T13:03:00Z">
                    <m:rPr>
                      <m:nor/>
                    </m:rPr>
                    <m:t>fail</m:t>
                  </w:del>
                </m:r>
              </m:sub>
            </m:sSub>
          </m:e>
        </m:d>
        <m:r>
          <w:del w:id="374" w:author="Author" w:date="2026-09-23T15:03:00Z" w16du:dateUtc="2026-09-23T13:03:00Z">
            <m:rPr>
              <m:sty m:val="p"/>
            </m:rPr>
            <w:rPr>
              <w:rFonts w:ascii="Cambria Math" w:hAnsi="Cambria Math"/>
            </w:rPr>
            <m:t>∼</m:t>
          </w:del>
        </m:r>
        <m:r>
          <w:ins w:id="375" w:author="Author" w:date="2026-09-23T15:03:00Z" w16du:dateUtc="2026-09-23T13:03:00Z">
            <m:rPr>
              <m:sty m:val="p"/>
            </m:rPr>
            <w:rPr>
              <w:rFonts w:ascii="Cambria Math" w:hAnsi="Cambria Math"/>
            </w:rPr>
            <m:t>(</m:t>
          </w:ins>
        </m:r>
        <m:sSub>
          <m:sSubPr>
            <m:ctrlPr>
              <w:ins w:id="376" w:author="Author" w:date="2026-09-23T15:03:00Z" w16du:dateUtc="2026-09-23T13:03:00Z">
                <w:rPr>
                  <w:rFonts w:ascii="Cambria Math" w:hAnsi="Cambria Math"/>
                </w:rPr>
              </w:ins>
            </m:ctrlPr>
          </m:sSubPr>
          <m:e>
            <m:r>
              <w:ins w:id="377" w:author="Author" w:date="2026-09-23T15:03:00Z" w16du:dateUtc="2026-09-23T13:03:00Z">
                <w:rPr>
                  <w:rFonts w:ascii="Cambria Math" w:hAnsi="Cambria Math"/>
                </w:rPr>
                <m:t>n</m:t>
              </w:ins>
            </m:r>
          </m:e>
          <m:sub>
            <m:r>
              <w:ins w:id="378" w:author="Author" w:date="2026-09-23T15:03:00Z" w16du:dateUtc="2026-09-23T13:03:00Z">
                <m:rPr>
                  <m:nor/>
                </m:rPr>
                <m:t>surv</m:t>
              </w:ins>
            </m:r>
          </m:sub>
        </m:sSub>
        <m:r>
          <w:ins w:id="379" w:author="Author" w:date="2026-09-23T15:03:00Z" w16du:dateUtc="2026-09-23T13:03:00Z">
            <m:rPr>
              <m:sty m:val="p"/>
            </m:rPr>
            <w:rPr>
              <w:rFonts w:ascii="Cambria Math" w:hAnsi="Cambria Math"/>
            </w:rPr>
            <m:t>,</m:t>
          </w:ins>
        </m:r>
        <m:sSub>
          <m:sSubPr>
            <m:ctrlPr>
              <w:ins w:id="380" w:author="Author" w:date="2026-09-23T15:03:00Z" w16du:dateUtc="2026-09-23T13:03:00Z">
                <w:rPr>
                  <w:rFonts w:ascii="Cambria Math" w:hAnsi="Cambria Math"/>
                </w:rPr>
              </w:ins>
            </m:ctrlPr>
          </m:sSubPr>
          <m:e>
            <m:r>
              <w:ins w:id="381" w:author="Author" w:date="2026-09-23T15:03:00Z" w16du:dateUtc="2026-09-23T13:03:00Z">
                <w:rPr>
                  <w:rFonts w:ascii="Cambria Math" w:hAnsi="Cambria Math"/>
                </w:rPr>
                <m:t>n</m:t>
              </w:ins>
            </m:r>
          </m:e>
          <m:sub>
            <m:r>
              <w:ins w:id="382" w:author="Author" w:date="2026-09-23T15:03:00Z" w16du:dateUtc="2026-09-23T13:03:00Z">
                <m:rPr>
                  <m:nor/>
                </m:rPr>
                <m:t>fail</m:t>
              </w:ins>
            </m:r>
          </m:sub>
        </m:sSub>
        <m:r>
          <w:ins w:id="383" w:author="Author" w:date="2026-09-23T15:03:00Z" w16du:dateUtc="2026-09-23T13:03:00Z">
            <m:rPr>
              <m:sty m:val="p"/>
            </m:rPr>
            <w:rPr>
              <w:rFonts w:ascii="Cambria Math" w:hAnsi="Cambria Math"/>
            </w:rPr>
            <m:t>)∼</m:t>
          </w:ins>
        </m:r>
        <m:r>
          <m:rPr>
            <m:nor/>
          </m:rPr>
          <m:t>tmp</m:t>
        </m:r>
      </m:oMath>
      <w:r>
        <w:t xml:space="preserve">). </w:t>
      </w:r>
      <w:del w:id="384" w:author="Author" w:date="2026-09-23T15:03:00Z" w16du:dateUtc="2026-09-23T13:03:00Z">
        <w:r>
          <w:delText xml:space="preserve">This keeps the </w:delText>
        </w:r>
      </w:del>
      <w:ins w:id="385" w:author="Author" w:date="2026-09-23T15:03:00Z" w16du:dateUtc="2026-09-23T13:03:00Z">
        <w:r>
          <w:t xml:space="preserve">The </w:t>
        </w:r>
      </w:ins>
      <w:r>
        <w:t xml:space="preserve">linear predictor and </w:t>
      </w:r>
      <w:del w:id="386" w:author="Author" w:date="2026-09-23T15:03:00Z" w16du:dateUtc="2026-09-23T13:03:00Z">
        <w:r>
          <w:delText>response scale aligned across formulations, differing only</w:delText>
        </w:r>
      </w:del>
      <w:ins w:id="387" w:author="Author" w:date="2026-09-23T15:03:00Z" w16du:dateUtc="2026-09-23T13:03:00Z">
        <w:r>
          <w:t xml:space="preserve">logit link </w:t>
        </w:r>
        <w:proofErr w:type="gramStart"/>
        <w:r>
          <w:t>are</w:t>
        </w:r>
        <w:proofErr w:type="gramEnd"/>
        <w:r>
          <w:t xml:space="preserve"> shared, but weighting and dispersion assumptions also differ, as described</w:t>
        </w:r>
      </w:ins>
      <w:r>
        <w:t xml:space="preserve"> in </w:t>
      </w:r>
      <w:del w:id="388" w:author="Author" w:date="2026-09-23T15:03:00Z" w16du:dateUtc="2026-09-23T13:03:00Z">
        <w:r>
          <w:delText>whether survival is treated as a plug-in proportion or as counts with explicit</w:delText>
        </w:r>
      </w:del>
      <w:ins w:id="389" w:author="Author" w:date="2026-09-23T15:03:00Z" w16du:dateUtc="2026-09-23T13:03:00Z">
        <w:r>
          <w:t>section S1.6; the comparison therefore does not isolate</w:t>
        </w:r>
      </w:ins>
      <w:r>
        <w:t xml:space="preserve"> sampling uncertainty.</w:t>
      </w:r>
    </w:p>
    <w:p w14:paraId="330650BB" w14:textId="77777777" w:rsidR="00A26966" w:rsidRDefault="00000000">
      <w:pPr>
        <w:pStyle w:val="BodyText"/>
      </w:pPr>
      <w:r>
        <w:t xml:space="preserve">For sensitivity analyses intended to mimic database-only use (no access to true stage sample sizes), we re-fit stage-specific point-estimate models under two alternatives: (i) no weighting and (ii) SSD weighting derived from each annual </w:t>
      </w:r>
      <m:oMath>
        <m:r>
          <w:rPr>
            <w:rFonts w:ascii="Cambria Math" w:hAnsi="Cambria Math"/>
          </w:rPr>
          <m:t>U</m:t>
        </m:r>
      </m:oMath>
      <w:r>
        <w:t xml:space="preserve"> matrix.</w:t>
      </w:r>
    </w:p>
    <w:p w14:paraId="1453EC41" w14:textId="77777777" w:rsidR="00A26966" w:rsidRDefault="00000000">
      <w:pPr>
        <w:pStyle w:val="Heading2"/>
        <w:rPr>
          <w:ins w:id="390" w:author="Author" w:date="2026-09-23T15:03:00Z" w16du:dateUtc="2026-09-23T13:03:00Z"/>
        </w:rPr>
      </w:pPr>
      <w:bookmarkStart w:id="391" w:name="Xe9072593a476435e14aed5e55ee802bcf07fa9c"/>
      <w:bookmarkStart w:id="392" w:name="_Toc241068216"/>
      <w:bookmarkEnd w:id="345"/>
      <w:bookmarkEnd w:id="348"/>
      <w:ins w:id="393" w:author="Author" w:date="2026-09-23T15:03:00Z" w16du:dateUtc="2026-09-23T13:03:00Z">
        <w:r>
          <w:t>S1.11 Boundary survival estimates and small stage-specific sample sizes in Analysis 1</w:t>
        </w:r>
        <w:bookmarkEnd w:id="392"/>
      </w:ins>
    </w:p>
    <w:p w14:paraId="729B36AD" w14:textId="77777777" w:rsidR="00A26966" w:rsidRDefault="00000000">
      <w:pPr>
        <w:pStyle w:val="FirstParagraph"/>
        <w:rPr>
          <w:ins w:id="394" w:author="Author" w:date="2026-09-23T15:03:00Z" w16du:dateUtc="2026-09-23T13:03:00Z"/>
        </w:rPr>
      </w:pPr>
      <w:ins w:id="395" w:author="Author" w:date="2026-09-23T15:03:00Z" w16du:dateUtc="2026-09-23T13:03:00Z">
        <w:r>
          <w:t xml:space="preserve">To assess whether the conditions most likely to distort point estimates were concentrated in particular parts of the Analysis 1 dataset, we summarized a separate set of 68 population-level entries from 28 species with recovered stage counts by COMPADRE </w:t>
        </w:r>
        <w:proofErr w:type="spellStart"/>
        <w:r>
          <w:rPr>
            <w:rStyle w:val="VerbatimChar"/>
          </w:rPr>
          <w:t>OrganismType</w:t>
        </w:r>
        <w:proofErr w:type="spellEnd"/>
        <w:r>
          <w:t xml:space="preserve"> (used here as the available life-form grouping) and by broad matrix-dimension class (3-5 versus 6+ stages). For each population-level matrix, we recorded whether any stage-specific survival estimate lay exactly on the boundary (0 or 1), whether any stage had </w:t>
        </w:r>
      </w:ins>
      <m:oMath>
        <m:r>
          <w:ins w:id="396" w:author="Author" w:date="2026-09-23T15:03:00Z" w16du:dateUtc="2026-09-23T13:03:00Z">
            <w:rPr>
              <w:rFonts w:ascii="Cambria Math" w:hAnsi="Cambria Math"/>
            </w:rPr>
            <m:t>N</m:t>
          </w:ins>
        </m:r>
        <m:r>
          <w:ins w:id="397" w:author="Author" w:date="2026-09-23T15:03:00Z" w16du:dateUtc="2026-09-23T13:03:00Z">
            <m:rPr>
              <m:sty m:val="p"/>
            </m:rPr>
            <w:rPr>
              <w:rFonts w:ascii="Cambria Math" w:hAnsi="Cambria Math"/>
            </w:rPr>
            <m:t>&lt;</m:t>
          </w:ins>
        </m:r>
        <m:r>
          <w:ins w:id="398" w:author="Author" w:date="2026-09-23T15:03:00Z" w16du:dateUtc="2026-09-23T13:03:00Z">
            <w:rPr>
              <w:rFonts w:ascii="Cambria Math" w:hAnsi="Cambria Math"/>
            </w:rPr>
            <m:t>20</m:t>
          </w:ins>
        </m:r>
      </m:oMath>
      <w:ins w:id="399" w:author="Author" w:date="2026-09-23T15:03:00Z" w16du:dateUtc="2026-09-23T13:03:00Z">
        <w:r>
          <w:t xml:space="preserve"> or </w:t>
        </w:r>
      </w:ins>
      <m:oMath>
        <m:r>
          <w:ins w:id="400" w:author="Author" w:date="2026-09-23T15:03:00Z" w16du:dateUtc="2026-09-23T13:03:00Z">
            <w:rPr>
              <w:rFonts w:ascii="Cambria Math" w:hAnsi="Cambria Math"/>
            </w:rPr>
            <m:t>N</m:t>
          </w:ins>
        </m:r>
        <m:r>
          <w:ins w:id="401" w:author="Author" w:date="2026-09-23T15:03:00Z" w16du:dateUtc="2026-09-23T13:03:00Z">
            <m:rPr>
              <m:sty m:val="p"/>
            </m:rPr>
            <w:rPr>
              <w:rFonts w:ascii="Cambria Math" w:hAnsi="Cambria Math"/>
            </w:rPr>
            <m:t>&lt;</m:t>
          </w:ins>
        </m:r>
        <m:r>
          <w:ins w:id="402" w:author="Author" w:date="2026-09-23T15:03:00Z" w16du:dateUtc="2026-09-23T13:03:00Z">
            <w:rPr>
              <w:rFonts w:ascii="Cambria Math" w:hAnsi="Cambria Math"/>
            </w:rPr>
            <m:t>50</m:t>
          </w:ins>
        </m:r>
      </m:oMath>
      <w:ins w:id="403" w:author="Author" w:date="2026-09-23T15:03:00Z" w16du:dateUtc="2026-09-23T13:03:00Z">
        <w:r>
          <w:t xml:space="preserve">, and the minimum stage-specific sample size. This audit used unscaled </w:t>
        </w:r>
      </w:ins>
      <m:oMath>
        <m:r>
          <w:ins w:id="404" w:author="Author" w:date="2026-09-23T15:03:00Z" w16du:dateUtc="2026-09-23T13:03:00Z">
            <w:rPr>
              <w:rFonts w:ascii="Cambria Math" w:hAnsi="Cambria Math"/>
            </w:rPr>
            <m:t>U</m:t>
          </w:ins>
        </m:r>
      </m:oMath>
      <w:ins w:id="405" w:author="Author" w:date="2026-09-23T15:03:00Z" w16du:dateUtc="2026-09-23T13:03:00Z">
        <w:r>
          <w:t xml:space="preserve"> matrices, with exactly 100% survival in 22/68 entries, rather than the rescaled matrices and model subset described in the main </w:t>
        </w:r>
        <w:r>
          <w:lastRenderedPageBreak/>
          <w:t xml:space="preserve">Discussion. These summaries are descriptive and intended to identify where potentially fragile point estimates are concentrated in the </w:t>
        </w:r>
        <w:proofErr w:type="spellStart"/>
        <w:r>
          <w:t>analysed</w:t>
        </w:r>
        <w:proofErr w:type="spellEnd"/>
        <w:r>
          <w:t xml:space="preserve"> subset.</w:t>
        </w:r>
      </w:ins>
    </w:p>
    <w:p w14:paraId="478D8C79" w14:textId="77777777" w:rsidR="00A26966" w:rsidRDefault="00000000">
      <w:pPr>
        <w:pStyle w:val="Heading2"/>
        <w:rPr>
          <w:ins w:id="406" w:author="Author" w:date="2026-09-23T15:03:00Z" w16du:dateUtc="2026-09-23T13:03:00Z"/>
        </w:rPr>
      </w:pPr>
      <w:bookmarkStart w:id="407" w:name="Xbcc0c51d82b2bf49c697952fc977fc249429e0d"/>
      <w:bookmarkStart w:id="408" w:name="_Toc241068217"/>
      <w:bookmarkEnd w:id="391"/>
      <w:ins w:id="409" w:author="Author" w:date="2026-09-23T15:03:00Z" w16du:dateUtc="2026-09-23T13:03:00Z">
        <w:r>
          <w:t>S1.12 Displacement magnitude versus boundary survival structure</w:t>
        </w:r>
        <w:bookmarkEnd w:id="408"/>
      </w:ins>
    </w:p>
    <w:p w14:paraId="1C52E0F1" w14:textId="77777777" w:rsidR="00A26966" w:rsidRDefault="00000000">
      <w:pPr>
        <w:pStyle w:val="FirstParagraph"/>
        <w:rPr>
          <w:ins w:id="410" w:author="Author" w:date="2026-09-23T15:03:00Z" w16du:dateUtc="2026-09-23T13:03:00Z"/>
        </w:rPr>
      </w:pPr>
      <w:ins w:id="411" w:author="Author" w:date="2026-09-23T15:03:00Z" w16du:dateUtc="2026-09-23T13:03:00Z">
        <w:r>
          <w:t xml:space="preserve">To examine factors associated with point-estimate displacement in Analysis 1, we compared each population-level point estimate to the median of its sampling distribution for mature life expectancy and shape. We defined displacement magnitude as the absolute difference between the point estimate and the sampling-distribution median; for life expectancy, this was calculated on the </w:t>
        </w:r>
      </w:ins>
      <m:oMath>
        <m:sSub>
          <m:sSubPr>
            <m:ctrlPr>
              <w:ins w:id="412" w:author="Author" w:date="2026-09-23T15:03:00Z" w16du:dateUtc="2026-09-23T13:03:00Z">
                <w:rPr>
                  <w:rFonts w:ascii="Cambria Math" w:hAnsi="Cambria Math"/>
                </w:rPr>
              </w:ins>
            </m:ctrlPr>
          </m:sSubPr>
          <m:e>
            <m:r>
              <w:ins w:id="413" w:author="Author" w:date="2026-09-23T15:03:00Z" w16du:dateUtc="2026-09-23T13:03:00Z">
                <m:rPr>
                  <m:sty m:val="p"/>
                </m:rPr>
                <w:rPr>
                  <w:rFonts w:ascii="Cambria Math" w:hAnsi="Cambria Math"/>
                </w:rPr>
                <m:t>log</m:t>
              </w:ins>
            </m:r>
          </m:e>
          <m:sub>
            <m:r>
              <w:ins w:id="414" w:author="Author" w:date="2026-09-23T15:03:00Z" w16du:dateUtc="2026-09-23T13:03:00Z">
                <w:rPr>
                  <w:rFonts w:ascii="Cambria Math" w:hAnsi="Cambria Math"/>
                </w:rPr>
                <m:t>10</m:t>
              </w:ins>
            </m:r>
          </m:sub>
        </m:sSub>
      </m:oMath>
      <w:ins w:id="415" w:author="Author" w:date="2026-09-23T15:03:00Z" w16du:dateUtc="2026-09-23T13:03:00Z">
        <w:r>
          <w:t xml:space="preserve"> scale to reflect multiplicative discrepancies. We then related displacement magnitude to two predictors derived from the same population-level matrix: (</w:t>
        </w:r>
        <w:proofErr w:type="spellStart"/>
        <w:r>
          <w:t>i</w:t>
        </w:r>
        <w:proofErr w:type="spellEnd"/>
        <w:r>
          <w:t>) the number of stage-specific survival estimates at the boundary (0 or 1), and (ii) the proportion of observed individuals belonging to boundary-survival stages, calculated from the recovered stage-specific sample sizes. We summarized these relationships with simple linear regressions and visualized them with scatter plots and fitted lines.</w:t>
        </w:r>
      </w:ins>
    </w:p>
    <w:p w14:paraId="328C2F01" w14:textId="77777777" w:rsidR="00A26966" w:rsidRDefault="00000000">
      <w:pPr>
        <w:pStyle w:val="Heading2"/>
        <w:rPr>
          <w:ins w:id="416" w:author="Author" w:date="2026-09-23T15:03:00Z" w16du:dateUtc="2026-09-23T13:03:00Z"/>
        </w:rPr>
      </w:pPr>
      <w:bookmarkStart w:id="417" w:name="Xf7ef802071fd8b0eb2240598c3d62456b26e111"/>
      <w:bookmarkStart w:id="418" w:name="_Toc241068218"/>
      <w:bookmarkEnd w:id="407"/>
      <w:ins w:id="419" w:author="Author" w:date="2026-09-23T15:03:00Z" w16du:dateUtc="2026-09-23T13:03:00Z">
        <w:r>
          <w:t>S1.13 Sensitivity to the quasi-stable-distribution truncation threshold</w:t>
        </w:r>
        <w:bookmarkEnd w:id="418"/>
      </w:ins>
    </w:p>
    <w:p w14:paraId="46F40EB5" w14:textId="77777777" w:rsidR="00A26966" w:rsidRDefault="00000000">
      <w:pPr>
        <w:pStyle w:val="FirstParagraph"/>
        <w:rPr>
          <w:ins w:id="420" w:author="Author" w:date="2026-09-23T15:03:00Z" w16du:dateUtc="2026-09-23T13:03:00Z"/>
        </w:rPr>
      </w:pPr>
      <w:ins w:id="421" w:author="Author" w:date="2026-09-23T15:03:00Z" w16du:dateUtc="2026-09-23T13:03:00Z">
        <w:r>
          <w:t xml:space="preserve">To assess whether the shape metric was sensitive to the truncation rule used to avoid artefactual mortality plateaus, we repeated the Analysis 1 shape calculation using quasi-stable-distribution convergence thresholds of 0.5% and 5%, alongside the 1% threshold used in the main analysis. For each population-level MPM that remained estimable under all three thresholds, we recalculated the point estimate of shape and the posterior uncertainty summary using the threshold-specific truncation age </w:t>
        </w:r>
      </w:ins>
      <m:oMath>
        <m:r>
          <w:ins w:id="422" w:author="Author" w:date="2026-09-23T15:03:00Z" w16du:dateUtc="2026-09-23T13:03:00Z">
            <w:rPr>
              <w:rFonts w:ascii="Cambria Math" w:hAnsi="Cambria Math"/>
            </w:rPr>
            <m:t>q</m:t>
          </w:ins>
        </m:r>
      </m:oMath>
      <w:ins w:id="423" w:author="Author" w:date="2026-09-23T15:03:00Z" w16du:dateUtc="2026-09-23T13:03:00Z">
        <w:r>
          <w:t xml:space="preserve">. We then compared the resulting shape estimates to the 1% baseline using pairwise correlations, absolute differences, sign changes around zero, and shifts in </w:t>
        </w:r>
      </w:ins>
      <m:oMath>
        <m:r>
          <w:ins w:id="424" w:author="Author" w:date="2026-09-23T15:03:00Z" w16du:dateUtc="2026-09-23T13:03:00Z">
            <w:rPr>
              <w:rFonts w:ascii="Cambria Math" w:hAnsi="Cambria Math"/>
            </w:rPr>
            <m:t>q</m:t>
          </w:ins>
        </m:r>
      </m:oMath>
      <w:ins w:id="425" w:author="Author" w:date="2026-09-23T15:03:00Z" w16du:dateUtc="2026-09-23T13:03:00Z">
        <w:r>
          <w:t>.</w:t>
        </w:r>
      </w:ins>
    </w:p>
    <w:p w14:paraId="1BE50B53" w14:textId="77777777" w:rsidR="00A26966" w:rsidRDefault="00000000">
      <w:pPr>
        <w:pStyle w:val="Heading1"/>
      </w:pPr>
      <w:bookmarkStart w:id="426" w:name="supplementary-results"/>
      <w:bookmarkStart w:id="427" w:name="_Toc241068219"/>
      <w:bookmarkStart w:id="428" w:name="_Toc226648412"/>
      <w:bookmarkEnd w:id="96"/>
      <w:bookmarkEnd w:id="417"/>
      <w:r>
        <w:lastRenderedPageBreak/>
        <w:t>Supplementary Results</w:t>
      </w:r>
      <w:bookmarkEnd w:id="427"/>
      <w:bookmarkEnd w:id="428"/>
    </w:p>
    <w:p w14:paraId="3CF03343" w14:textId="77777777" w:rsidR="00A26966" w:rsidRDefault="00000000">
      <w:pPr>
        <w:pStyle w:val="Heading2"/>
      </w:pPr>
      <w:bookmarkStart w:id="429" w:name="Xb9dbb5729d5192ad1efcc753c5a6a6c3d38d456"/>
      <w:bookmarkStart w:id="430" w:name="_Toc241068220"/>
      <w:bookmarkStart w:id="431" w:name="_Toc226648413"/>
      <w:r>
        <w:t>S2.1 Sensitivity to point-estimate weighting choice</w:t>
      </w:r>
      <w:bookmarkEnd w:id="430"/>
      <w:bookmarkEnd w:id="431"/>
    </w:p>
    <w:p w14:paraId="65EB6F73" w14:textId="77777777" w:rsidR="00A26966" w:rsidRDefault="00000000">
      <w:pPr>
        <w:pStyle w:val="FirstParagraph"/>
      </w:pPr>
      <w:r>
        <w:t xml:space="preserve">Across estimable stages in </w:t>
      </w:r>
      <w:del w:id="432" w:author="Author" w:date="2026-09-23T15:03:00Z" w16du:dateUtc="2026-09-23T13:03:00Z">
        <w:r>
          <w:delText>analysis</w:delText>
        </w:r>
      </w:del>
      <w:ins w:id="433" w:author="Author" w:date="2026-09-23T15:03:00Z" w16du:dateUtc="2026-09-23T13:03:00Z">
        <w:r>
          <w:t>Analysis</w:t>
        </w:r>
      </w:ins>
      <w:r>
        <w:t xml:space="preserve"> 2, switching from no weighting to SSD weighting changed temperature-coefficient medians by at most 0.142 on the logit scale, with interval widths changing by -0.045 to 0.614 (Table S9).</w:t>
      </w:r>
    </w:p>
    <w:p w14:paraId="141F6E04" w14:textId="77777777" w:rsidR="00A26966" w:rsidRDefault="00000000">
      <w:pPr>
        <w:pStyle w:val="BodyText"/>
      </w:pPr>
      <w:r>
        <w:t xml:space="preserve">Across estimable site-stage combinations in </w:t>
      </w:r>
      <w:ins w:id="434" w:author="Author" w:date="2026-09-23T15:03:00Z" w16du:dateUtc="2026-09-23T13:03:00Z">
        <w:r>
          <w:t xml:space="preserve">the </w:t>
        </w:r>
        <w:r>
          <w:rPr>
            <w:i/>
            <w:iCs/>
          </w:rPr>
          <w:t>Astragalus</w:t>
        </w:r>
        <w:r>
          <w:t xml:space="preserve"> robustness </w:t>
        </w:r>
      </w:ins>
      <w:r>
        <w:t>analysis</w:t>
      </w:r>
      <w:del w:id="435" w:author="Author" w:date="2026-09-23T15:03:00Z" w16du:dateUtc="2026-09-23T13:03:00Z">
        <w:r>
          <w:delText xml:space="preserve"> 3</w:delText>
        </w:r>
      </w:del>
      <w:r>
        <w:t>, the corresponding maximum absolute median shift was 0.912, and interval-width differences ranged from -0.512 to 1.526 (Table S10). These sensitivity checks show how weighting assumptions alter point-estimate uncertainty when true stage sample sizes are unavailable.</w:t>
      </w:r>
    </w:p>
    <w:p w14:paraId="14CC3DC3" w14:textId="77777777" w:rsidR="00A26966" w:rsidRDefault="00000000">
      <w:pPr>
        <w:pStyle w:val="Heading2"/>
        <w:rPr>
          <w:ins w:id="436" w:author="Author" w:date="2026-09-23T15:03:00Z" w16du:dateUtc="2026-09-23T13:03:00Z"/>
        </w:rPr>
      </w:pPr>
      <w:bookmarkStart w:id="437" w:name="Xbaa2cca937d931f3cba9ff2d2cda76629e04fa8"/>
      <w:bookmarkStart w:id="438" w:name="_Toc241068221"/>
      <w:bookmarkEnd w:id="429"/>
      <w:ins w:id="439" w:author="Author" w:date="2026-09-23T15:03:00Z" w16du:dateUtc="2026-09-23T13:03:00Z">
        <w:r>
          <w:t>S2.2 Where do boundary estimates and small stage counts occur?</w:t>
        </w:r>
        <w:bookmarkEnd w:id="438"/>
      </w:ins>
    </w:p>
    <w:p w14:paraId="7A6A1F0E" w14:textId="77777777" w:rsidR="00A26966" w:rsidRDefault="00000000">
      <w:pPr>
        <w:pStyle w:val="FirstParagraph"/>
        <w:rPr>
          <w:ins w:id="440" w:author="Author" w:date="2026-09-23T15:03:00Z" w16du:dateUtc="2026-09-23T13:03:00Z"/>
        </w:rPr>
      </w:pPr>
      <w:ins w:id="441" w:author="Author" w:date="2026-09-23T15:03:00Z" w16du:dateUtc="2026-09-23T13:03:00Z">
        <w:r>
          <w:t xml:space="preserve">Among the 68 Analysis 1 population-level entries with recovered stage counts, 42.6% contained at least one boundary survival estimate and 30.9% contained at least one stage estimated from fewer than 20 individuals. These conditions tended to co-occur: the population-level proportion of boundary survival estimates was positively correlated with the proportion of stages having </w:t>
        </w:r>
      </w:ins>
      <m:oMath>
        <m:r>
          <w:ins w:id="442" w:author="Author" w:date="2026-09-23T15:03:00Z" w16du:dateUtc="2026-09-23T13:03:00Z">
            <w:rPr>
              <w:rFonts w:ascii="Cambria Math" w:hAnsi="Cambria Math"/>
            </w:rPr>
            <m:t>N</m:t>
          </w:ins>
        </m:r>
        <m:r>
          <w:ins w:id="443" w:author="Author" w:date="2026-09-23T15:03:00Z" w16du:dateUtc="2026-09-23T13:03:00Z">
            <m:rPr>
              <m:sty m:val="p"/>
            </m:rPr>
            <w:rPr>
              <w:rFonts w:ascii="Cambria Math" w:hAnsi="Cambria Math"/>
            </w:rPr>
            <m:t>&lt;</m:t>
          </w:ins>
        </m:r>
        <m:r>
          <w:ins w:id="444" w:author="Author" w:date="2026-09-23T15:03:00Z" w16du:dateUtc="2026-09-23T13:03:00Z">
            <w:rPr>
              <w:rFonts w:ascii="Cambria Math" w:hAnsi="Cambria Math"/>
            </w:rPr>
            <m:t>20</m:t>
          </w:ins>
        </m:r>
      </m:oMath>
      <w:ins w:id="445" w:author="Author" w:date="2026-09-23T15:03:00Z" w16du:dateUtc="2026-09-23T13:03:00Z">
        <w:r>
          <w:t xml:space="preserve"> (</w:t>
        </w:r>
      </w:ins>
      <m:oMath>
        <m:r>
          <w:ins w:id="446" w:author="Author" w:date="2026-09-23T15:03:00Z" w16du:dateUtc="2026-09-23T13:03:00Z">
            <w:rPr>
              <w:rFonts w:ascii="Cambria Math" w:hAnsi="Cambria Math"/>
            </w:rPr>
            <m:t>r</m:t>
          </w:ins>
        </m:r>
        <m:r>
          <w:ins w:id="447" w:author="Author" w:date="2026-09-23T15:03:00Z" w16du:dateUtc="2026-09-23T13:03:00Z">
            <m:rPr>
              <m:sty m:val="p"/>
            </m:rPr>
            <w:rPr>
              <w:rFonts w:ascii="Cambria Math" w:hAnsi="Cambria Math"/>
            </w:rPr>
            <m:t>=</m:t>
          </w:ins>
        </m:r>
        <m:r>
          <w:ins w:id="448" w:author="Author" w:date="2026-09-23T15:03:00Z" w16du:dateUtc="2026-09-23T13:03:00Z">
            <w:rPr>
              <w:rFonts w:ascii="Cambria Math" w:hAnsi="Cambria Math"/>
            </w:rPr>
            <m:t>0.35</m:t>
          </w:ins>
        </m:r>
      </m:oMath>
      <w:ins w:id="449" w:author="Author" w:date="2026-09-23T15:03:00Z" w16du:dateUtc="2026-09-23T13:03:00Z">
        <w:r>
          <w:t>).</w:t>
        </w:r>
      </w:ins>
    </w:p>
    <w:p w14:paraId="54364549" w14:textId="77777777" w:rsidR="00A26966" w:rsidRDefault="00000000">
      <w:pPr>
        <w:pStyle w:val="BodyText"/>
        <w:rPr>
          <w:ins w:id="450" w:author="Author" w:date="2026-09-23T15:03:00Z" w16du:dateUtc="2026-09-23T13:03:00Z"/>
        </w:rPr>
      </w:pPr>
      <w:ins w:id="451" w:author="Author" w:date="2026-09-23T15:03:00Z" w16du:dateUtc="2026-09-23T13:03:00Z">
        <w:r>
          <w:t xml:space="preserve">By life form, herbaceous perennials made up most of the </w:t>
        </w:r>
        <w:proofErr w:type="spellStart"/>
        <w:r>
          <w:t>analysed</w:t>
        </w:r>
        <w:proofErr w:type="spellEnd"/>
        <w:r>
          <w:t xml:space="preserve"> subset and showed the highest frequency among the well-represented categories, with 45.3% of entries containing at least one boundary survival estimate and 34.0% containing at least one stage with </w:t>
        </w:r>
      </w:ins>
      <m:oMath>
        <m:r>
          <w:ins w:id="452" w:author="Author" w:date="2026-09-23T15:03:00Z" w16du:dateUtc="2026-09-23T13:03:00Z">
            <w:rPr>
              <w:rFonts w:ascii="Cambria Math" w:hAnsi="Cambria Math"/>
            </w:rPr>
            <m:t>N</m:t>
          </w:ins>
        </m:r>
        <m:r>
          <w:ins w:id="453" w:author="Author" w:date="2026-09-23T15:03:00Z" w16du:dateUtc="2026-09-23T13:03:00Z">
            <m:rPr>
              <m:sty m:val="p"/>
            </m:rPr>
            <w:rPr>
              <w:rFonts w:ascii="Cambria Math" w:hAnsi="Cambria Math"/>
            </w:rPr>
            <m:t>&lt;</m:t>
          </w:ins>
        </m:r>
        <m:r>
          <w:ins w:id="454" w:author="Author" w:date="2026-09-23T15:03:00Z" w16du:dateUtc="2026-09-23T13:03:00Z">
            <w:rPr>
              <w:rFonts w:ascii="Cambria Math" w:hAnsi="Cambria Math"/>
            </w:rPr>
            <m:t>20</m:t>
          </w:ins>
        </m:r>
      </m:oMath>
      <w:ins w:id="455" w:author="Author" w:date="2026-09-23T15:03:00Z" w16du:dateUtc="2026-09-23T13:03:00Z">
        <w:r>
          <w:t xml:space="preserve">. Succulents showed lower corresponding values (22.2% and 22.2%, respectively). Woody life forms were too sparsely represented in the final subset for strong conclusions. By matrix dimension, both features were more common in 6+-stage matrices than in 3-5-stage matrices (61.1% versus 36.0% for any boundary estimate; 44.4% versus 26.0% for any stage with </w:t>
        </w:r>
      </w:ins>
      <m:oMath>
        <m:r>
          <w:ins w:id="456" w:author="Author" w:date="2026-09-23T15:03:00Z" w16du:dateUtc="2026-09-23T13:03:00Z">
            <w:rPr>
              <w:rFonts w:ascii="Cambria Math" w:hAnsi="Cambria Math"/>
            </w:rPr>
            <m:t>N</m:t>
          </w:ins>
        </m:r>
        <m:r>
          <w:ins w:id="457" w:author="Author" w:date="2026-09-23T15:03:00Z" w16du:dateUtc="2026-09-23T13:03:00Z">
            <m:rPr>
              <m:sty m:val="p"/>
            </m:rPr>
            <w:rPr>
              <w:rFonts w:ascii="Cambria Math" w:hAnsi="Cambria Math"/>
            </w:rPr>
            <m:t>&lt;</m:t>
          </w:ins>
        </m:r>
        <m:r>
          <w:ins w:id="458" w:author="Author" w:date="2026-09-23T15:03:00Z" w16du:dateUtc="2026-09-23T13:03:00Z">
            <w:rPr>
              <w:rFonts w:ascii="Cambria Math" w:hAnsi="Cambria Math"/>
            </w:rPr>
            <m:t>20</m:t>
          </w:ins>
        </m:r>
      </m:oMath>
      <w:ins w:id="459" w:author="Author" w:date="2026-09-23T15:03:00Z" w16du:dateUtc="2026-09-23T13:03:00Z">
        <w:r>
          <w:t>; Table S12).</w:t>
        </w:r>
      </w:ins>
    </w:p>
    <w:p w14:paraId="410CDC42" w14:textId="77777777" w:rsidR="00A26966" w:rsidRDefault="00000000">
      <w:pPr>
        <w:pStyle w:val="BodyText"/>
        <w:rPr>
          <w:ins w:id="460" w:author="Author" w:date="2026-09-23T15:03:00Z" w16du:dateUtc="2026-09-23T13:03:00Z"/>
        </w:rPr>
      </w:pPr>
      <w:ins w:id="461" w:author="Author" w:date="2026-09-23T15:03:00Z" w16du:dateUtc="2026-09-23T13:03:00Z">
        <w:r>
          <w:lastRenderedPageBreak/>
          <w:t xml:space="preserve">Boundary survival estimates can arise from finite sampling of discrete stage classes. Finer stage classes do not necessarily reduce these estimates and may leave fewer observations per class. Information sharing in fitted vital-rate models, such as those used to construct integral projection models, may reduce boundary estimates through smoothing rather than finer </w:t>
        </w:r>
        <w:proofErr w:type="spellStart"/>
        <w:r>
          <w:t>discretisation</w:t>
        </w:r>
        <w:proofErr w:type="spellEnd"/>
        <w:r>
          <w:t xml:space="preserve"> alone.</w:t>
        </w:r>
      </w:ins>
    </w:p>
    <w:p w14:paraId="256AA88B" w14:textId="77777777" w:rsidR="00A26966" w:rsidRDefault="00000000">
      <w:pPr>
        <w:pStyle w:val="Heading2"/>
        <w:rPr>
          <w:ins w:id="462" w:author="Author" w:date="2026-09-23T15:03:00Z" w16du:dateUtc="2026-09-23T13:03:00Z"/>
        </w:rPr>
      </w:pPr>
      <w:bookmarkStart w:id="463" w:name="X7f9bc76663c4cdccea08220fb8b2fd536e0535e"/>
      <w:bookmarkStart w:id="464" w:name="_Toc241068222"/>
      <w:bookmarkEnd w:id="437"/>
      <w:ins w:id="465" w:author="Author" w:date="2026-09-23T15:03:00Z" w16du:dateUtc="2026-09-23T13:03:00Z">
        <w:r>
          <w:t>S2.3 Does displacement increase with boundary survival structure?</w:t>
        </w:r>
        <w:bookmarkEnd w:id="464"/>
      </w:ins>
    </w:p>
    <w:p w14:paraId="07D0AACD" w14:textId="77777777" w:rsidR="00A26966" w:rsidRDefault="00000000">
      <w:pPr>
        <w:pStyle w:val="FirstParagraph"/>
        <w:rPr>
          <w:ins w:id="466" w:author="Author" w:date="2026-09-23T15:03:00Z" w16du:dateUtc="2026-09-23T13:03:00Z"/>
        </w:rPr>
      </w:pPr>
      <w:ins w:id="467" w:author="Author" w:date="2026-09-23T15:03:00Z" w16du:dateUtc="2026-09-23T13:03:00Z">
        <w:r>
          <w:t xml:space="preserve">Displacement magnitude increased with both measures of boundary-survival structure (Figure S3; Table S13). For shape, the absolute difference between the point estimate and the sampling-distribution median increased with the number of boundary survival stages (slope = 0.010, 95% CI [0.005, 0.016]) and with the proportion of individuals in boundary-survival stages (slope = 0.093, 95% CI [0.043, 0.143]). For mature life expectancy, the same pattern was evident on the </w:t>
        </w:r>
      </w:ins>
      <m:oMath>
        <m:sSub>
          <m:sSubPr>
            <m:ctrlPr>
              <w:ins w:id="468" w:author="Author" w:date="2026-09-23T15:03:00Z" w16du:dateUtc="2026-09-23T13:03:00Z">
                <w:rPr>
                  <w:rFonts w:ascii="Cambria Math" w:hAnsi="Cambria Math"/>
                </w:rPr>
              </w:ins>
            </m:ctrlPr>
          </m:sSubPr>
          <m:e>
            <m:r>
              <w:ins w:id="469" w:author="Author" w:date="2026-09-23T15:03:00Z" w16du:dateUtc="2026-09-23T13:03:00Z">
                <m:rPr>
                  <m:sty m:val="p"/>
                </m:rPr>
                <w:rPr>
                  <w:rFonts w:ascii="Cambria Math" w:hAnsi="Cambria Math"/>
                </w:rPr>
                <m:t>log</m:t>
              </w:ins>
            </m:r>
          </m:e>
          <m:sub>
            <m:r>
              <w:ins w:id="470" w:author="Author" w:date="2026-09-23T15:03:00Z" w16du:dateUtc="2026-09-23T13:03:00Z">
                <w:rPr>
                  <w:rFonts w:ascii="Cambria Math" w:hAnsi="Cambria Math"/>
                </w:rPr>
                <m:t>10</m:t>
              </w:ins>
            </m:r>
          </m:sub>
        </m:sSub>
      </m:oMath>
      <w:ins w:id="471" w:author="Author" w:date="2026-09-23T15:03:00Z" w16du:dateUtc="2026-09-23T13:03:00Z">
        <w:r>
          <w:t xml:space="preserve"> scale (number of boundary stages: slope = 0.062, 95% CI [0.029, 0.095]; proportion of individuals in boundary-survival stages: slope = 0.672, 95% CI [0.370, 0.974]). The fitted models explained a modest but non-trivial share of the among-matrix variation in displacement magnitude (</w:t>
        </w:r>
      </w:ins>
      <m:oMath>
        <m:sSup>
          <m:sSupPr>
            <m:ctrlPr>
              <w:ins w:id="472" w:author="Author" w:date="2026-09-23T15:03:00Z" w16du:dateUtc="2026-09-23T13:03:00Z">
                <w:rPr>
                  <w:rFonts w:ascii="Cambria Math" w:hAnsi="Cambria Math"/>
                </w:rPr>
              </w:ins>
            </m:ctrlPr>
          </m:sSupPr>
          <m:e>
            <m:r>
              <w:ins w:id="473" w:author="Author" w:date="2026-09-23T15:03:00Z" w16du:dateUtc="2026-09-23T13:03:00Z">
                <w:rPr>
                  <w:rFonts w:ascii="Cambria Math" w:hAnsi="Cambria Math"/>
                </w:rPr>
                <m:t>R</m:t>
              </w:ins>
            </m:r>
          </m:e>
          <m:sup>
            <m:r>
              <w:ins w:id="474" w:author="Author" w:date="2026-09-23T15:03:00Z" w16du:dateUtc="2026-09-23T13:03:00Z">
                <w:rPr>
                  <w:rFonts w:ascii="Cambria Math" w:hAnsi="Cambria Math"/>
                </w:rPr>
                <m:t>2</m:t>
              </w:ins>
            </m:r>
          </m:sup>
        </m:sSup>
        <m:r>
          <w:ins w:id="475" w:author="Author" w:date="2026-09-23T15:03:00Z" w16du:dateUtc="2026-09-23T13:03:00Z">
            <m:rPr>
              <m:sty m:val="p"/>
            </m:rPr>
            <w:rPr>
              <w:rFonts w:ascii="Cambria Math" w:hAnsi="Cambria Math"/>
            </w:rPr>
            <m:t>=</m:t>
          </w:ins>
        </m:r>
        <m:r>
          <w:ins w:id="476" w:author="Author" w:date="2026-09-23T15:03:00Z" w16du:dateUtc="2026-09-23T13:03:00Z">
            <w:rPr>
              <w:rFonts w:ascii="Cambria Math" w:hAnsi="Cambria Math"/>
            </w:rPr>
            <m:t>0.176</m:t>
          </w:ins>
        </m:r>
        <m:r>
          <w:ins w:id="477" w:author="Author" w:date="2026-09-23T15:03:00Z" w16du:dateUtc="2026-09-23T13:03:00Z">
            <m:rPr>
              <m:sty m:val="p"/>
            </m:rPr>
            <w:rPr>
              <w:rFonts w:ascii="Cambria Math" w:hAnsi="Cambria Math"/>
            </w:rPr>
            <m:t>-</m:t>
          </w:ins>
        </m:r>
        <m:r>
          <w:ins w:id="478" w:author="Author" w:date="2026-09-23T15:03:00Z" w16du:dateUtc="2026-09-23T13:03:00Z">
            <w:rPr>
              <w:rFonts w:ascii="Cambria Math" w:hAnsi="Cambria Math"/>
            </w:rPr>
            <m:t>0.242</m:t>
          </w:ins>
        </m:r>
      </m:oMath>
      <w:ins w:id="479" w:author="Author" w:date="2026-09-23T15:03:00Z" w16du:dateUtc="2026-09-23T13:03:00Z">
        <w:r>
          <w:t>). These associations are consistent with the proposed mechanism, but do not establish causality.</w:t>
        </w:r>
      </w:ins>
    </w:p>
    <w:p w14:paraId="6B3526D4" w14:textId="77777777" w:rsidR="00A26966" w:rsidRDefault="00000000">
      <w:pPr>
        <w:pStyle w:val="Heading2"/>
        <w:rPr>
          <w:ins w:id="480" w:author="Author" w:date="2026-09-23T15:03:00Z" w16du:dateUtc="2026-09-23T13:03:00Z"/>
        </w:rPr>
      </w:pPr>
      <w:bookmarkStart w:id="481" w:name="Xca36f9ff4093d12ff246540ac5a05db4c7bd517"/>
      <w:bookmarkStart w:id="482" w:name="_Toc241068223"/>
      <w:bookmarkEnd w:id="463"/>
      <w:ins w:id="483" w:author="Author" w:date="2026-09-23T15:03:00Z" w16du:dateUtc="2026-09-23T13:03:00Z">
        <w:r>
          <w:t>S2.4 How sensitive are shape estimates to the truncation threshold?</w:t>
        </w:r>
        <w:bookmarkEnd w:id="482"/>
      </w:ins>
    </w:p>
    <w:p w14:paraId="711F813C" w14:textId="77777777" w:rsidR="00A26966" w:rsidRDefault="00000000">
      <w:pPr>
        <w:pStyle w:val="FirstParagraph"/>
        <w:rPr>
          <w:ins w:id="484" w:author="Author" w:date="2026-09-23T15:03:00Z" w16du:dateUtc="2026-09-23T13:03:00Z"/>
        </w:rPr>
      </w:pPr>
      <w:ins w:id="485" w:author="Author" w:date="2026-09-23T15:03:00Z" w16du:dateUtc="2026-09-23T13:03:00Z">
        <w:r>
          <w:t xml:space="preserve">In the 65 population-level entries for which shape was estimable under all three thresholds, the shape metric was highly stable to the quasi-stable-distribution truncation rule (Table S14; Figure S4). Relative to the 1% threshold used in the main analysis, the 0.5% threshold changed point estimates by a median absolute amount of 0.002 and sampling-distribution medians by 0.001. The more permissive 5% threshold produced somewhat larger but still modest shifts (median absolute changes 0.004 and 0.003, respectively), with only </w:t>
        </w:r>
        <w:proofErr w:type="gramStart"/>
        <w:r>
          <w:t>2 point</w:t>
        </w:r>
        <w:proofErr w:type="gramEnd"/>
        <w:r>
          <w:t xml:space="preserve"> estimates changing sign relative to the 1% baseline. Those sign changes occurred only for populations whose baseline </w:t>
        </w:r>
        <w:r>
          <w:lastRenderedPageBreak/>
          <w:t>shape estimates were already very close to zero. These results indicate that shape estimates were generally stable across the thresholds tested. We did not refit the downstream regressions, so their sensitivity to threshold choice remains untested.</w:t>
        </w:r>
      </w:ins>
    </w:p>
    <w:p w14:paraId="60ADBC21" w14:textId="77777777" w:rsidR="00A26966" w:rsidRDefault="00000000">
      <w:pPr>
        <w:pStyle w:val="Heading2"/>
        <w:rPr>
          <w:ins w:id="486" w:author="Author" w:date="2026-09-23T15:03:00Z" w16du:dateUtc="2026-09-23T13:03:00Z"/>
        </w:rPr>
      </w:pPr>
      <w:bookmarkStart w:id="487" w:name="X0b01ca79d9e4593467360b1d50abe8ce91f2738"/>
      <w:bookmarkStart w:id="488" w:name="_Toc241068224"/>
      <w:bookmarkEnd w:id="481"/>
      <w:ins w:id="489" w:author="Author" w:date="2026-09-23T15:03:00Z" w16du:dateUtc="2026-09-23T13:03:00Z">
        <w:r>
          <w:t xml:space="preserve">S2.5 Multisite robustness analysis in Astragalus </w:t>
        </w:r>
        <w:proofErr w:type="spellStart"/>
        <w:r>
          <w:t>scaphoides</w:t>
        </w:r>
        <w:bookmarkEnd w:id="488"/>
        <w:proofErr w:type="spellEnd"/>
      </w:ins>
    </w:p>
    <w:p w14:paraId="04171608" w14:textId="77777777" w:rsidR="00A26966" w:rsidRDefault="00000000">
      <w:pPr>
        <w:pStyle w:val="FirstParagraph"/>
        <w:rPr>
          <w:ins w:id="490" w:author="Author" w:date="2026-09-23T15:03:00Z" w16du:dateUtc="2026-09-23T13:03:00Z"/>
        </w:rPr>
      </w:pPr>
      <w:ins w:id="491" w:author="Author" w:date="2026-09-23T15:03:00Z" w16du:dateUtc="2026-09-23T13:03:00Z">
        <w:r>
          <w:t xml:space="preserve">For recruitment, applying the Analysis 2 framework to three </w:t>
        </w:r>
        <w:r>
          <w:rPr>
            <w:i/>
            <w:iCs/>
          </w:rPr>
          <w:t xml:space="preserve">Astragalus </w:t>
        </w:r>
        <w:proofErr w:type="spellStart"/>
        <w:r>
          <w:rPr>
            <w:i/>
            <w:iCs/>
          </w:rPr>
          <w:t>scaphoides</w:t>
        </w:r>
        <w:proofErr w:type="spellEnd"/>
        <w:r>
          <w:t xml:space="preserve"> populations yielded the same overall pattern: point-estimate and sampling-uncertainty models were closely aligned within site, while differences among sites were more pronounced than differences between model formulations (Figure S5). Across sites, we had 9-11 years of annual demographic records, with 8-10 years retained for model fitting after filtering (0-3 years excluded; Table S7).</w:t>
        </w:r>
      </w:ins>
    </w:p>
    <w:p w14:paraId="04B4F4CC" w14:textId="77777777" w:rsidR="00A26966" w:rsidRDefault="00000000">
      <w:pPr>
        <w:pStyle w:val="BodyText"/>
        <w:rPr>
          <w:ins w:id="492" w:author="Author" w:date="2026-09-23T15:03:00Z" w16du:dateUtc="2026-09-23T13:03:00Z"/>
        </w:rPr>
      </w:pPr>
      <w:ins w:id="493" w:author="Author" w:date="2026-09-23T15:03:00Z" w16du:dateUtc="2026-09-23T13:03:00Z">
        <w:r>
          <w:t>For spring-temperature models, posterior medians differed only slightly between formulations (maximum absolute within-site difference: 0.026 on the linear predictor scale), and 95% interval widths changed by only -5.3% to 4.7% across sites (Table S8). Monthly-lag coefficient profiles were likewise highly concordant between formulations, with within-site correlations of posterior medians ranging from 0.992 to 0.997 and a maximum lag-specific median difference of 0.042 (Figure S5). These results support the main-text conclusion from Analysis 2 that climate-effect inference can be robust to transition-rate sampling uncertainty in this empirical setting.</w:t>
        </w:r>
      </w:ins>
    </w:p>
    <w:p w14:paraId="2D1FD8F4" w14:textId="77777777" w:rsidR="00A26966" w:rsidRDefault="00000000">
      <w:pPr>
        <w:pStyle w:val="Heading1"/>
      </w:pPr>
      <w:bookmarkStart w:id="494" w:name="supplementary-tables"/>
      <w:bookmarkStart w:id="495" w:name="_Toc241068225"/>
      <w:bookmarkStart w:id="496" w:name="_Toc226648414"/>
      <w:bookmarkEnd w:id="426"/>
      <w:bookmarkEnd w:id="487"/>
      <w:r>
        <w:t>Supplementary Tables</w:t>
      </w:r>
      <w:bookmarkEnd w:id="495"/>
      <w:bookmarkEnd w:id="496"/>
    </w:p>
    <w:p w14:paraId="39D2CDE0" w14:textId="77777777" w:rsidR="00A26966" w:rsidRDefault="00000000">
      <w:pPr>
        <w:pStyle w:val="FirstParagraph"/>
      </w:pPr>
      <w:r>
        <w:t xml:space="preserve">Table S1. Single-MPM derived-parameter summary for the focal </w:t>
      </w:r>
      <w:r>
        <w:rPr>
          <w:i/>
          <w:iCs/>
        </w:rPr>
        <w:t>Agrimonia eupatoria</w:t>
      </w:r>
      <w:r>
        <w:t xml:space="preserve"> example. Reported values are point estimates and </w:t>
      </w:r>
      <w:del w:id="497" w:author="Author" w:date="2026-09-23T15:03:00Z" w16du:dateUtc="2026-09-23T13:03:00Z">
        <w:r>
          <w:delText>uncertainty</w:delText>
        </w:r>
      </w:del>
      <w:ins w:id="498" w:author="Author" w:date="2026-09-23T15:03:00Z" w16du:dateUtc="2026-09-23T13:03:00Z">
        <w:r>
          <w:t>95% credible</w:t>
        </w:r>
      </w:ins>
      <w:r>
        <w:t xml:space="preserve"> intervals from </w:t>
      </w:r>
      <w:del w:id="499" w:author="Author" w:date="2026-09-23T15:03:00Z" w16du:dateUtc="2026-09-23T13:03:00Z">
        <w:r>
          <w:delText>parametric bootstrap sampling</w:delText>
        </w:r>
      </w:del>
      <w:ins w:id="500" w:author="Author" w:date="2026-09-23T15:03:00Z" w16du:dateUtc="2026-09-23T13:03:00Z">
        <w:r>
          <w:t>reconstructed posterior</w:t>
        </w:r>
      </w:ins>
      <w:r>
        <w:t xml:space="preserve"> distributions, showing substantial uncertainty for several derived demographic quantities.</w:t>
      </w:r>
    </w:p>
    <w:tbl>
      <w:tblPr>
        <w:tblW w:w="0" w:type="auto"/>
        <w:jc w:val="center"/>
        <w:tblLayout w:type="fixed"/>
        <w:tblLook w:val="0420" w:firstRow="1" w:lastRow="0" w:firstColumn="0" w:lastColumn="0" w:noHBand="0" w:noVBand="1"/>
      </w:tblPr>
      <w:tblGrid>
        <w:gridCol w:w="3743"/>
        <w:gridCol w:w="1132"/>
        <w:gridCol w:w="1511"/>
        <w:gridCol w:w="1511"/>
        <w:gridCol w:w="1805"/>
      </w:tblGrid>
      <w:tr w:rsidR="00A26966" w14:paraId="200BABC9" w14:textId="77777777">
        <w:trPr>
          <w:tblHeader/>
          <w:jc w:val="center"/>
        </w:trPr>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0DDE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E6E8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2983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757A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8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A159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w:t>
            </w:r>
          </w:p>
        </w:tc>
      </w:tr>
      <w:tr w:rsidR="00A26966" w14:paraId="1BC2C5A7" w14:textId="77777777">
        <w:trPr>
          <w:jc w:val="center"/>
        </w:trPr>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F4A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 growth rate (λ)</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B216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0.943</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4C0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C539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8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FE5E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0.956</w:t>
            </w:r>
          </w:p>
        </w:tc>
      </w:tr>
      <w:tr w:rsidR="00A26966" w14:paraId="5D270F08"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542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 (ρ)</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98C9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1.440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380C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133A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77F3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1.310</w:t>
            </w:r>
          </w:p>
        </w:tc>
      </w:tr>
      <w:tr w:rsidR="00A26966" w14:paraId="3C563CC5"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8816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Reproductive value (vegetative stage)</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8D1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2.800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F66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0D6C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15.000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CF4BF"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583D03EF"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6354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Elasticity</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7756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031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6AF6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0.558</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3A350"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40503F43"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CD9C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 (</w:t>
            </w:r>
            <w:r>
              <w:rPr>
                <w:rFonts w:ascii="Helvetica" w:eastAsia="Helvetica" w:hAnsi="Helvetica" w:cs="Helvetica"/>
                <w:i/>
                <w:color w:val="000000"/>
                <w:sz w:val="22"/>
                <w:szCs w:val="22"/>
              </w:rPr>
              <w:t>T</w:t>
            </w:r>
            <w:r>
              <w:rPr>
                <w:rFonts w:ascii="Helvetica" w:eastAsia="Helvetica" w:hAnsi="Helvetica" w:cs="Helvetica"/>
                <w:color w:val="000000"/>
                <w:sz w:val="22"/>
                <w:szCs w:val="22"/>
              </w:rPr>
              <w:t>)</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BFEC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25.900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4E2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15.300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4B5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58.100</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8B54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31.500</w:t>
            </w:r>
          </w:p>
        </w:tc>
      </w:tr>
      <w:tr w:rsidR="00A26966" w14:paraId="293C9715" w14:textId="77777777">
        <w:trPr>
          <w:jc w:val="center"/>
        </w:trPr>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97C39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 (</w:t>
            </w:r>
            <w:r>
              <w:rPr>
                <w:rFonts w:ascii="Helvetica" w:eastAsia="Helvetica" w:hAnsi="Helvetica" w:cs="Helvetica"/>
                <w:i/>
                <w:color w:val="000000"/>
                <w:sz w:val="22"/>
                <w:szCs w:val="22"/>
              </w:rPr>
              <w:t>l</w:t>
            </w:r>
            <w:r>
              <w:rPr>
                <w:rFonts w:ascii="Helvetica" w:eastAsia="Helvetica" w:hAnsi="Helvetica" w:cs="Helvetica"/>
                <w:color w:val="000000"/>
                <w:sz w:val="22"/>
                <w:szCs w:val="22"/>
                <w:vertAlign w:val="subscript"/>
              </w:rPr>
              <w:t>0</w:t>
            </w:r>
            <w:r>
              <w:rPr>
                <w:rFonts w:ascii="Helvetica" w:eastAsia="Helvetica" w:hAnsi="Helvetica" w:cs="Helvetica"/>
                <w:color w:val="000000"/>
                <w:sz w:val="22"/>
                <w:szCs w:val="22"/>
              </w:rPr>
              <w:t>)</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7079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6.650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2B0B3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3.600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B05C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17.900</w:t>
            </w:r>
          </w:p>
        </w:tc>
        <w:tc>
          <w:tcPr>
            <w:tcW w:w="18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90B8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7.840</w:t>
            </w:r>
          </w:p>
        </w:tc>
      </w:tr>
    </w:tbl>
    <w:p w14:paraId="147CD454" w14:textId="77777777" w:rsidR="00A26966" w:rsidRDefault="00000000">
      <w:r>
        <w:br w:type="page"/>
      </w:r>
    </w:p>
    <w:p w14:paraId="13EA49E0" w14:textId="77777777" w:rsidR="00A26966" w:rsidRDefault="00000000">
      <w:pPr>
        <w:pStyle w:val="BodyText"/>
      </w:pPr>
      <w:r>
        <w:lastRenderedPageBreak/>
        <w:t xml:space="preserve">Table S2. Mean-MPM derived-parameter summary for the focal </w:t>
      </w:r>
      <w:r>
        <w:rPr>
          <w:i/>
          <w:iCs/>
        </w:rPr>
        <w:t>Agrimonia eupatoria</w:t>
      </w:r>
      <w:r>
        <w:t xml:space="preserve"> example (population B). Point estimates are compared with sampling-distribution summaries to show how pooling/averaging changes central tendency and uncertainty relative to the single-MPM case.</w:t>
      </w:r>
    </w:p>
    <w:tbl>
      <w:tblPr>
        <w:tblW w:w="0" w:type="auto"/>
        <w:jc w:val="center"/>
        <w:tblLayout w:type="fixed"/>
        <w:tblLook w:val="0420" w:firstRow="1" w:lastRow="0" w:firstColumn="0" w:lastColumn="0" w:noHBand="0" w:noVBand="1"/>
      </w:tblPr>
      <w:tblGrid>
        <w:gridCol w:w="3743"/>
        <w:gridCol w:w="1132"/>
        <w:gridCol w:w="1511"/>
        <w:gridCol w:w="1511"/>
        <w:gridCol w:w="1805"/>
      </w:tblGrid>
      <w:tr w:rsidR="00A26966" w14:paraId="7893BD8D" w14:textId="77777777">
        <w:trPr>
          <w:tblHeader/>
          <w:jc w:val="center"/>
        </w:trPr>
        <w:tc>
          <w:tcPr>
            <w:tcW w:w="3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0C21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18F5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A3F66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0E7C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8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8514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w:t>
            </w:r>
          </w:p>
        </w:tc>
      </w:tr>
      <w:tr w:rsidR="00A26966" w14:paraId="3EC75C3B" w14:textId="77777777">
        <w:trPr>
          <w:jc w:val="center"/>
        </w:trPr>
        <w:tc>
          <w:tcPr>
            <w:tcW w:w="3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BCE7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 (</w:t>
            </w:r>
            <w:r>
              <w:rPr>
                <w:rFonts w:ascii="Helvetica" w:eastAsia="Helvetica" w:hAnsi="Helvetica" w:cs="Helvetica"/>
                <w:i/>
                <w:color w:val="000000"/>
                <w:sz w:val="22"/>
                <w:szCs w:val="22"/>
              </w:rPr>
              <w:t>l</w:t>
            </w:r>
            <w:r>
              <w:rPr>
                <w:rFonts w:ascii="Helvetica" w:eastAsia="Helvetica" w:hAnsi="Helvetica" w:cs="Helvetica"/>
                <w:color w:val="000000"/>
                <w:sz w:val="22"/>
                <w:szCs w:val="22"/>
                <w:vertAlign w:val="subscript"/>
              </w:rPr>
              <w:t>0</w:t>
            </w:r>
            <w:r>
              <w:rPr>
                <w:rFonts w:ascii="Helvetica" w:eastAsia="Helvetica" w:hAnsi="Helvetica" w:cs="Helvetica"/>
                <w:color w:val="000000"/>
                <w:sz w:val="22"/>
                <w:szCs w:val="22"/>
              </w:rPr>
              <w:t>)</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CC25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1.920</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92B6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1.69</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AC9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2.16</w:t>
            </w:r>
          </w:p>
        </w:tc>
        <w:tc>
          <w:tcPr>
            <w:tcW w:w="18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02AD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1.930</w:t>
            </w:r>
          </w:p>
        </w:tc>
      </w:tr>
      <w:tr w:rsidR="00A26966" w14:paraId="746DBC81" w14:textId="77777777">
        <w:trPr>
          <w:jc w:val="center"/>
        </w:trPr>
        <w:tc>
          <w:tcPr>
            <w:tcW w:w="3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A282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Pop. growth rate (λ)</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2A55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0.929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E30F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9F6D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1.03</w:t>
            </w:r>
          </w:p>
        </w:tc>
        <w:tc>
          <w:tcPr>
            <w:tcW w:w="18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F279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0.958</w:t>
            </w:r>
          </w:p>
        </w:tc>
      </w:tr>
      <w:tr w:rsidR="00A26966" w14:paraId="00D5BA9F" w14:textId="77777777">
        <w:trPr>
          <w:jc w:val="center"/>
        </w:trPr>
        <w:tc>
          <w:tcPr>
            <w:tcW w:w="3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5A5D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 (ρ)</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7629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1.430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E645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1.25</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C58D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1.68</w:t>
            </w:r>
          </w:p>
        </w:tc>
        <w:tc>
          <w:tcPr>
            <w:tcW w:w="18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9E86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1.370</w:t>
            </w:r>
          </w:p>
        </w:tc>
      </w:tr>
    </w:tbl>
    <w:p w14:paraId="22651B43" w14:textId="77777777" w:rsidR="00A26966" w:rsidRDefault="00000000">
      <w:r>
        <w:br w:type="page"/>
      </w:r>
    </w:p>
    <w:p w14:paraId="1BD3A758" w14:textId="77777777" w:rsidR="00A26966" w:rsidRDefault="00000000">
      <w:pPr>
        <w:pStyle w:val="BodyText"/>
      </w:pPr>
      <w:r>
        <w:lastRenderedPageBreak/>
        <w:t>Table S3. Analysis 1 posterior summary for the slope parameter (β) in the life expectancy-shape model. The uncertainty-aware model shows greater posterior support for β &gt; 0 than the point-estimate model.</w:t>
      </w:r>
    </w:p>
    <w:tbl>
      <w:tblPr>
        <w:tblW w:w="0" w:type="auto"/>
        <w:jc w:val="center"/>
        <w:tblLayout w:type="fixed"/>
        <w:tblLook w:val="0420" w:firstRow="1" w:lastRow="0" w:firstColumn="0" w:lastColumn="0" w:noHBand="0" w:noVBand="1"/>
      </w:tblPr>
      <w:tblGrid>
        <w:gridCol w:w="3541"/>
        <w:gridCol w:w="1622"/>
        <w:gridCol w:w="1511"/>
        <w:gridCol w:w="1511"/>
        <w:gridCol w:w="1505"/>
      </w:tblGrid>
      <w:tr w:rsidR="00A26966" w14:paraId="19EFE5BC" w14:textId="77777777">
        <w:trPr>
          <w:tblHeader/>
          <w:jc w:val="center"/>
        </w:trPr>
        <w:tc>
          <w:tcPr>
            <w:tcW w:w="35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79D5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B136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beta</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4A9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E441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5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868D8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P(beta &gt; 0)</w:t>
            </w:r>
          </w:p>
        </w:tc>
      </w:tr>
      <w:tr w:rsidR="00A26966" w14:paraId="3753CC7E" w14:textId="77777777">
        <w:trPr>
          <w:jc w:val="center"/>
        </w:trPr>
        <w:tc>
          <w:tcPr>
            <w:tcW w:w="35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1C8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 using point estimates</w:t>
            </w:r>
          </w:p>
        </w:tc>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C994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w:t>
            </w:r>
            <w:del w:id="501" w:author="Author" w:date="2026-09-23T15:03:00Z" w16du:dateUtc="2026-09-23T13:03:00Z">
              <w:r>
                <w:rPr>
                  <w:rFonts w:ascii="Helvetica" w:eastAsia="Helvetica" w:hAnsi="Helvetica" w:cs="Helvetica"/>
                  <w:color w:val="000000"/>
                  <w:sz w:val="22"/>
                  <w:szCs w:val="22"/>
                </w:rPr>
                <w:delText>017</w:delText>
              </w:r>
            </w:del>
            <w:ins w:id="502" w:author="Author" w:date="2026-09-23T15:03:00Z" w16du:dateUtc="2026-09-23T13:03:00Z">
              <w:r>
                <w:rPr>
                  <w:rFonts w:ascii="Helvetica" w:eastAsia="Helvetica" w:hAnsi="Helvetica" w:cs="Helvetica"/>
                  <w:color w:val="000000"/>
                  <w:sz w:val="22"/>
                  <w:szCs w:val="22"/>
                </w:rPr>
                <w:t>016</w:t>
              </w:r>
            </w:ins>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1D72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w:t>
            </w:r>
            <w:del w:id="503" w:author="Author" w:date="2026-09-23T15:03:00Z" w16du:dateUtc="2026-09-23T13:03:00Z">
              <w:r>
                <w:rPr>
                  <w:rFonts w:ascii="Helvetica" w:eastAsia="Helvetica" w:hAnsi="Helvetica" w:cs="Helvetica"/>
                  <w:color w:val="000000"/>
                  <w:sz w:val="22"/>
                  <w:szCs w:val="22"/>
                </w:rPr>
                <w:delText>053</w:delText>
              </w:r>
            </w:del>
            <w:ins w:id="504" w:author="Author" w:date="2026-09-23T15:03:00Z" w16du:dateUtc="2026-09-23T13:03:00Z">
              <w:r>
                <w:rPr>
                  <w:rFonts w:ascii="Helvetica" w:eastAsia="Helvetica" w:hAnsi="Helvetica" w:cs="Helvetica"/>
                  <w:color w:val="000000"/>
                  <w:sz w:val="22"/>
                  <w:szCs w:val="22"/>
                </w:rPr>
                <w:t>052</w:t>
              </w:r>
            </w:ins>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86F4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w:t>
            </w:r>
            <w:del w:id="505" w:author="Author" w:date="2026-09-23T15:03:00Z" w16du:dateUtc="2026-09-23T13:03:00Z">
              <w:r>
                <w:rPr>
                  <w:rFonts w:ascii="Helvetica" w:eastAsia="Helvetica" w:hAnsi="Helvetica" w:cs="Helvetica"/>
                  <w:color w:val="000000"/>
                  <w:sz w:val="22"/>
                  <w:szCs w:val="22"/>
                </w:rPr>
                <w:delText>017</w:delText>
              </w:r>
            </w:del>
            <w:ins w:id="506" w:author="Author" w:date="2026-09-23T15:03:00Z" w16du:dateUtc="2026-09-23T13:03:00Z">
              <w:r>
                <w:rPr>
                  <w:rFonts w:ascii="Helvetica" w:eastAsia="Helvetica" w:hAnsi="Helvetica" w:cs="Helvetica"/>
                  <w:color w:val="000000"/>
                  <w:sz w:val="22"/>
                  <w:szCs w:val="22"/>
                </w:rPr>
                <w:t>023</w:t>
              </w:r>
            </w:ins>
          </w:p>
        </w:tc>
        <w:tc>
          <w:tcPr>
            <w:tcW w:w="15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2BF5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w:t>
            </w:r>
            <w:del w:id="507" w:author="Author" w:date="2026-09-23T15:03:00Z" w16du:dateUtc="2026-09-23T13:03:00Z">
              <w:r>
                <w:rPr>
                  <w:rFonts w:ascii="Helvetica" w:eastAsia="Helvetica" w:hAnsi="Helvetica" w:cs="Helvetica"/>
                  <w:color w:val="000000"/>
                  <w:sz w:val="22"/>
                  <w:szCs w:val="22"/>
                </w:rPr>
                <w:delText>146</w:delText>
              </w:r>
            </w:del>
            <w:ins w:id="508" w:author="Author" w:date="2026-09-23T15:03:00Z" w16du:dateUtc="2026-09-23T13:03:00Z">
              <w:r>
                <w:rPr>
                  <w:rFonts w:ascii="Helvetica" w:eastAsia="Helvetica" w:hAnsi="Helvetica" w:cs="Helvetica"/>
                  <w:color w:val="000000"/>
                  <w:sz w:val="22"/>
                  <w:szCs w:val="22"/>
                </w:rPr>
                <w:t>206</w:t>
              </w:r>
            </w:ins>
          </w:p>
        </w:tc>
      </w:tr>
      <w:tr w:rsidR="00A26966" w14:paraId="4D6E5DB4" w14:textId="77777777">
        <w:trPr>
          <w:jc w:val="center"/>
        </w:trPr>
        <w:tc>
          <w:tcPr>
            <w:tcW w:w="35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D8CDB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 with sampling uncertainty</w:t>
            </w:r>
          </w:p>
        </w:tc>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904C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19269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-0.017</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E9BEE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0.038</w:t>
            </w:r>
          </w:p>
        </w:tc>
        <w:tc>
          <w:tcPr>
            <w:tcW w:w="15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D742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0.770</w:t>
            </w:r>
          </w:p>
        </w:tc>
      </w:tr>
    </w:tbl>
    <w:p w14:paraId="1E0D9232" w14:textId="77777777" w:rsidR="00A26966" w:rsidRDefault="00000000">
      <w:r>
        <w:br w:type="page"/>
      </w:r>
    </w:p>
    <w:p w14:paraId="09AE3D71" w14:textId="77777777" w:rsidR="00A26966" w:rsidRDefault="00000000">
      <w:pPr>
        <w:pStyle w:val="BodyText"/>
      </w:pPr>
      <w:r>
        <w:lastRenderedPageBreak/>
        <w:t>Table S4. Analysis 2 Gaussian-process regression coefficients (monthly lags) for recruitment responses to temperature anomalies. Lag-specific posterior summaries are similar between point-estimate and uncertainty-aware model formulations.</w:t>
      </w:r>
    </w:p>
    <w:tbl>
      <w:tblPr>
        <w:tblW w:w="0" w:type="auto"/>
        <w:jc w:val="center"/>
        <w:tblLayout w:type="fixed"/>
        <w:tblLook w:val="0420" w:firstRow="1" w:lastRow="0" w:firstColumn="0" w:lastColumn="0" w:noHBand="0" w:noVBand="1"/>
      </w:tblPr>
      <w:tblGrid>
        <w:gridCol w:w="778"/>
        <w:gridCol w:w="2465"/>
        <w:gridCol w:w="1622"/>
        <w:gridCol w:w="1511"/>
        <w:gridCol w:w="1511"/>
        <w:gridCol w:w="1095"/>
      </w:tblGrid>
      <w:tr w:rsidR="00A26966" w14:paraId="0FBBBB63" w14:textId="77777777">
        <w:trPr>
          <w:tblHeader/>
          <w:jc w:val="center"/>
        </w:trPr>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7D12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Lag</w:t>
            </w:r>
          </w:p>
        </w:tc>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F620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00AB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 beta</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290C5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A4B7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c>
          <w:tcPr>
            <w:tcW w:w="109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E6F2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lag_err</w:t>
            </w:r>
          </w:p>
        </w:tc>
      </w:tr>
      <w:tr w:rsidR="00A26966" w14:paraId="174E4FD7" w14:textId="77777777">
        <w:trPr>
          <w:jc w:val="center"/>
        </w:trPr>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0749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6BF5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6722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6E37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-0.659</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1492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09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F95B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0.82</w:t>
            </w:r>
          </w:p>
        </w:tc>
      </w:tr>
      <w:tr w:rsidR="00A26966" w14:paraId="64F06A0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9A8D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F5A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FBBE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7A84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FFA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8FF2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1.82</w:t>
            </w:r>
          </w:p>
        </w:tc>
      </w:tr>
      <w:tr w:rsidR="00A26966" w14:paraId="74924D1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094F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F9C5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CF8D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1E0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3EF2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0.282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614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2.82</w:t>
            </w:r>
          </w:p>
        </w:tc>
      </w:tr>
      <w:tr w:rsidR="00A26966" w14:paraId="490BED1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4279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FF3E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685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7E57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B9BC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3803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3.82</w:t>
            </w:r>
          </w:p>
        </w:tc>
      </w:tr>
      <w:tr w:rsidR="00A26966" w14:paraId="3ADE90A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477E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7E6B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B4E4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7CCF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0112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DE53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4.82</w:t>
            </w:r>
          </w:p>
        </w:tc>
      </w:tr>
      <w:tr w:rsidR="00A26966" w14:paraId="6C379FA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EFD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10C8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9A54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5F2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A2F6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8C91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5.82</w:t>
            </w:r>
          </w:p>
        </w:tc>
      </w:tr>
      <w:tr w:rsidR="00A26966" w14:paraId="7E86EE6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46C7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0C2F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3E24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DB81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CC19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0.563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B41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6.82</w:t>
            </w:r>
          </w:p>
        </w:tc>
      </w:tr>
      <w:tr w:rsidR="00A26966" w14:paraId="20BB16D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53A9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583D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299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89F8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D132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4847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7.82</w:t>
            </w:r>
          </w:p>
        </w:tc>
      </w:tr>
      <w:tr w:rsidR="00A26966" w14:paraId="0E2CBA1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7D36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5F11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E843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3777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EF1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0.538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143A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8.82</w:t>
            </w:r>
          </w:p>
        </w:tc>
      </w:tr>
      <w:tr w:rsidR="00A26966" w14:paraId="364617CC"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B606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DAEF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E6DB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39E2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64EF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0.482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916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9.82</w:t>
            </w:r>
          </w:p>
        </w:tc>
      </w:tr>
      <w:tr w:rsidR="00A26966" w14:paraId="6D5B15C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BBF1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E578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0BA2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2110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2A5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0.460</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26C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10.80</w:t>
            </w:r>
          </w:p>
        </w:tc>
      </w:tr>
      <w:tr w:rsidR="00A26966" w14:paraId="07A0EC6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8F6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0AA8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C34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F75C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5235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A6DB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11.80</w:t>
            </w:r>
          </w:p>
        </w:tc>
      </w:tr>
      <w:tr w:rsidR="00A26966" w14:paraId="0726C435"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96E0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FCBA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3B05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0ACC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150D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64BC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12.80</w:t>
            </w:r>
          </w:p>
        </w:tc>
      </w:tr>
      <w:tr w:rsidR="00A26966" w14:paraId="36CF6A7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C9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0A1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BFB3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035A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64F7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146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13.80</w:t>
            </w:r>
          </w:p>
        </w:tc>
      </w:tr>
      <w:tr w:rsidR="00A26966" w14:paraId="0C24B58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52AA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426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B2FC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5D4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EE8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0.421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B2C0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14.80</w:t>
            </w:r>
          </w:p>
        </w:tc>
      </w:tr>
      <w:tr w:rsidR="00A26966" w14:paraId="7C25608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3C8B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8E14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88E0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EA0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6F4C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9274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15.80</w:t>
            </w:r>
          </w:p>
        </w:tc>
      </w:tr>
      <w:tr w:rsidR="00A26966" w14:paraId="243FA211"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4232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59DC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1E85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BAC7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4676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1B1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16.80</w:t>
            </w:r>
          </w:p>
        </w:tc>
      </w:tr>
      <w:tr w:rsidR="00A26966" w14:paraId="2DB9B41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9360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B5C5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C08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4F0B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349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6662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17.80</w:t>
            </w:r>
          </w:p>
        </w:tc>
      </w:tr>
      <w:tr w:rsidR="00A26966" w14:paraId="3017FC6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EDE6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7D00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04A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109A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-0.494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D583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D0C9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18.80</w:t>
            </w:r>
          </w:p>
        </w:tc>
      </w:tr>
      <w:tr w:rsidR="00A26966" w14:paraId="33DC0B0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D51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99D2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DDE6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8A2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21D5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1DB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19.80</w:t>
            </w:r>
          </w:p>
        </w:tc>
      </w:tr>
      <w:tr w:rsidR="00A26966" w14:paraId="5599BA9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F214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D24B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684F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763E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-0.306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F5D0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1529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20.80</w:t>
            </w:r>
          </w:p>
        </w:tc>
      </w:tr>
      <w:tr w:rsidR="00A26966" w14:paraId="73F3B49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880B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D922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C3D6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84F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8993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0.291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B010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21.80</w:t>
            </w:r>
          </w:p>
        </w:tc>
      </w:tr>
      <w:tr w:rsidR="00A26966" w14:paraId="239BDC2A"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434D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CFB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85EC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8582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A869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93D9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22.80</w:t>
            </w:r>
          </w:p>
        </w:tc>
      </w:tr>
      <w:tr w:rsidR="00A26966" w14:paraId="2A8A0AF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EDB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1FAC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F321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397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31CD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333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23.80</w:t>
            </w:r>
          </w:p>
        </w:tc>
      </w:tr>
      <w:tr w:rsidR="00A26966" w14:paraId="2985293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44F2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2F7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45A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9B1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D8F0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3A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1.18</w:t>
            </w:r>
          </w:p>
        </w:tc>
      </w:tr>
      <w:tr w:rsidR="00A26966" w14:paraId="38AAA4B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B314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DFB6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3A33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989A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21A7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D2E0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2.18</w:t>
            </w:r>
          </w:p>
        </w:tc>
      </w:tr>
      <w:tr w:rsidR="00A26966" w14:paraId="3C7982AF"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F8B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79F2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26B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DF64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CCD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379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3.18</w:t>
            </w:r>
          </w:p>
        </w:tc>
      </w:tr>
      <w:tr w:rsidR="00A26966" w14:paraId="1985534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73BC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E2B9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A62C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CEF0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-0.265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748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0D2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4.18</w:t>
            </w:r>
          </w:p>
        </w:tc>
      </w:tr>
      <w:tr w:rsidR="00A26966" w14:paraId="37B450D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9802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6F19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F5DB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AF4F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3BBF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0.517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84B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5.18</w:t>
            </w:r>
          </w:p>
        </w:tc>
      </w:tr>
      <w:tr w:rsidR="00A26966" w14:paraId="603D074E"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DACC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95CD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BF0E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4F83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29E2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A58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6.18</w:t>
            </w:r>
          </w:p>
        </w:tc>
      </w:tr>
      <w:tr w:rsidR="00A26966" w14:paraId="1BFFB260"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E309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B41A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3CA3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0.295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077C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F7C5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0.615</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2AD5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7.18</w:t>
            </w:r>
          </w:p>
        </w:tc>
      </w:tr>
      <w:tr w:rsidR="00A26966" w14:paraId="2CB72ED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ADE5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FDAA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379C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49E7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011C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0.631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6AAE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8.18</w:t>
            </w:r>
          </w:p>
        </w:tc>
      </w:tr>
      <w:tr w:rsidR="00A26966" w14:paraId="2EEEE9B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EC1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D9C0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798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0.342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9006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194A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0.571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FF88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9.18</w:t>
            </w:r>
          </w:p>
        </w:tc>
      </w:tr>
      <w:tr w:rsidR="00A26966" w14:paraId="38A1D02B"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865E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900C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02AF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DEB1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0167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A8F8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10.20</w:t>
            </w:r>
          </w:p>
        </w:tc>
      </w:tr>
      <w:tr w:rsidR="00A26966" w14:paraId="1244004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BC1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B3D0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610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06D8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6D22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0.497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CA4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11.20</w:t>
            </w:r>
          </w:p>
        </w:tc>
      </w:tr>
      <w:tr w:rsidR="00A26966" w14:paraId="56CF546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B3D0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B10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03D5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D310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FBDC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F738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12.20</w:t>
            </w:r>
          </w:p>
        </w:tc>
      </w:tr>
      <w:tr w:rsidR="00A26966" w14:paraId="28C66737"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6289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0310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4A87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94E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604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0.401</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05A5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13.20</w:t>
            </w:r>
          </w:p>
        </w:tc>
      </w:tr>
      <w:tr w:rsidR="00A26966" w14:paraId="0C93B827"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277E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D6D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7E9B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1C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8C64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0.448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212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14.20</w:t>
            </w:r>
          </w:p>
        </w:tc>
      </w:tr>
      <w:tr w:rsidR="00A26966" w14:paraId="0D878F44"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C61A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9E61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D6F6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6A05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-0.270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2547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0.406</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E524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15.20</w:t>
            </w:r>
          </w:p>
        </w:tc>
      </w:tr>
      <w:tr w:rsidR="00A26966" w14:paraId="46ADCE42"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FE7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FD48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9B39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3CB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2188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43AB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16.20</w:t>
            </w:r>
          </w:p>
        </w:tc>
      </w:tr>
      <w:tr w:rsidR="00A26966" w14:paraId="71CAEF1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E87E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7F2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B245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E967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-0.473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E4FA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0.068</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2BB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17.20</w:t>
            </w:r>
          </w:p>
        </w:tc>
      </w:tr>
      <w:tr w:rsidR="00A26966" w14:paraId="0EBB726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365C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459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7A0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7707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-0.568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2B26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0.069</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2776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18.20</w:t>
            </w:r>
          </w:p>
        </w:tc>
      </w:tr>
      <w:tr w:rsidR="00A26966" w14:paraId="52A46146"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888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8C9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43A8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5ECF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081B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E30D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19.20</w:t>
            </w:r>
          </w:p>
        </w:tc>
      </w:tr>
      <w:tr w:rsidR="00A26966" w14:paraId="49D601C9"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4AAF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FE58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63CE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F66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806D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0.054</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B158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20.20</w:t>
            </w:r>
          </w:p>
        </w:tc>
      </w:tr>
      <w:tr w:rsidR="00A26966" w14:paraId="03A2F9EC"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4DC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389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1B66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-0.112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FF2F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A0F7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0.183</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FC7D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21.20</w:t>
            </w:r>
          </w:p>
        </w:tc>
      </w:tr>
      <w:tr w:rsidR="00A26966" w14:paraId="413B7D08"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A92A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C1D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752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-0.043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0C5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7420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0.335</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D3F8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22.20</w:t>
            </w:r>
          </w:p>
        </w:tc>
      </w:tr>
      <w:tr w:rsidR="00A26966" w14:paraId="1114954D" w14:textId="77777777">
        <w:trPr>
          <w:jc w:val="center"/>
        </w:trPr>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864F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w:t>
            </w:r>
          </w:p>
        </w:tc>
        <w:tc>
          <w:tcPr>
            <w:tcW w:w="24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0F0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B5B5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B92E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FD5F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0.362</w:t>
            </w:r>
          </w:p>
        </w:tc>
        <w:tc>
          <w:tcPr>
            <w:tcW w:w="10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0AFC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23.20</w:t>
            </w:r>
          </w:p>
        </w:tc>
      </w:tr>
      <w:tr w:rsidR="00A26966" w14:paraId="21C610A8" w14:textId="77777777">
        <w:trPr>
          <w:jc w:val="center"/>
        </w:trPr>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B0784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w:t>
            </w:r>
          </w:p>
        </w:tc>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3E6D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B507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-0.013</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A01C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-0.456</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3EDF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0.416</w:t>
            </w:r>
          </w:p>
        </w:tc>
        <w:tc>
          <w:tcPr>
            <w:tcW w:w="109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CE41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24.20</w:t>
            </w:r>
          </w:p>
        </w:tc>
      </w:tr>
    </w:tbl>
    <w:p w14:paraId="4679C483" w14:textId="77777777" w:rsidR="00A26966" w:rsidRDefault="00000000">
      <w:r>
        <w:br w:type="page"/>
      </w:r>
    </w:p>
    <w:p w14:paraId="4874BA5E" w14:textId="77777777" w:rsidR="00A26966" w:rsidRDefault="00000000">
      <w:pPr>
        <w:pStyle w:val="BodyText"/>
      </w:pPr>
      <w:r>
        <w:lastRenderedPageBreak/>
        <w:t>Table S5. Analysis 2 posterior summary for the spring-temperature coefficient. Point-estimate and uncertainty-aware models yield similar medians and interval widths, indicating limited effect of uncertainty propagation on this coefficient.</w:t>
      </w:r>
    </w:p>
    <w:tbl>
      <w:tblPr>
        <w:tblW w:w="0" w:type="auto"/>
        <w:jc w:val="center"/>
        <w:tblLayout w:type="fixed"/>
        <w:tblLook w:val="0420" w:firstRow="1" w:lastRow="0" w:firstColumn="0" w:lastColumn="0" w:noHBand="0" w:noVBand="1"/>
      </w:tblPr>
      <w:tblGrid>
        <w:gridCol w:w="2465"/>
        <w:gridCol w:w="1132"/>
        <w:gridCol w:w="1511"/>
        <w:gridCol w:w="1511"/>
      </w:tblGrid>
      <w:tr w:rsidR="00A26966" w14:paraId="174D4E2F" w14:textId="77777777">
        <w:trPr>
          <w:tblHeader/>
          <w:jc w:val="center"/>
        </w:trPr>
        <w:tc>
          <w:tcPr>
            <w:tcW w:w="24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1E8DC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0E44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B2565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79D5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A26966" w14:paraId="7DA04BB8" w14:textId="77777777">
        <w:trPr>
          <w:jc w:val="center"/>
        </w:trPr>
        <w:tc>
          <w:tcPr>
            <w:tcW w:w="24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D208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 estimates</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6223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F71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0.135</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5EAD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2.10</w:t>
            </w:r>
          </w:p>
        </w:tc>
      </w:tr>
      <w:tr w:rsidR="00A26966" w14:paraId="4634F205" w14:textId="77777777">
        <w:trPr>
          <w:jc w:val="center"/>
        </w:trPr>
        <w:tc>
          <w:tcPr>
            <w:tcW w:w="24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5C27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 uncertainty</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2030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A2AE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0CF58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2.33</w:t>
            </w:r>
          </w:p>
        </w:tc>
      </w:tr>
    </w:tbl>
    <w:p w14:paraId="783594D0" w14:textId="77777777" w:rsidR="00A26966" w:rsidRDefault="00000000">
      <w:r>
        <w:br w:type="page"/>
      </w:r>
    </w:p>
    <w:p w14:paraId="3A9AEF17" w14:textId="77777777" w:rsidR="00A26966" w:rsidRDefault="00000000">
      <w:pPr>
        <w:pStyle w:val="BodyText"/>
      </w:pPr>
      <w:r>
        <w:lastRenderedPageBreak/>
        <w:t>Table S6. Primary studies represented in the analysis subset, as identified in COMPADRE. For matrix-level metadata and source-link details beyond this summary, refer to the COMPADRE database record for each study.</w:t>
      </w:r>
    </w:p>
    <w:tbl>
      <w:tblPr>
        <w:tblW w:w="0" w:type="auto"/>
        <w:jc w:val="center"/>
        <w:tblLayout w:type="fixed"/>
        <w:tblLook w:val="0420" w:firstRow="1" w:lastRow="0" w:firstColumn="0" w:lastColumn="0" w:noHBand="0" w:noVBand="1"/>
      </w:tblPr>
      <w:tblGrid>
        <w:gridCol w:w="720"/>
        <w:gridCol w:w="648"/>
        <w:gridCol w:w="1440"/>
        <w:gridCol w:w="1368"/>
        <w:gridCol w:w="3528"/>
      </w:tblGrid>
      <w:tr w:rsidR="00A26966" w14:paraId="34DCF0FF" w14:textId="77777777">
        <w:trPr>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3250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Authors</w:t>
            </w:r>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0C8C0"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Year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2389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Journal</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2576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DOI</w:t>
            </w:r>
          </w:p>
        </w:tc>
        <w:tc>
          <w:tcPr>
            <w:tcW w:w="35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F834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Species (COMPADRE label)</w:t>
            </w:r>
          </w:p>
        </w:tc>
      </w:tr>
      <w:tr w:rsidR="00A26966" w14:paraId="73A23252" w14:textId="7777777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6402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Andrello</w:t>
            </w:r>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DA8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3971A" w14:textId="77777777" w:rsidR="00A26966" w:rsidRDefault="00A26966">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88D2D" w14:textId="77777777" w:rsidR="00A26966" w:rsidRDefault="00A26966">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CAAD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Dracocephalum_austriacum</w:t>
            </w:r>
          </w:p>
        </w:tc>
      </w:tr>
      <w:tr w:rsidR="00A26966" w14:paraId="3072251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1738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Dangremond; Knight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A69C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989D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9783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10.1890/09-0418.1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6770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Lupinus_tidestromii</w:t>
            </w:r>
          </w:p>
        </w:tc>
      </w:tr>
      <w:tr w:rsidR="00A26966" w14:paraId="7140C525"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57E1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Davison; Jacquemyn; Adriaens; Honnay; de Kroon; Tuljapurkar</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A5B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9BB3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F32D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10.1111/j.1365-2745.2009.01611.x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E85D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Anthyllis_vulneraria</w:t>
            </w:r>
          </w:p>
        </w:tc>
      </w:tr>
      <w:tr w:rsidR="00A26966" w14:paraId="129F8C9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7FFF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Fortini; Zarin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C92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B6F4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Forest Ecol Manag</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B52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10.1016/j.foreco.2010.11.007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DE1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Callycophyllum_spruceanum; Carapa_guianensis; Licania_heteromorpha; Licaria_mahuba; Mora_paraensis; Platymiscium_filipes; Virola_surinamensis</w:t>
            </w:r>
          </w:p>
        </w:tc>
      </w:tr>
      <w:tr w:rsidR="00A26966" w14:paraId="2C4A7DB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693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Gaoue; Ticktin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DBC6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133A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Conserv Biol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5F2A"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10.1111/j.1523-1739.2009.01345.x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D802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Khaya_senegalensis</w:t>
            </w:r>
          </w:p>
        </w:tc>
      </w:tr>
      <w:tr w:rsidR="00A26966" w14:paraId="729E864F"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485C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Jacquemyns; Brys; Jongejans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100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C326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7A30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10.1890/08-2321.1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5B06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Orchis_purpurea</w:t>
            </w:r>
          </w:p>
        </w:tc>
      </w:tr>
      <w:tr w:rsidR="00A26966" w14:paraId="10ED659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38BC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Picard; Mortier; Chagneau</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6D7C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5F0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 Model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B88A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10.1016/j.ecolmodel.2010.06.010</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768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Dicorynia_guianensis</w:t>
            </w:r>
          </w:p>
        </w:tc>
      </w:tr>
      <w:tr w:rsidR="00A26966" w14:paraId="33B02980"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E4DA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Sampaio; Scariot</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6FC8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2ABA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Trop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BD2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10.1017/S0266467409990599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5F9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Geonoma_schottiana</w:t>
            </w:r>
          </w:p>
        </w:tc>
      </w:tr>
      <w:tr w:rsidR="00A26966" w14:paraId="1628B935"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4D59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Sletvold; Øien; Moen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2BD4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401D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7860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10.1016/j.biocon.2009.12.017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D63C0"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Dactylorhiza_lapponica</w:t>
            </w:r>
          </w:p>
        </w:tc>
      </w:tr>
      <w:tr w:rsidR="00A26966" w14:paraId="000A345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F4C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Bullock; White; Prudhomme; Tansey; Perea; Hooftman</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5DE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BE23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2AD7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10.1111/j.1365-2745.2011.01910.x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5019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Cirsium_acaule_2</w:t>
            </w:r>
          </w:p>
        </w:tc>
      </w:tr>
      <w:tr w:rsidR="00A26966" w14:paraId="1F296CD1" w14:textId="77777777">
        <w:trPr>
          <w:jc w:val="center"/>
          <w:ins w:id="509" w:author="Author" w:date="2026-09-23T15:03:00Z" w16du:dateUtc="2026-09-23T13:03:00Z"/>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7334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10" w:author="Author" w:date="2026-09-23T15:03:00Z" w16du:dateUtc="2026-09-23T13:03:00Z"/>
                <w:rFonts w:ascii="Helvetica" w:eastAsia="Helvetica" w:hAnsi="Helvetica" w:cs="Helvetica"/>
                <w:color w:val="000000"/>
                <w:sz w:val="16"/>
                <w:szCs w:val="16"/>
              </w:rPr>
            </w:pPr>
            <w:ins w:id="511" w:author="Author" w:date="2026-09-23T15:03:00Z" w16du:dateUtc="2026-09-23T13:03:00Z">
              <w:r>
                <w:rPr>
                  <w:rFonts w:ascii="Helvetica" w:eastAsia="Helvetica" w:hAnsi="Helvetica" w:cs="Helvetica"/>
                  <w:color w:val="000000"/>
                  <w:sz w:val="16"/>
                  <w:szCs w:val="16"/>
                </w:rPr>
                <w:t>Che-Castaldo; Inouye</w:t>
              </w:r>
            </w:ins>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697F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12" w:author="Author" w:date="2026-09-23T15:03:00Z" w16du:dateUtc="2026-09-23T13:03:00Z"/>
                <w:rFonts w:ascii="Helvetica" w:eastAsia="Helvetica" w:hAnsi="Helvetica" w:cs="Helvetica"/>
                <w:color w:val="000000"/>
                <w:sz w:val="16"/>
                <w:szCs w:val="16"/>
              </w:rPr>
            </w:pPr>
            <w:ins w:id="513" w:author="Author" w:date="2026-09-23T15:03:00Z" w16du:dateUtc="2026-09-23T13:03:00Z">
              <w:r>
                <w:rPr>
                  <w:rFonts w:ascii="Helvetica" w:eastAsia="Helvetica" w:hAnsi="Helvetica" w:cs="Helvetica"/>
                  <w:color w:val="000000"/>
                  <w:sz w:val="16"/>
                  <w:szCs w:val="16"/>
                </w:rPr>
                <w:t>2011</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195A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14" w:author="Author" w:date="2026-09-23T15:03:00Z" w16du:dateUtc="2026-09-23T13:03:00Z"/>
                <w:rFonts w:ascii="Helvetica" w:eastAsia="Helvetica" w:hAnsi="Helvetica" w:cs="Helvetica"/>
                <w:color w:val="000000"/>
                <w:sz w:val="16"/>
                <w:szCs w:val="16"/>
              </w:rPr>
            </w:pPr>
            <w:ins w:id="515" w:author="Author" w:date="2026-09-23T15:03:00Z" w16du:dateUtc="2026-09-23T13:03:00Z">
              <w:r>
                <w:rPr>
                  <w:rFonts w:ascii="Helvetica" w:eastAsia="Helvetica" w:hAnsi="Helvetica" w:cs="Helvetica"/>
                  <w:color w:val="000000"/>
                  <w:sz w:val="16"/>
                  <w:szCs w:val="16"/>
                </w:rPr>
                <w:t>Ecosphere</w:t>
              </w:r>
            </w:ins>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82D1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16" w:author="Author" w:date="2026-09-23T15:03:00Z" w16du:dateUtc="2026-09-23T13:03:00Z"/>
                <w:rFonts w:ascii="Helvetica" w:eastAsia="Helvetica" w:hAnsi="Helvetica" w:cs="Helvetica"/>
                <w:color w:val="000000"/>
                <w:sz w:val="16"/>
                <w:szCs w:val="16"/>
              </w:rPr>
            </w:pPr>
            <w:ins w:id="517" w:author="Author" w:date="2026-09-23T15:03:00Z" w16du:dateUtc="2026-09-23T13:03:00Z">
              <w:r>
                <w:rPr>
                  <w:rFonts w:ascii="Helvetica" w:eastAsia="Helvetica" w:hAnsi="Helvetica" w:cs="Helvetica"/>
                  <w:color w:val="000000"/>
                  <w:sz w:val="16"/>
                  <w:szCs w:val="16"/>
                </w:rPr>
                <w:t>10.1890/ES11-00263.1</w:t>
              </w:r>
            </w:ins>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5E4D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18" w:author="Author" w:date="2026-09-23T15:03:00Z" w16du:dateUtc="2026-09-23T13:03:00Z"/>
                <w:rFonts w:ascii="Helvetica" w:eastAsia="Helvetica" w:hAnsi="Helvetica" w:cs="Helvetica"/>
                <w:color w:val="000000"/>
                <w:sz w:val="16"/>
                <w:szCs w:val="16"/>
              </w:rPr>
            </w:pPr>
            <w:ins w:id="519" w:author="Author" w:date="2026-09-23T15:03:00Z" w16du:dateUtc="2026-09-23T13:03:00Z">
              <w:r>
                <w:rPr>
                  <w:rFonts w:ascii="Helvetica" w:eastAsia="Helvetica" w:hAnsi="Helvetica" w:cs="Helvetica"/>
                  <w:color w:val="000000"/>
                  <w:sz w:val="16"/>
                  <w:szCs w:val="16"/>
                </w:rPr>
                <w:t>Frasera_speciosa_2</w:t>
              </w:r>
            </w:ins>
          </w:p>
        </w:tc>
      </w:tr>
      <w:tr w:rsidR="00A26966" w14:paraId="2A4A12C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05DCD" w14:textId="77777777" w:rsidR="00A26966" w:rsidRPr="00B07DF7"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lang w:val="da-DK"/>
              </w:rPr>
            </w:pPr>
            <w:r w:rsidRPr="00B07DF7">
              <w:rPr>
                <w:rFonts w:ascii="Helvetica" w:eastAsia="Helvetica" w:hAnsi="Helvetica" w:cs="Helvetica"/>
                <w:color w:val="000000"/>
                <w:sz w:val="16"/>
                <w:szCs w:val="16"/>
                <w:lang w:val="da-DK"/>
              </w:rPr>
              <w:t xml:space="preserve">Chen; Visser; </w:t>
            </w:r>
            <w:proofErr w:type="spellStart"/>
            <w:r w:rsidRPr="00B07DF7">
              <w:rPr>
                <w:rFonts w:ascii="Helvetica" w:eastAsia="Helvetica" w:hAnsi="Helvetica" w:cs="Helvetica"/>
                <w:color w:val="000000"/>
                <w:sz w:val="16"/>
                <w:szCs w:val="16"/>
                <w:lang w:val="da-DK"/>
              </w:rPr>
              <w:t>Jongejans</w:t>
            </w:r>
            <w:proofErr w:type="spellEnd"/>
            <w:r w:rsidRPr="00B07DF7">
              <w:rPr>
                <w:rFonts w:ascii="Helvetica" w:eastAsia="Helvetica" w:hAnsi="Helvetica" w:cs="Helvetica"/>
                <w:color w:val="000000"/>
                <w:sz w:val="16"/>
                <w:szCs w:val="16"/>
                <w:lang w:val="da-DK"/>
              </w:rPr>
              <w:t xml:space="preserve">; van </w:t>
            </w:r>
            <w:proofErr w:type="spellStart"/>
            <w:r w:rsidRPr="00B07DF7">
              <w:rPr>
                <w:rFonts w:ascii="Helvetica" w:eastAsia="Helvetica" w:hAnsi="Helvetica" w:cs="Helvetica"/>
                <w:color w:val="000000"/>
                <w:sz w:val="16"/>
                <w:szCs w:val="16"/>
                <w:lang w:val="da-DK"/>
              </w:rPr>
              <w:t>Breugel</w:t>
            </w:r>
            <w:proofErr w:type="spellEnd"/>
            <w:r w:rsidRPr="00B07DF7">
              <w:rPr>
                <w:rFonts w:ascii="Helvetica" w:eastAsia="Helvetica" w:hAnsi="Helvetica" w:cs="Helvetica"/>
                <w:color w:val="000000"/>
                <w:sz w:val="16"/>
                <w:szCs w:val="16"/>
                <w:lang w:val="da-DK"/>
              </w:rPr>
              <w:t xml:space="preserve">; </w:t>
            </w:r>
            <w:proofErr w:type="spellStart"/>
            <w:r w:rsidRPr="00B07DF7">
              <w:rPr>
                <w:rFonts w:ascii="Helvetica" w:eastAsia="Helvetica" w:hAnsi="Helvetica" w:cs="Helvetica"/>
                <w:color w:val="000000"/>
                <w:sz w:val="16"/>
                <w:szCs w:val="16"/>
                <w:lang w:val="da-DK"/>
              </w:rPr>
              <w:t>Zuidema</w:t>
            </w:r>
            <w:proofErr w:type="spellEnd"/>
            <w:r w:rsidRPr="00B07DF7">
              <w:rPr>
                <w:rFonts w:ascii="Helvetica" w:eastAsia="Helvetica" w:hAnsi="Helvetica" w:cs="Helvetica"/>
                <w:color w:val="000000"/>
                <w:sz w:val="16"/>
                <w:szCs w:val="16"/>
                <w:lang w:val="da-DK"/>
              </w:rPr>
              <w:t xml:space="preserve">; Kassim; de </w:t>
            </w:r>
            <w:proofErr w:type="spellStart"/>
            <w:r w:rsidRPr="00B07DF7">
              <w:rPr>
                <w:rFonts w:ascii="Helvetica" w:eastAsia="Helvetica" w:hAnsi="Helvetica" w:cs="Helvetica"/>
                <w:color w:val="000000"/>
                <w:sz w:val="16"/>
                <w:szCs w:val="16"/>
                <w:lang w:val="da-DK"/>
              </w:rPr>
              <w:t>Kroon</w:t>
            </w:r>
            <w:proofErr w:type="spellEnd"/>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B4D1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8B64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6B77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10.1111/j.1365-2745.2011.01825.x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8FDB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Shorea_leprosula</w:t>
            </w:r>
          </w:p>
        </w:tc>
      </w:tr>
      <w:tr w:rsidR="00A26966" w14:paraId="533C4C68"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EFFB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Csergő; Molnár; García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5A5E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ADAF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E670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10.1007/s10144-010-0249-y</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4689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Saponaria_bellidifolia</w:t>
            </w:r>
          </w:p>
        </w:tc>
      </w:tr>
      <w:tr w:rsidR="00A26966" w14:paraId="3A09F00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016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 xml:space="preserve">Dominguez </w:t>
            </w:r>
            <w:r>
              <w:rPr>
                <w:rFonts w:ascii="Helvetica" w:eastAsia="Helvetica" w:hAnsi="Helvetica" w:cs="Helvetica"/>
                <w:color w:val="000000"/>
                <w:sz w:val="16"/>
                <w:szCs w:val="16"/>
              </w:rPr>
              <w:lastRenderedPageBreak/>
              <w:t>Lozano; Moreno Saiz; Schwartz</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FB60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6CE9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Nat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01220"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10.1016/j.jnc.2011.05.005</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45A5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Vella_pseudocytisus_subsp._paui_2</w:t>
            </w:r>
          </w:p>
        </w:tc>
      </w:tr>
      <w:tr w:rsidR="00A26966" w14:paraId="5988EB56"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925A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Navarro; Galeano; Bernal</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5BEC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5771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Trop Conserv Sci</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7A00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10.1177/194008291100400104</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2F61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Lepidocaryum_tenue</w:t>
            </w:r>
          </w:p>
        </w:tc>
      </w:tr>
      <w:tr w:rsidR="00A26966" w14:paraId="446B09E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9279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Norghauer; Newbery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CF6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DCD8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 Monogr</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26F4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10.1890/10-2268.1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51D8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Microberlinia_bisulcata; Tetraberlinia_bifoliolata</w:t>
            </w:r>
          </w:p>
        </w:tc>
      </w:tr>
      <w:tr w:rsidR="00A26966" w14:paraId="63D0720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8BE4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Thorpe; Stanley; Kayne; Latham</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8D3A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CA567" w14:textId="77777777" w:rsidR="00A26966" w:rsidRDefault="00A26966">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2444D" w14:textId="77777777" w:rsidR="00A26966" w:rsidRDefault="00A26966">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F65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Cypripedium_fasciculatum</w:t>
            </w:r>
          </w:p>
        </w:tc>
      </w:tr>
      <w:tr w:rsidR="00A26966" w14:paraId="6E6C184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3EA0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Andrello; Bizoux; Barbet-Massin; Gaudeul; Nicolè; Till-Bottraud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7337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F2DC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36A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10.1016/j.biocon.2011.12.012</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9C58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Eryngium_alpinum</w:t>
            </w:r>
          </w:p>
        </w:tc>
      </w:tr>
      <w:tr w:rsidR="00A26966" w14:paraId="60EEDE8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CFB4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Ellis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1446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B4E8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B88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10.1890/11-1052.1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7E59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Liatris_scariosa</w:t>
            </w:r>
          </w:p>
        </w:tc>
      </w:tr>
      <w:tr w:rsidR="00A26966" w14:paraId="064645BB"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C3F6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Ellis; Williams; Lesica; Bell; Bierzychudek; Bowles; Crone; Doak; Ehrlén; Ellis-Adam; McEachern; Ganesan; Latham; Luijten; Kaye; Knight; Menges; Morris; den Nijs; Oostermeijer; Quintana-Ascencio; Shelly; Stanley; Thorpe; Ticktin; Valverde; Weekley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A3D00"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2DAE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Ecology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4A8B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10.1890/11-1052.1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0AF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Cirsium_pitcheri_4; Phyllanthus_emblica_3</w:t>
            </w:r>
          </w:p>
        </w:tc>
      </w:tr>
      <w:tr w:rsidR="00A26966" w14:paraId="04A2A644" w14:textId="77777777">
        <w:trPr>
          <w:jc w:val="center"/>
          <w:ins w:id="520" w:author="Author" w:date="2026-09-23T15:03:00Z" w16du:dateUtc="2026-09-23T13:03:00Z"/>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DB98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21" w:author="Author" w:date="2026-09-23T15:03:00Z" w16du:dateUtc="2026-09-23T13:03:00Z"/>
                <w:rFonts w:ascii="Helvetica" w:eastAsia="Helvetica" w:hAnsi="Helvetica" w:cs="Helvetica"/>
                <w:color w:val="000000"/>
                <w:sz w:val="16"/>
                <w:szCs w:val="16"/>
              </w:rPr>
            </w:pPr>
            <w:proofErr w:type="spellStart"/>
            <w:ins w:id="522" w:author="Author" w:date="2026-09-23T15:03:00Z" w16du:dateUtc="2026-09-23T13:03:00Z">
              <w:r>
                <w:rPr>
                  <w:rFonts w:ascii="Helvetica" w:eastAsia="Helvetica" w:hAnsi="Helvetica" w:cs="Helvetica"/>
                  <w:color w:val="000000"/>
                  <w:sz w:val="16"/>
                  <w:szCs w:val="16"/>
                </w:rPr>
                <w:t>Groenendijk</w:t>
              </w:r>
              <w:proofErr w:type="spellEnd"/>
              <w:r>
                <w:rPr>
                  <w:rFonts w:ascii="Helvetica" w:eastAsia="Helvetica" w:hAnsi="Helvetica" w:cs="Helvetica"/>
                  <w:color w:val="000000"/>
                  <w:sz w:val="16"/>
                  <w:szCs w:val="16"/>
                </w:rPr>
                <w:t xml:space="preserve">; Eshete; </w:t>
              </w:r>
              <w:proofErr w:type="spellStart"/>
              <w:r>
                <w:rPr>
                  <w:rFonts w:ascii="Helvetica" w:eastAsia="Helvetica" w:hAnsi="Helvetica" w:cs="Helvetica"/>
                  <w:color w:val="000000"/>
                  <w:sz w:val="16"/>
                  <w:szCs w:val="16"/>
                </w:rPr>
                <w:t>Sterck</w:t>
              </w:r>
              <w:proofErr w:type="spellEnd"/>
              <w:r>
                <w:rPr>
                  <w:rFonts w:ascii="Helvetica" w:eastAsia="Helvetica" w:hAnsi="Helvetica" w:cs="Helvetica"/>
                  <w:color w:val="000000"/>
                  <w:sz w:val="16"/>
                  <w:szCs w:val="16"/>
                </w:rPr>
                <w:t>; Zuidema; Bongers</w:t>
              </w:r>
            </w:ins>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2CEA"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23" w:author="Author" w:date="2026-09-23T15:03:00Z" w16du:dateUtc="2026-09-23T13:03:00Z"/>
                <w:rFonts w:ascii="Helvetica" w:eastAsia="Helvetica" w:hAnsi="Helvetica" w:cs="Helvetica"/>
                <w:color w:val="000000"/>
                <w:sz w:val="16"/>
                <w:szCs w:val="16"/>
              </w:rPr>
            </w:pPr>
            <w:ins w:id="524" w:author="Author" w:date="2026-09-23T15:03:00Z" w16du:dateUtc="2026-09-23T13:03:00Z">
              <w:r>
                <w:rPr>
                  <w:rFonts w:ascii="Helvetica" w:eastAsia="Helvetica" w:hAnsi="Helvetica" w:cs="Helvetica"/>
                  <w:color w:val="000000"/>
                  <w:sz w:val="16"/>
                  <w:szCs w:val="16"/>
                </w:rPr>
                <w:t>2012</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BECE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25" w:author="Author" w:date="2026-09-23T15:03:00Z" w16du:dateUtc="2026-09-23T13:03:00Z"/>
                <w:rFonts w:ascii="Helvetica" w:eastAsia="Helvetica" w:hAnsi="Helvetica" w:cs="Helvetica"/>
                <w:color w:val="000000"/>
                <w:sz w:val="16"/>
                <w:szCs w:val="16"/>
              </w:rPr>
            </w:pPr>
            <w:ins w:id="526" w:author="Author" w:date="2026-09-23T15:03:00Z" w16du:dateUtc="2026-09-23T13:03:00Z">
              <w:r>
                <w:rPr>
                  <w:rFonts w:ascii="Helvetica" w:eastAsia="Helvetica" w:hAnsi="Helvetica" w:cs="Helvetica"/>
                  <w:color w:val="000000"/>
                  <w:sz w:val="16"/>
                  <w:szCs w:val="16"/>
                </w:rPr>
                <w:t xml:space="preserve">J Appl </w:t>
              </w:r>
              <w:proofErr w:type="spellStart"/>
              <w:r>
                <w:rPr>
                  <w:rFonts w:ascii="Helvetica" w:eastAsia="Helvetica" w:hAnsi="Helvetica" w:cs="Helvetica"/>
                  <w:color w:val="000000"/>
                  <w:sz w:val="16"/>
                  <w:szCs w:val="16"/>
                </w:rPr>
                <w:t>Ecol</w:t>
              </w:r>
              <w:proofErr w:type="spellEnd"/>
            </w:ins>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CBA0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27" w:author="Author" w:date="2026-09-23T15:03:00Z" w16du:dateUtc="2026-09-23T13:03:00Z"/>
                <w:rFonts w:ascii="Helvetica" w:eastAsia="Helvetica" w:hAnsi="Helvetica" w:cs="Helvetica"/>
                <w:color w:val="000000"/>
                <w:sz w:val="16"/>
                <w:szCs w:val="16"/>
              </w:rPr>
            </w:pPr>
            <w:ins w:id="528" w:author="Author" w:date="2026-09-23T15:03:00Z" w16du:dateUtc="2026-09-23T13:03:00Z">
              <w:r>
                <w:rPr>
                  <w:rFonts w:ascii="Helvetica" w:eastAsia="Helvetica" w:hAnsi="Helvetica" w:cs="Helvetica"/>
                  <w:color w:val="000000"/>
                  <w:sz w:val="16"/>
                  <w:szCs w:val="16"/>
                </w:rPr>
                <w:t>10.1111/j.1365-2664.</w:t>
              </w:r>
              <w:proofErr w:type="gramStart"/>
              <w:r>
                <w:rPr>
                  <w:rFonts w:ascii="Helvetica" w:eastAsia="Helvetica" w:hAnsi="Helvetica" w:cs="Helvetica"/>
                  <w:color w:val="000000"/>
                  <w:sz w:val="16"/>
                  <w:szCs w:val="16"/>
                </w:rPr>
                <w:t>2011.02078.x</w:t>
              </w:r>
              <w:proofErr w:type="gramEnd"/>
            </w:ins>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9836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ins w:id="529" w:author="Author" w:date="2026-09-23T15:03:00Z" w16du:dateUtc="2026-09-23T13:03:00Z"/>
                <w:rFonts w:ascii="Helvetica" w:eastAsia="Helvetica" w:hAnsi="Helvetica" w:cs="Helvetica"/>
                <w:color w:val="000000"/>
                <w:sz w:val="16"/>
                <w:szCs w:val="16"/>
              </w:rPr>
            </w:pPr>
            <w:proofErr w:type="spellStart"/>
            <w:ins w:id="530" w:author="Author" w:date="2026-09-23T15:03:00Z" w16du:dateUtc="2026-09-23T13:03:00Z">
              <w:r>
                <w:rPr>
                  <w:rFonts w:ascii="Helvetica" w:eastAsia="Helvetica" w:hAnsi="Helvetica" w:cs="Helvetica"/>
                  <w:color w:val="000000"/>
                  <w:sz w:val="16"/>
                  <w:szCs w:val="16"/>
                </w:rPr>
                <w:t>Boswellia_papyrifera</w:t>
              </w:r>
              <w:proofErr w:type="spellEnd"/>
            </w:ins>
          </w:p>
        </w:tc>
      </w:tr>
      <w:tr w:rsidR="00A26966" w14:paraId="6110513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139B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Scanga; Leopold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1335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AB00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Biol Conserv</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FAAE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10.1016/j.biocon.2012.01.061</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D0A4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Trollius_laxus</w:t>
            </w:r>
          </w:p>
        </w:tc>
      </w:tr>
      <w:tr w:rsidR="00A26966" w14:paraId="5752E84C"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945F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 xml:space="preserve">Ticktin; Ganesan; </w:t>
            </w:r>
            <w:r>
              <w:rPr>
                <w:rFonts w:ascii="Helvetica" w:eastAsia="Helvetica" w:hAnsi="Helvetica" w:cs="Helvetica"/>
                <w:color w:val="000000"/>
                <w:sz w:val="16"/>
                <w:szCs w:val="16"/>
              </w:rPr>
              <w:lastRenderedPageBreak/>
              <w:t>Paramesha; Setty</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B08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2012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839E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18E6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10.1111/j.1365-2664.2012.02156.x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2116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Phyllanthus_emblica_2; Phyllanthus_indofischeri</w:t>
            </w:r>
          </w:p>
        </w:tc>
      </w:tr>
      <w:tr w:rsidR="00A26966" w14:paraId="334B4C93"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68EE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Gornish</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48E2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E5965" w14:textId="77777777" w:rsidR="00A26966" w:rsidRDefault="00A26966">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82879" w14:textId="77777777" w:rsidR="00A26966" w:rsidRDefault="00A26966">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566F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Pityopsis_aspera</w:t>
            </w:r>
          </w:p>
        </w:tc>
      </w:tr>
      <w:tr w:rsidR="00A26966" w14:paraId="61C931F2"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5642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Matlaga; Davis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F908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74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J Appl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109C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10.1111/1365-2664.12057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159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Miscanthus_giganteus</w:t>
            </w:r>
          </w:p>
        </w:tc>
      </w:tr>
      <w:tr w:rsidR="00A26966" w14:paraId="25844A81"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E06E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Osunkoya; Perrett; Fernando; Clark; Raghu</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8F2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CE24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2659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10.1007/s10144-013-0364-7</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F00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Lantana_camara</w:t>
            </w:r>
          </w:p>
        </w:tc>
      </w:tr>
      <w:tr w:rsidR="00A26966" w14:paraId="795D7389"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AFF2B"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Villellas; Ehrlén; Olesen; Braza; García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BF95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8C3CA"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Ecography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BDFA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10.1111/j.1600-0587.2012.07425.x</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0814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Plantago_coronopus_2</w:t>
            </w:r>
          </w:p>
        </w:tc>
      </w:tr>
      <w:tr w:rsidR="00A26966" w14:paraId="3B2B3C5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645A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Scanga</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C083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4F8C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Plant Ecol</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9DF3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10.1007/s11258-014-0344-9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4F58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Trollius_laxus_2</w:t>
            </w:r>
          </w:p>
        </w:tc>
      </w:tr>
      <w:tr w:rsidR="00A26966" w14:paraId="0303CAEE"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7A83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Baldauf; Correa; Ferreira; Santos</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CCCBA"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6BC6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Forest Ecol Manag</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DA0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10.1016/j.foreco.2015.06.022</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979D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Himatanthus_drasticus</w:t>
            </w:r>
          </w:p>
        </w:tc>
      </w:tr>
      <w:tr w:rsidR="00A26966" w14:paraId="092D486A" w14:textId="7777777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CCB2D"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Gibert; Magda; Hazard</w:t>
            </w:r>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B587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D92EA"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PLOS ONE</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9F20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10.1371/journal.pone.0139919</w:t>
            </w:r>
          </w:p>
        </w:tc>
        <w:tc>
          <w:tcPr>
            <w:tcW w:w="35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BF6A"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Festuca_eskia</w:t>
            </w:r>
          </w:p>
        </w:tc>
      </w:tr>
      <w:tr w:rsidR="00A26966" w14:paraId="3AFDF8DB" w14:textId="7777777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FBB2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Berry; Natalie L Cleavitt</w:t>
            </w:r>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B032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2021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40BE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Popul Ecol</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8E9D1"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10.1002/1438-390X.12092</w:t>
            </w:r>
          </w:p>
        </w:tc>
        <w:tc>
          <w:tcPr>
            <w:tcW w:w="35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ED56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6"/>
                <w:szCs w:val="16"/>
              </w:rPr>
            </w:pPr>
            <w:r>
              <w:rPr>
                <w:rFonts w:ascii="Helvetica" w:eastAsia="Helvetica" w:hAnsi="Helvetica" w:cs="Helvetica"/>
                <w:color w:val="000000"/>
                <w:sz w:val="16"/>
                <w:szCs w:val="16"/>
              </w:rPr>
              <w:t>Platanthera_macrophylla_; Platanthera_orbiculata_</w:t>
            </w:r>
          </w:p>
        </w:tc>
      </w:tr>
    </w:tbl>
    <w:p w14:paraId="3C40CFFC" w14:textId="77777777" w:rsidR="00A26966" w:rsidRDefault="00000000">
      <w:r>
        <w:br w:type="page"/>
      </w:r>
    </w:p>
    <w:p w14:paraId="1D77DC01" w14:textId="77777777" w:rsidR="00A26966" w:rsidRDefault="00000000">
      <w:pPr>
        <w:pStyle w:val="BodyText"/>
      </w:pPr>
      <w:r>
        <w:lastRenderedPageBreak/>
        <w:t xml:space="preserve">Table S7. </w:t>
      </w:r>
      <w:del w:id="531" w:author="Author" w:date="2026-09-23T15:03:00Z" w16du:dateUtc="2026-09-23T13:03:00Z">
        <w:r>
          <w:delText>Analysis 3</w:delText>
        </w:r>
      </w:del>
      <w:ins w:id="532" w:author="Author" w:date="2026-09-23T15:03:00Z" w16du:dateUtc="2026-09-23T13:03:00Z">
        <w:r>
          <w:t>Multisite robustness-analysis</w:t>
        </w:r>
      </w:ins>
      <w:r>
        <w:t xml:space="preserve"> site coverage and spring-temperature effect summaries for </w:t>
      </w:r>
      <w:r>
        <w:rPr>
          <w:i/>
          <w:iCs/>
        </w:rPr>
        <w:t>Astragalus scaphoides</w:t>
      </w:r>
      <w:r>
        <w:t>. Point-estimate and sampling-uncertainty models give similar spring-temperature coefficients within each site, showing that between-site heterogeneity is larger than within-site method differences.</w:t>
      </w:r>
    </w:p>
    <w:tbl>
      <w:tblPr>
        <w:tblW w:w="0" w:type="auto"/>
        <w:jc w:val="center"/>
        <w:tblLayout w:type="fixed"/>
        <w:tblLook w:val="0420" w:firstRow="1" w:lastRow="0" w:firstColumn="0" w:lastColumn="0" w:noHBand="0" w:noVBand="1"/>
      </w:tblPr>
      <w:tblGrid>
        <w:gridCol w:w="1800"/>
        <w:gridCol w:w="864"/>
        <w:gridCol w:w="1080"/>
        <w:gridCol w:w="1008"/>
        <w:gridCol w:w="1296"/>
        <w:gridCol w:w="1368"/>
      </w:tblGrid>
      <w:tr w:rsidR="00A26966" w14:paraId="3D13657B" w14:textId="77777777">
        <w:trPr>
          <w:tblHeader/>
          <w:jc w:val="center"/>
        </w:trPr>
        <w:tc>
          <w:tcPr>
            <w:tcW w:w="18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3FC39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Site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F5EA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(total)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F34F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(modelled)</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FAAB7"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Years excluded</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5172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Spring beta (point)</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629E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Spring beta (sampling)</w:t>
            </w:r>
          </w:p>
        </w:tc>
      </w:tr>
      <w:tr w:rsidR="00A26966" w14:paraId="616737A5" w14:textId="77777777">
        <w:trPr>
          <w:jc w:val="center"/>
        </w:trPr>
        <w:tc>
          <w:tcPr>
            <w:tcW w:w="18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E73E"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Haynes Creek</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BFAE8"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577C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059B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FA90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-0.441</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598E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-0.424</w:t>
            </w:r>
          </w:p>
        </w:tc>
      </w:tr>
      <w:tr w:rsidR="00A26966" w14:paraId="4686AA96" w14:textId="77777777">
        <w:trPr>
          <w:jc w:val="center"/>
        </w:trPr>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EA675"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Sheep Corral Gulch</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4B77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055C"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D459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3309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0.244</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B9A99"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0.258</w:t>
            </w:r>
          </w:p>
        </w:tc>
      </w:tr>
      <w:tr w:rsidR="00A26966" w14:paraId="2A15F87E" w14:textId="77777777">
        <w:trPr>
          <w:jc w:val="center"/>
        </w:trPr>
        <w:tc>
          <w:tcPr>
            <w:tcW w:w="18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B0F83"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McDevitt Creek</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EF852"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A93290"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9</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0590CF"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912E84"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-0.238</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24536" w14:textId="77777777" w:rsidR="00A2696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rPr>
                <w:rFonts w:ascii="Helvetica" w:eastAsia="Helvetica" w:hAnsi="Helvetica" w:cs="Helvetica"/>
                <w:color w:val="000000"/>
                <w:sz w:val="19"/>
                <w:szCs w:val="19"/>
              </w:rPr>
            </w:pPr>
            <w:r>
              <w:rPr>
                <w:rFonts w:ascii="Helvetica" w:eastAsia="Helvetica" w:hAnsi="Helvetica" w:cs="Helvetica"/>
                <w:color w:val="000000"/>
                <w:sz w:val="19"/>
                <w:szCs w:val="19"/>
              </w:rPr>
              <w:t>-0.212</w:t>
            </w:r>
          </w:p>
        </w:tc>
      </w:tr>
    </w:tbl>
    <w:p w14:paraId="27EAC561" w14:textId="77777777" w:rsidR="00A26966" w:rsidRDefault="00000000">
      <w:r>
        <w:br w:type="page"/>
      </w:r>
    </w:p>
    <w:p w14:paraId="74A2D847" w14:textId="77777777" w:rsidR="00A26966" w:rsidRDefault="00000000">
      <w:pPr>
        <w:pStyle w:val="BodyText"/>
      </w:pPr>
      <w:r>
        <w:lastRenderedPageBreak/>
        <w:t xml:space="preserve">Table S8. </w:t>
      </w:r>
      <w:del w:id="533" w:author="Author" w:date="2026-09-23T15:03:00Z" w16du:dateUtc="2026-09-23T13:03:00Z">
        <w:r>
          <w:delText>Analysis 3</w:delText>
        </w:r>
      </w:del>
      <w:ins w:id="534" w:author="Author" w:date="2026-09-23T15:03:00Z" w16du:dateUtc="2026-09-23T13:03:00Z">
        <w:r>
          <w:t>Multisite robustness-analysis</w:t>
        </w:r>
      </w:ins>
      <w:r>
        <w:t xml:space="preserve"> posterior summary for the spring-temperature coefficient by site and model formulation. Across all sites, 95% intervals overlap zero under both formulations, showing similar uncertainty conclusions with and without explicit sampling-uncertainty propagation.</w:t>
      </w:r>
    </w:p>
    <w:tbl>
      <w:tblPr>
        <w:tblW w:w="0" w:type="auto"/>
        <w:jc w:val="center"/>
        <w:tblLayout w:type="fixed"/>
        <w:tblLook w:val="0420" w:firstRow="1" w:lastRow="0" w:firstColumn="0" w:lastColumn="0" w:noHBand="0" w:noVBand="1"/>
      </w:tblPr>
      <w:tblGrid>
        <w:gridCol w:w="2343"/>
        <w:gridCol w:w="3138"/>
        <w:gridCol w:w="1132"/>
        <w:gridCol w:w="1511"/>
        <w:gridCol w:w="1511"/>
      </w:tblGrid>
      <w:tr w:rsidR="00A26966" w14:paraId="5BFF7C43" w14:textId="77777777">
        <w:trPr>
          <w:tblHeader/>
          <w:jc w:val="center"/>
        </w:trPr>
        <w:tc>
          <w:tcPr>
            <w:tcW w:w="23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004E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Site</w:t>
            </w:r>
          </w:p>
        </w:tc>
        <w:tc>
          <w:tcPr>
            <w:tcW w:w="3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97F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Model</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F244A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FEB0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7F57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A26966" w14:paraId="7A9DAFB1" w14:textId="77777777">
        <w:trPr>
          <w:jc w:val="center"/>
        </w:trPr>
        <w:tc>
          <w:tcPr>
            <w:tcW w:w="23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F077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31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EDE2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DBB1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-0.441</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E2B6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-1.76</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4F3E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0.899</w:t>
            </w:r>
          </w:p>
        </w:tc>
      </w:tr>
      <w:tr w:rsidR="00A26966" w14:paraId="6658418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A242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9694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76C8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-0.424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A69C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-1.74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9CE9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0.872</w:t>
            </w:r>
          </w:p>
        </w:tc>
      </w:tr>
      <w:tr w:rsidR="00A26966" w14:paraId="1EE8FA0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62E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9BF3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9CAC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4B1F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C5F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1.110</w:t>
            </w:r>
          </w:p>
        </w:tc>
      </w:tr>
      <w:tr w:rsidR="00A26966" w14:paraId="49D1F692"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DB8D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9BE9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18BA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AB8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468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1.160</w:t>
            </w:r>
          </w:p>
        </w:tc>
      </w:tr>
      <w:tr w:rsidR="00A26966" w14:paraId="08315ECD"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221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31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D18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Point-estimate model</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13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C08F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F9FC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2.100</w:t>
            </w:r>
          </w:p>
        </w:tc>
      </w:tr>
      <w:tr w:rsidR="00A26966" w14:paraId="27F0EEAF" w14:textId="77777777">
        <w:trPr>
          <w:jc w:val="center"/>
        </w:trPr>
        <w:tc>
          <w:tcPr>
            <w:tcW w:w="23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E99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31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18BC6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Sampling-uncertainty model</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0AB1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F510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-1.51</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C3D5E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2.080</w:t>
            </w:r>
          </w:p>
        </w:tc>
      </w:tr>
    </w:tbl>
    <w:p w14:paraId="61017029" w14:textId="77777777" w:rsidR="00A26966" w:rsidRDefault="00000000">
      <w:r>
        <w:br w:type="page"/>
      </w:r>
    </w:p>
    <w:p w14:paraId="0F38C4C4" w14:textId="77777777" w:rsidR="00A26966" w:rsidRDefault="00000000">
      <w:pPr>
        <w:pStyle w:val="BodyText"/>
      </w:pPr>
      <w:r>
        <w:lastRenderedPageBreak/>
        <w:t xml:space="preserve">Table S9. Analysis 2 stage-specific survival-temperature coefficients under two point-estimate weighting scenarios. “No weights” treats annual stage-specific survival proportions equally, whereas “SSD weights” applies stable-stage-distribution weights from the annual </w:t>
      </w:r>
      <m:oMath>
        <m:r>
          <w:rPr>
            <w:rFonts w:ascii="Cambria Math" w:hAnsi="Cambria Math"/>
          </w:rPr>
          <m:t>U</m:t>
        </m:r>
      </m:oMath>
      <w:r>
        <w:t xml:space="preserve"> matrix.</w:t>
      </w:r>
    </w:p>
    <w:tbl>
      <w:tblPr>
        <w:tblW w:w="0" w:type="auto"/>
        <w:jc w:val="center"/>
        <w:tblLayout w:type="fixed"/>
        <w:tblLook w:val="0420" w:firstRow="1" w:lastRow="0" w:firstColumn="0" w:lastColumn="0" w:noHBand="0" w:noVBand="1"/>
      </w:tblPr>
      <w:tblGrid>
        <w:gridCol w:w="1169"/>
        <w:gridCol w:w="1670"/>
        <w:gridCol w:w="1524"/>
        <w:gridCol w:w="1132"/>
        <w:gridCol w:w="1511"/>
        <w:gridCol w:w="1511"/>
      </w:tblGrid>
      <w:tr w:rsidR="00A26966" w14:paraId="45831E38" w14:textId="77777777">
        <w:trPr>
          <w:tblHeader/>
          <w:jc w:val="center"/>
        </w:trPr>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14DF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8265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Weighting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3A0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Years used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FF0A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09F8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5860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A26966" w14:paraId="27F55BB6" w14:textId="77777777">
        <w:trPr>
          <w:jc w:val="center"/>
        </w:trPr>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13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C1A3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7A1C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52BCC"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2447"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723C"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346557E9"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C2EE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F5EC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4E25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C3E2F"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A606C"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1F6CA"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30E9A661"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A45C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F61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430B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E837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697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-0.221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9C5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0.691</w:t>
            </w:r>
          </w:p>
        </w:tc>
      </w:tr>
      <w:tr w:rsidR="00A26966" w14:paraId="0D70DB4A"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95F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58CC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59D2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E79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3607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7F86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0.856</w:t>
            </w:r>
          </w:p>
        </w:tc>
      </w:tr>
      <w:tr w:rsidR="00A26966" w14:paraId="5DD98377"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959F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CEF0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BF13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5C0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101C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D566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0.791</w:t>
            </w:r>
          </w:p>
        </w:tc>
      </w:tr>
      <w:tr w:rsidR="00A26966" w14:paraId="082D265C"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54D5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4C5A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FFA7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8ED7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0.178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BC61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AB5C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0.708</w:t>
            </w:r>
          </w:p>
        </w:tc>
      </w:tr>
      <w:tr w:rsidR="00A26966" w14:paraId="0C01798B" w14:textId="77777777">
        <w:trPr>
          <w:jc w:val="center"/>
        </w:trPr>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5436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7B82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0CC6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E0DE5"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7BD70"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B7B2F"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0C28C0AC" w14:textId="77777777">
        <w:trPr>
          <w:jc w:val="center"/>
        </w:trPr>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A0773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9D8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3A7C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12</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914D9"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1BD93"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263BB"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bl>
    <w:p w14:paraId="127441C1" w14:textId="77777777" w:rsidR="00A26966" w:rsidRDefault="00000000">
      <w:r>
        <w:br w:type="page"/>
      </w:r>
    </w:p>
    <w:p w14:paraId="110B5698" w14:textId="77777777" w:rsidR="00A26966" w:rsidRDefault="00000000">
      <w:pPr>
        <w:pStyle w:val="BodyText"/>
      </w:pPr>
      <w:r>
        <w:lastRenderedPageBreak/>
        <w:t xml:space="preserve">Table S10. </w:t>
      </w:r>
      <w:del w:id="535" w:author="Author" w:date="2026-09-23T15:03:00Z" w16du:dateUtc="2026-09-23T13:03:00Z">
        <w:r>
          <w:delText>Analysis 3</w:delText>
        </w:r>
      </w:del>
      <w:ins w:id="536" w:author="Author" w:date="2026-09-23T15:03:00Z" w16du:dateUtc="2026-09-23T13:03:00Z">
        <w:r>
          <w:t>Multisite robustness-analysis</w:t>
        </w:r>
      </w:ins>
      <w:r>
        <w:t xml:space="preserve"> stage-specific survival-temperature coefficients under two point-estimate weighting scenarios across sites. The comparison shows how coefficient estimates and interval widths change when no stage sample-size information is used and SSD weights are substituted.</w:t>
      </w:r>
    </w:p>
    <w:tbl>
      <w:tblPr>
        <w:tblW w:w="0" w:type="auto"/>
        <w:jc w:val="center"/>
        <w:tblLayout w:type="fixed"/>
        <w:tblLook w:val="0420" w:firstRow="1" w:lastRow="0" w:firstColumn="0" w:lastColumn="0" w:noHBand="0" w:noVBand="1"/>
      </w:tblPr>
      <w:tblGrid>
        <w:gridCol w:w="2343"/>
        <w:gridCol w:w="1169"/>
        <w:gridCol w:w="1670"/>
        <w:gridCol w:w="1524"/>
        <w:gridCol w:w="1132"/>
        <w:gridCol w:w="1511"/>
        <w:gridCol w:w="1511"/>
      </w:tblGrid>
      <w:tr w:rsidR="00A26966" w14:paraId="00A5C33D" w14:textId="77777777">
        <w:trPr>
          <w:tblHeader/>
          <w:jc w:val="center"/>
        </w:trPr>
        <w:tc>
          <w:tcPr>
            <w:tcW w:w="23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5B1A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Site</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D227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118E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Weighting</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5740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Years used</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0A15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Median</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A189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Lower 95%</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4E231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Upper 95%</w:t>
            </w:r>
          </w:p>
        </w:tc>
      </w:tr>
      <w:tr w:rsidR="00A26966" w14:paraId="327AE24C" w14:textId="77777777">
        <w:trPr>
          <w:jc w:val="center"/>
        </w:trPr>
        <w:tc>
          <w:tcPr>
            <w:tcW w:w="23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FBB5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41EE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25EC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BEB5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02EAA"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B033B"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AF3F"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4231FF12"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8525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313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9FC9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C7B0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9C37F"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D98D5"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CF7F9"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1C34909A"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339D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FDBC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045B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CCE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CB8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4A4B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-0.401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8E5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0.761</w:t>
            </w:r>
          </w:p>
        </w:tc>
      </w:tr>
      <w:tr w:rsidR="00A26966" w14:paraId="6046B4A6"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C142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E19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7797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47C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ADDA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5741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0AF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0.542</w:t>
            </w:r>
          </w:p>
        </w:tc>
      </w:tr>
      <w:tr w:rsidR="00A26966" w14:paraId="3607FB4A"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D203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ABF7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11DD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3800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25C3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95AA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70E2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0.670</w:t>
            </w:r>
          </w:p>
        </w:tc>
      </w:tr>
      <w:tr w:rsidR="00A26966" w14:paraId="2FEF7E9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140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620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832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0829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E662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0.232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269D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-0.369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4593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0.833</w:t>
            </w:r>
          </w:p>
        </w:tc>
      </w:tr>
      <w:tr w:rsidR="00A26966" w14:paraId="56B88C78"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7C75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60FD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AABC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C069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5DC3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2D7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-0.625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EDF4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0.206</w:t>
            </w:r>
          </w:p>
        </w:tc>
      </w:tr>
      <w:tr w:rsidR="00A26966" w14:paraId="7A64E5D1"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1C4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C80C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5CEC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B78B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7</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31A6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919B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-0.745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D619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0.559</w:t>
            </w:r>
          </w:p>
        </w:tc>
      </w:tr>
      <w:tr w:rsidR="00A26966" w14:paraId="1089EBC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1839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199F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C39F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9DE5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4000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2FF5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B6A4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0.759</w:t>
            </w:r>
          </w:p>
        </w:tc>
      </w:tr>
      <w:tr w:rsidR="00A26966" w14:paraId="61039C1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823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Haynes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5A47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48E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EB0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F5F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F85E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1415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0.577</w:t>
            </w:r>
          </w:p>
        </w:tc>
      </w:tr>
      <w:tr w:rsidR="00A26966" w14:paraId="738238A1"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6F15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5AD8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E4DB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71D5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DB2F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096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-0.485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177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0.725</w:t>
            </w:r>
          </w:p>
        </w:tc>
      </w:tr>
      <w:tr w:rsidR="00A26966" w14:paraId="6537E3D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5C1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E17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8DA7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29B7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3FF7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BBC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-1.030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6109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1.350</w:t>
            </w:r>
          </w:p>
        </w:tc>
      </w:tr>
      <w:tr w:rsidR="00A26966" w14:paraId="75206AE9"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C200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632A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1A5F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5C7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FADA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6900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02FA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0.642</w:t>
            </w:r>
          </w:p>
        </w:tc>
      </w:tr>
      <w:tr w:rsidR="00A26966" w14:paraId="115E32C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5FA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CA95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4B7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009E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9240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0.104</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73DF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-0.881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FF88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1.090</w:t>
            </w:r>
          </w:p>
        </w:tc>
      </w:tr>
      <w:tr w:rsidR="00A26966" w14:paraId="54016FF4"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FC18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151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76C0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576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EFFB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0.086</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4C06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-0.605</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6471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0.777</w:t>
            </w:r>
          </w:p>
        </w:tc>
      </w:tr>
      <w:tr w:rsidR="00A26966" w14:paraId="3B5BFE1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0CB7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B712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7B0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89CE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8CF1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E936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-0.982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8D62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0.678</w:t>
            </w:r>
          </w:p>
        </w:tc>
      </w:tr>
      <w:tr w:rsidR="00A26966" w14:paraId="48CF58DA"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092F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33EA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6C77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CD7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FDD1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-0.211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0ADA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-0.608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3408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0.186</w:t>
            </w:r>
          </w:p>
        </w:tc>
      </w:tr>
      <w:tr w:rsidR="00A26966" w14:paraId="13DB69D8"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8CE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AF88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D0EC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C1FC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B5C4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-0.152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FBA8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-0.953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2AED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0.648</w:t>
            </w:r>
          </w:p>
        </w:tc>
      </w:tr>
      <w:tr w:rsidR="00A26966" w14:paraId="0A6B9D5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84C3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10ED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3D3D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257E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3751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0.283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EC48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-0.371</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7119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0.937</w:t>
            </w:r>
          </w:p>
        </w:tc>
      </w:tr>
      <w:tr w:rsidR="00A26966" w14:paraId="025AFF78"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EC17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McDevitt Creek</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167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F4A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1E0C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97B7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2C5E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-0.160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FB6F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0.657</w:t>
            </w:r>
          </w:p>
        </w:tc>
      </w:tr>
      <w:tr w:rsidR="00A26966" w14:paraId="050F7EE7"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5AF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5ED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496F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1A66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8A6BC"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16FDC"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D2488"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0DEB2EC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4236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3AA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1</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DAA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9B91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E8612"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046D"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8CA07" w14:textId="77777777" w:rsidR="00A26966" w:rsidRDefault="00A2696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p>
        </w:tc>
      </w:tr>
      <w:tr w:rsidR="00A26966" w14:paraId="300CFB3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958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D45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102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A1C8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48DB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-0.317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04F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-0.889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257B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0.255</w:t>
            </w:r>
          </w:p>
        </w:tc>
      </w:tr>
      <w:tr w:rsidR="00A26966" w14:paraId="3CB1DF55"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DB1E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lastRenderedPageBreak/>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018E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2</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94D1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0A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965D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-0.513</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4BE8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-0.938</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DF7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-0.089</w:t>
            </w:r>
          </w:p>
        </w:tc>
      </w:tr>
      <w:tr w:rsidR="00A26966" w14:paraId="2FA6BC7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19E5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5318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8BB9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068C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FFEC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-0.460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E98A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F4B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0.092</w:t>
            </w:r>
          </w:p>
        </w:tc>
      </w:tr>
      <w:tr w:rsidR="00A26966" w14:paraId="67240A10"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A12B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509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3</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BA7F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767C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4135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-0.247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773C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-0.892</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48D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0.398</w:t>
            </w:r>
          </w:p>
        </w:tc>
      </w:tr>
      <w:tr w:rsidR="00A26966" w14:paraId="7FF7CCCE"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2FD3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965B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13BC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E667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E50D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0.329</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FAE2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-0.877</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9FA6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1.530</w:t>
            </w:r>
          </w:p>
        </w:tc>
      </w:tr>
      <w:tr w:rsidR="00A26966" w14:paraId="0F2A82C3"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8EC0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49A3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4</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E2F7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FB42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E564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0.520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0475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-1.050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DD03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2.090</w:t>
            </w:r>
          </w:p>
        </w:tc>
      </w:tr>
      <w:tr w:rsidR="00A26966" w14:paraId="37C9411F" w14:textId="77777777">
        <w:trPr>
          <w:jc w:val="center"/>
        </w:trPr>
        <w:tc>
          <w:tcPr>
            <w:tcW w:w="23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73B1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FF4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034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No weights</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8EB4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80E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7E91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-2.220</w:t>
            </w:r>
          </w:p>
        </w:tc>
        <w:tc>
          <w:tcPr>
            <w:tcW w:w="15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6F24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0.204</w:t>
            </w:r>
          </w:p>
        </w:tc>
      </w:tr>
      <w:tr w:rsidR="00A26966" w14:paraId="2DF23D39" w14:textId="77777777">
        <w:trPr>
          <w:jc w:val="center"/>
        </w:trPr>
        <w:tc>
          <w:tcPr>
            <w:tcW w:w="23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405F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Sheep Corral Gulch</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6E94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Stage 5</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FC98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SSD weights</w:t>
            </w:r>
          </w:p>
        </w:tc>
        <w:tc>
          <w:tcPr>
            <w:tcW w:w="15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3AC4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5881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-0.098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31F7A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-2.070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7793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1.880</w:t>
            </w:r>
          </w:p>
        </w:tc>
      </w:tr>
    </w:tbl>
    <w:p w14:paraId="4123926B" w14:textId="77777777" w:rsidR="00A26966" w:rsidRDefault="00000000">
      <w:r>
        <w:br w:type="page"/>
      </w:r>
    </w:p>
    <w:p w14:paraId="0CB4DD21" w14:textId="77777777" w:rsidR="00A26966" w:rsidRDefault="00000000">
      <w:pPr>
        <w:pStyle w:val="BodyText"/>
        <w:rPr>
          <w:ins w:id="537" w:author="Author" w:date="2026-09-23T15:03:00Z" w16du:dateUtc="2026-09-23T13:03:00Z"/>
        </w:rPr>
      </w:pPr>
      <w:ins w:id="538" w:author="Author" w:date="2026-09-23T15:03:00Z" w16du:dateUtc="2026-09-23T13:03:00Z">
        <w:r>
          <w:lastRenderedPageBreak/>
          <w:t>Table S11. Comparison of screened target studies that were included versus excluded under the current reproducible COMPADRE-based screen. Numeric entries are study-level means ± SD; life-form entries are numbers of studies with percentages in parentheses. Included studies have a higher mean proportion of boundary survival estimates, especially estimates of exactly 1.</w:t>
        </w:r>
      </w:ins>
    </w:p>
    <w:tbl>
      <w:tblPr>
        <w:tblW w:w="0" w:type="auto"/>
        <w:jc w:val="center"/>
        <w:tblLayout w:type="fixed"/>
        <w:tblLook w:val="0420" w:firstRow="1" w:lastRow="0" w:firstColumn="0" w:lastColumn="0" w:noHBand="0" w:noVBand="1"/>
      </w:tblPr>
      <w:tblGrid>
        <w:gridCol w:w="5840"/>
        <w:gridCol w:w="1510"/>
        <w:gridCol w:w="1510"/>
      </w:tblGrid>
      <w:tr w:rsidR="00A26966" w14:paraId="6A57CC88" w14:textId="77777777">
        <w:trPr>
          <w:tblHeader/>
          <w:jc w:val="center"/>
          <w:ins w:id="539" w:author="Author" w:date="2026-09-23T15:03:00Z" w16du:dateUtc="2026-09-23T13:03:00Z"/>
        </w:trPr>
        <w:tc>
          <w:tcPr>
            <w:tcW w:w="58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93EEB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40" w:author="Author" w:date="2026-09-23T15:03:00Z" w16du:dateUtc="2026-09-23T13:03:00Z"/>
                <w:rFonts w:ascii="Helvetica" w:eastAsia="Helvetica" w:hAnsi="Helvetica" w:cs="Helvetica"/>
                <w:color w:val="000000"/>
                <w:sz w:val="22"/>
                <w:szCs w:val="22"/>
              </w:rPr>
            </w:pPr>
            <w:ins w:id="541" w:author="Author" w:date="2026-09-23T15:03:00Z" w16du:dateUtc="2026-09-23T13:03:00Z">
              <w:r>
                <w:rPr>
                  <w:rFonts w:ascii="Helvetica" w:eastAsia="Helvetica" w:hAnsi="Helvetica" w:cs="Helvetica"/>
                  <w:color w:val="000000"/>
                  <w:sz w:val="22"/>
                  <w:szCs w:val="22"/>
                </w:rPr>
                <w:t>Characteristic</w:t>
              </w:r>
            </w:ins>
          </w:p>
        </w:tc>
        <w:tc>
          <w:tcPr>
            <w:tcW w:w="15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8BC8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42" w:author="Author" w:date="2026-09-23T15:03:00Z" w16du:dateUtc="2026-09-23T13:03:00Z"/>
                <w:rFonts w:ascii="Helvetica" w:eastAsia="Helvetica" w:hAnsi="Helvetica" w:cs="Helvetica"/>
                <w:color w:val="000000"/>
                <w:sz w:val="22"/>
                <w:szCs w:val="22"/>
              </w:rPr>
            </w:pPr>
            <w:ins w:id="543" w:author="Author" w:date="2026-09-23T15:03:00Z" w16du:dateUtc="2026-09-23T13:03:00Z">
              <w:r>
                <w:rPr>
                  <w:rFonts w:ascii="Helvetica" w:eastAsia="Helvetica" w:hAnsi="Helvetica" w:cs="Helvetica"/>
                  <w:color w:val="000000"/>
                  <w:sz w:val="22"/>
                  <w:szCs w:val="22"/>
                </w:rPr>
                <w:t>Included</w:t>
              </w:r>
            </w:ins>
          </w:p>
        </w:tc>
        <w:tc>
          <w:tcPr>
            <w:tcW w:w="15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4E0F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44" w:author="Author" w:date="2026-09-23T15:03:00Z" w16du:dateUtc="2026-09-23T13:03:00Z"/>
                <w:rFonts w:ascii="Helvetica" w:eastAsia="Helvetica" w:hAnsi="Helvetica" w:cs="Helvetica"/>
                <w:color w:val="000000"/>
                <w:sz w:val="22"/>
                <w:szCs w:val="22"/>
              </w:rPr>
            </w:pPr>
            <w:ins w:id="545" w:author="Author" w:date="2026-09-23T15:03:00Z" w16du:dateUtc="2026-09-23T13:03:00Z">
              <w:r>
                <w:rPr>
                  <w:rFonts w:ascii="Helvetica" w:eastAsia="Helvetica" w:hAnsi="Helvetica" w:cs="Helvetica"/>
                  <w:color w:val="000000"/>
                  <w:sz w:val="22"/>
                  <w:szCs w:val="22"/>
                </w:rPr>
                <w:t>Excluded</w:t>
              </w:r>
            </w:ins>
          </w:p>
        </w:tc>
      </w:tr>
      <w:tr w:rsidR="00A26966" w14:paraId="1D587CF0" w14:textId="77777777">
        <w:trPr>
          <w:jc w:val="center"/>
          <w:ins w:id="546" w:author="Author" w:date="2026-09-23T15:03:00Z" w16du:dateUtc="2026-09-23T13:03:00Z"/>
        </w:trPr>
        <w:tc>
          <w:tcPr>
            <w:tcW w:w="58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E64F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47" w:author="Author" w:date="2026-09-23T15:03:00Z" w16du:dateUtc="2026-09-23T13:03:00Z"/>
                <w:rFonts w:ascii="Helvetica" w:eastAsia="Helvetica" w:hAnsi="Helvetica" w:cs="Helvetica"/>
                <w:color w:val="000000"/>
                <w:sz w:val="22"/>
                <w:szCs w:val="22"/>
              </w:rPr>
            </w:pPr>
            <w:ins w:id="548" w:author="Author" w:date="2026-09-23T15:03:00Z" w16du:dateUtc="2026-09-23T13:03:00Z">
              <w:r>
                <w:rPr>
                  <w:rFonts w:ascii="Helvetica" w:eastAsia="Helvetica" w:hAnsi="Helvetica" w:cs="Helvetica"/>
                  <w:color w:val="000000"/>
                  <w:sz w:val="22"/>
                  <w:szCs w:val="22"/>
                </w:rPr>
                <w:t>Studies, n</w:t>
              </w:r>
            </w:ins>
          </w:p>
        </w:tc>
        <w:tc>
          <w:tcPr>
            <w:tcW w:w="15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E5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49" w:author="Author" w:date="2026-09-23T15:03:00Z" w16du:dateUtc="2026-09-23T13:03:00Z"/>
                <w:rFonts w:ascii="Helvetica" w:eastAsia="Helvetica" w:hAnsi="Helvetica" w:cs="Helvetica"/>
                <w:color w:val="000000"/>
                <w:sz w:val="22"/>
                <w:szCs w:val="22"/>
              </w:rPr>
            </w:pPr>
            <w:ins w:id="550" w:author="Author" w:date="2026-09-23T15:03:00Z" w16du:dateUtc="2026-09-23T13:03:00Z">
              <w:r>
                <w:rPr>
                  <w:rFonts w:ascii="Helvetica" w:eastAsia="Helvetica" w:hAnsi="Helvetica" w:cs="Helvetica"/>
                  <w:color w:val="000000"/>
                  <w:sz w:val="22"/>
                  <w:szCs w:val="22"/>
                </w:rPr>
                <w:t>23</w:t>
              </w:r>
            </w:ins>
          </w:p>
        </w:tc>
        <w:tc>
          <w:tcPr>
            <w:tcW w:w="15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425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51" w:author="Author" w:date="2026-09-23T15:03:00Z" w16du:dateUtc="2026-09-23T13:03:00Z"/>
                <w:rFonts w:ascii="Helvetica" w:eastAsia="Helvetica" w:hAnsi="Helvetica" w:cs="Helvetica"/>
                <w:color w:val="000000"/>
                <w:sz w:val="22"/>
                <w:szCs w:val="22"/>
              </w:rPr>
            </w:pPr>
            <w:ins w:id="552" w:author="Author" w:date="2026-09-23T15:03:00Z" w16du:dateUtc="2026-09-23T13:03:00Z">
              <w:r>
                <w:rPr>
                  <w:rFonts w:ascii="Helvetica" w:eastAsia="Helvetica" w:hAnsi="Helvetica" w:cs="Helvetica"/>
                  <w:color w:val="000000"/>
                  <w:sz w:val="22"/>
                  <w:szCs w:val="22"/>
                </w:rPr>
                <w:t>69</w:t>
              </w:r>
            </w:ins>
          </w:p>
        </w:tc>
      </w:tr>
      <w:tr w:rsidR="00A26966" w14:paraId="14FE6381" w14:textId="77777777">
        <w:trPr>
          <w:jc w:val="center"/>
          <w:ins w:id="553"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DD6A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54" w:author="Author" w:date="2026-09-23T15:03:00Z" w16du:dateUtc="2026-09-23T13:03:00Z"/>
                <w:rFonts w:ascii="Helvetica" w:eastAsia="Helvetica" w:hAnsi="Helvetica" w:cs="Helvetica"/>
                <w:color w:val="000000"/>
                <w:sz w:val="22"/>
                <w:szCs w:val="22"/>
              </w:rPr>
            </w:pPr>
            <w:ins w:id="555" w:author="Author" w:date="2026-09-23T15:03:00Z" w16du:dateUtc="2026-09-23T13:03:00Z">
              <w:r>
                <w:rPr>
                  <w:rFonts w:ascii="Helvetica" w:eastAsia="Helvetica" w:hAnsi="Helvetica" w:cs="Helvetica"/>
                  <w:color w:val="000000"/>
                  <w:sz w:val="22"/>
                  <w:szCs w:val="22"/>
                </w:rPr>
                <w:t>Mean matrix dimension</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0D23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56" w:author="Author" w:date="2026-09-23T15:03:00Z" w16du:dateUtc="2026-09-23T13:03:00Z"/>
                <w:rFonts w:ascii="Helvetica" w:eastAsia="Helvetica" w:hAnsi="Helvetica" w:cs="Helvetica"/>
                <w:color w:val="000000"/>
                <w:sz w:val="22"/>
                <w:szCs w:val="22"/>
              </w:rPr>
            </w:pPr>
            <w:ins w:id="557" w:author="Author" w:date="2026-09-23T15:03:00Z" w16du:dateUtc="2026-09-23T13:03:00Z">
              <w:r>
                <w:rPr>
                  <w:rFonts w:ascii="Helvetica" w:eastAsia="Helvetica" w:hAnsi="Helvetica" w:cs="Helvetica"/>
                  <w:color w:val="000000"/>
                  <w:sz w:val="22"/>
                  <w:szCs w:val="22"/>
                </w:rPr>
                <w:t>5.92 ± 2.75</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D19A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58" w:author="Author" w:date="2026-09-23T15:03:00Z" w16du:dateUtc="2026-09-23T13:03:00Z"/>
                <w:rFonts w:ascii="Helvetica" w:eastAsia="Helvetica" w:hAnsi="Helvetica" w:cs="Helvetica"/>
                <w:color w:val="000000"/>
                <w:sz w:val="22"/>
                <w:szCs w:val="22"/>
              </w:rPr>
            </w:pPr>
            <w:ins w:id="559" w:author="Author" w:date="2026-09-23T15:03:00Z" w16du:dateUtc="2026-09-23T13:03:00Z">
              <w:r>
                <w:rPr>
                  <w:rFonts w:ascii="Helvetica" w:eastAsia="Helvetica" w:hAnsi="Helvetica" w:cs="Helvetica"/>
                  <w:color w:val="000000"/>
                  <w:sz w:val="22"/>
                  <w:szCs w:val="22"/>
                </w:rPr>
                <w:t>6.68 ± 5.05</w:t>
              </w:r>
            </w:ins>
          </w:p>
        </w:tc>
      </w:tr>
      <w:tr w:rsidR="00A26966" w14:paraId="1506ED64" w14:textId="77777777">
        <w:trPr>
          <w:jc w:val="center"/>
          <w:ins w:id="560"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100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61" w:author="Author" w:date="2026-09-23T15:03:00Z" w16du:dateUtc="2026-09-23T13:03:00Z"/>
                <w:rFonts w:ascii="Helvetica" w:eastAsia="Helvetica" w:hAnsi="Helvetica" w:cs="Helvetica"/>
                <w:color w:val="000000"/>
                <w:sz w:val="22"/>
                <w:szCs w:val="22"/>
              </w:rPr>
            </w:pPr>
            <w:ins w:id="562" w:author="Author" w:date="2026-09-23T15:03:00Z" w16du:dateUtc="2026-09-23T13:03:00Z">
              <w:r>
                <w:rPr>
                  <w:rFonts w:ascii="Helvetica" w:eastAsia="Helvetica" w:hAnsi="Helvetica" w:cs="Helvetica"/>
                  <w:color w:val="000000"/>
                  <w:sz w:val="22"/>
                  <w:szCs w:val="22"/>
                </w:rPr>
                <w:t>Mean stage-specific survival</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0817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63" w:author="Author" w:date="2026-09-23T15:03:00Z" w16du:dateUtc="2026-09-23T13:03:00Z"/>
                <w:rFonts w:ascii="Helvetica" w:eastAsia="Helvetica" w:hAnsi="Helvetica" w:cs="Helvetica"/>
                <w:color w:val="000000"/>
                <w:sz w:val="22"/>
                <w:szCs w:val="22"/>
              </w:rPr>
            </w:pPr>
            <w:ins w:id="564" w:author="Author" w:date="2026-09-23T15:03:00Z" w16du:dateUtc="2026-09-23T13:03:00Z">
              <w:r>
                <w:rPr>
                  <w:rFonts w:ascii="Helvetica" w:eastAsia="Helvetica" w:hAnsi="Helvetica" w:cs="Helvetica"/>
                  <w:color w:val="000000"/>
                  <w:sz w:val="22"/>
                  <w:szCs w:val="22"/>
                </w:rPr>
                <w:t>0.74 ± 0.14</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280E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65" w:author="Author" w:date="2026-09-23T15:03:00Z" w16du:dateUtc="2026-09-23T13:03:00Z"/>
                <w:rFonts w:ascii="Helvetica" w:eastAsia="Helvetica" w:hAnsi="Helvetica" w:cs="Helvetica"/>
                <w:color w:val="000000"/>
                <w:sz w:val="22"/>
                <w:szCs w:val="22"/>
              </w:rPr>
            </w:pPr>
            <w:ins w:id="566" w:author="Author" w:date="2026-09-23T15:03:00Z" w16du:dateUtc="2026-09-23T13:03:00Z">
              <w:r>
                <w:rPr>
                  <w:rFonts w:ascii="Helvetica" w:eastAsia="Helvetica" w:hAnsi="Helvetica" w:cs="Helvetica"/>
                  <w:color w:val="000000"/>
                  <w:sz w:val="22"/>
                  <w:szCs w:val="22"/>
                </w:rPr>
                <w:t>0.76 ± 0.15</w:t>
              </w:r>
            </w:ins>
          </w:p>
        </w:tc>
      </w:tr>
      <w:tr w:rsidR="00A26966" w14:paraId="3CA6D9BD" w14:textId="77777777">
        <w:trPr>
          <w:jc w:val="center"/>
          <w:ins w:id="567"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DCAE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68" w:author="Author" w:date="2026-09-23T15:03:00Z" w16du:dateUtc="2026-09-23T13:03:00Z"/>
                <w:rFonts w:ascii="Helvetica" w:eastAsia="Helvetica" w:hAnsi="Helvetica" w:cs="Helvetica"/>
                <w:color w:val="000000"/>
                <w:sz w:val="22"/>
                <w:szCs w:val="22"/>
              </w:rPr>
            </w:pPr>
            <w:ins w:id="569" w:author="Author" w:date="2026-09-23T15:03:00Z" w16du:dateUtc="2026-09-23T13:03:00Z">
              <w:r>
                <w:rPr>
                  <w:rFonts w:ascii="Helvetica" w:eastAsia="Helvetica" w:hAnsi="Helvetica" w:cs="Helvetica"/>
                  <w:color w:val="000000"/>
                  <w:sz w:val="22"/>
                  <w:szCs w:val="22"/>
                </w:rPr>
                <w:t>Proportion of survival estimates equal to 0</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DEBE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70" w:author="Author" w:date="2026-09-23T15:03:00Z" w16du:dateUtc="2026-09-23T13:03:00Z"/>
                <w:rFonts w:ascii="Helvetica" w:eastAsia="Helvetica" w:hAnsi="Helvetica" w:cs="Helvetica"/>
                <w:color w:val="000000"/>
                <w:sz w:val="22"/>
                <w:szCs w:val="22"/>
              </w:rPr>
            </w:pPr>
            <w:ins w:id="571" w:author="Author" w:date="2026-09-23T15:03:00Z" w16du:dateUtc="2026-09-23T13:03:00Z">
              <w:r>
                <w:rPr>
                  <w:rFonts w:ascii="Helvetica" w:eastAsia="Helvetica" w:hAnsi="Helvetica" w:cs="Helvetica"/>
                  <w:color w:val="000000"/>
                  <w:sz w:val="22"/>
                  <w:szCs w:val="22"/>
                </w:rPr>
                <w:t>0.05 ± 0.10</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F59D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72" w:author="Author" w:date="2026-09-23T15:03:00Z" w16du:dateUtc="2026-09-23T13:03:00Z"/>
                <w:rFonts w:ascii="Helvetica" w:eastAsia="Helvetica" w:hAnsi="Helvetica" w:cs="Helvetica"/>
                <w:color w:val="000000"/>
                <w:sz w:val="22"/>
                <w:szCs w:val="22"/>
              </w:rPr>
            </w:pPr>
            <w:ins w:id="573" w:author="Author" w:date="2026-09-23T15:03:00Z" w16du:dateUtc="2026-09-23T13:03:00Z">
              <w:r>
                <w:rPr>
                  <w:rFonts w:ascii="Helvetica" w:eastAsia="Helvetica" w:hAnsi="Helvetica" w:cs="Helvetica"/>
                  <w:color w:val="000000"/>
                  <w:sz w:val="22"/>
                  <w:szCs w:val="22"/>
                </w:rPr>
                <w:t>0.03 ± 0.09</w:t>
              </w:r>
            </w:ins>
          </w:p>
        </w:tc>
      </w:tr>
      <w:tr w:rsidR="00A26966" w14:paraId="3DE6BFD2" w14:textId="77777777">
        <w:trPr>
          <w:jc w:val="center"/>
          <w:ins w:id="574"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BF47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75" w:author="Author" w:date="2026-09-23T15:03:00Z" w16du:dateUtc="2026-09-23T13:03:00Z"/>
                <w:rFonts w:ascii="Helvetica" w:eastAsia="Helvetica" w:hAnsi="Helvetica" w:cs="Helvetica"/>
                <w:color w:val="000000"/>
                <w:sz w:val="22"/>
                <w:szCs w:val="22"/>
              </w:rPr>
            </w:pPr>
            <w:ins w:id="576" w:author="Author" w:date="2026-09-23T15:03:00Z" w16du:dateUtc="2026-09-23T13:03:00Z">
              <w:r>
                <w:rPr>
                  <w:rFonts w:ascii="Helvetica" w:eastAsia="Helvetica" w:hAnsi="Helvetica" w:cs="Helvetica"/>
                  <w:color w:val="000000"/>
                  <w:sz w:val="22"/>
                  <w:szCs w:val="22"/>
                </w:rPr>
                <w:t>Proportion of survival estimates equal to 1</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E33A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77" w:author="Author" w:date="2026-09-23T15:03:00Z" w16du:dateUtc="2026-09-23T13:03:00Z"/>
                <w:rFonts w:ascii="Helvetica" w:eastAsia="Helvetica" w:hAnsi="Helvetica" w:cs="Helvetica"/>
                <w:color w:val="000000"/>
                <w:sz w:val="22"/>
                <w:szCs w:val="22"/>
              </w:rPr>
            </w:pPr>
            <w:ins w:id="578" w:author="Author" w:date="2026-09-23T15:03:00Z" w16du:dateUtc="2026-09-23T13:03:00Z">
              <w:r>
                <w:rPr>
                  <w:rFonts w:ascii="Helvetica" w:eastAsia="Helvetica" w:hAnsi="Helvetica" w:cs="Helvetica"/>
                  <w:color w:val="000000"/>
                  <w:sz w:val="22"/>
                  <w:szCs w:val="22"/>
                </w:rPr>
                <w:t>0.17 ± 0.17</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1416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79" w:author="Author" w:date="2026-09-23T15:03:00Z" w16du:dateUtc="2026-09-23T13:03:00Z"/>
                <w:rFonts w:ascii="Helvetica" w:eastAsia="Helvetica" w:hAnsi="Helvetica" w:cs="Helvetica"/>
                <w:color w:val="000000"/>
                <w:sz w:val="22"/>
                <w:szCs w:val="22"/>
              </w:rPr>
            </w:pPr>
            <w:ins w:id="580" w:author="Author" w:date="2026-09-23T15:03:00Z" w16du:dateUtc="2026-09-23T13:03:00Z">
              <w:r>
                <w:rPr>
                  <w:rFonts w:ascii="Helvetica" w:eastAsia="Helvetica" w:hAnsi="Helvetica" w:cs="Helvetica"/>
                  <w:color w:val="000000"/>
                  <w:sz w:val="22"/>
                  <w:szCs w:val="22"/>
                </w:rPr>
                <w:t>0.08 ± 0.15</w:t>
              </w:r>
            </w:ins>
          </w:p>
        </w:tc>
      </w:tr>
      <w:tr w:rsidR="00A26966" w14:paraId="616B4449" w14:textId="77777777">
        <w:trPr>
          <w:jc w:val="center"/>
          <w:ins w:id="581"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9A5F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82" w:author="Author" w:date="2026-09-23T15:03:00Z" w16du:dateUtc="2026-09-23T13:03:00Z"/>
                <w:rFonts w:ascii="Helvetica" w:eastAsia="Helvetica" w:hAnsi="Helvetica" w:cs="Helvetica"/>
                <w:color w:val="000000"/>
                <w:sz w:val="22"/>
                <w:szCs w:val="22"/>
              </w:rPr>
            </w:pPr>
            <w:ins w:id="583" w:author="Author" w:date="2026-09-23T15:03:00Z" w16du:dateUtc="2026-09-23T13:03:00Z">
              <w:r>
                <w:rPr>
                  <w:rFonts w:ascii="Helvetica" w:eastAsia="Helvetica" w:hAnsi="Helvetica" w:cs="Helvetica"/>
                  <w:color w:val="000000"/>
                  <w:sz w:val="22"/>
                  <w:szCs w:val="22"/>
                </w:rPr>
                <w:t>Proportion of survival estimates at the boundary (0 or 1)</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1DEC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84" w:author="Author" w:date="2026-09-23T15:03:00Z" w16du:dateUtc="2026-09-23T13:03:00Z"/>
                <w:rFonts w:ascii="Helvetica" w:eastAsia="Helvetica" w:hAnsi="Helvetica" w:cs="Helvetica"/>
                <w:color w:val="000000"/>
                <w:sz w:val="22"/>
                <w:szCs w:val="22"/>
              </w:rPr>
            </w:pPr>
            <w:ins w:id="585" w:author="Author" w:date="2026-09-23T15:03:00Z" w16du:dateUtc="2026-09-23T13:03:00Z">
              <w:r>
                <w:rPr>
                  <w:rFonts w:ascii="Helvetica" w:eastAsia="Helvetica" w:hAnsi="Helvetica" w:cs="Helvetica"/>
                  <w:color w:val="000000"/>
                  <w:sz w:val="22"/>
                  <w:szCs w:val="22"/>
                </w:rPr>
                <w:t>0.23 ± 0.18</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C92D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86" w:author="Author" w:date="2026-09-23T15:03:00Z" w16du:dateUtc="2026-09-23T13:03:00Z"/>
                <w:rFonts w:ascii="Helvetica" w:eastAsia="Helvetica" w:hAnsi="Helvetica" w:cs="Helvetica"/>
                <w:color w:val="000000"/>
                <w:sz w:val="22"/>
                <w:szCs w:val="22"/>
              </w:rPr>
            </w:pPr>
            <w:ins w:id="587" w:author="Author" w:date="2026-09-23T15:03:00Z" w16du:dateUtc="2026-09-23T13:03:00Z">
              <w:r>
                <w:rPr>
                  <w:rFonts w:ascii="Helvetica" w:eastAsia="Helvetica" w:hAnsi="Helvetica" w:cs="Helvetica"/>
                  <w:color w:val="000000"/>
                  <w:sz w:val="22"/>
                  <w:szCs w:val="22"/>
                </w:rPr>
                <w:t>0.11 ± 0.17</w:t>
              </w:r>
            </w:ins>
          </w:p>
        </w:tc>
      </w:tr>
      <w:tr w:rsidR="00A26966" w14:paraId="5BD9D3C4" w14:textId="77777777">
        <w:trPr>
          <w:jc w:val="center"/>
          <w:ins w:id="588"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79C1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89" w:author="Author" w:date="2026-09-23T15:03:00Z" w16du:dateUtc="2026-09-23T13:03:00Z"/>
                <w:rFonts w:ascii="Helvetica" w:eastAsia="Helvetica" w:hAnsi="Helvetica" w:cs="Helvetica"/>
                <w:color w:val="000000"/>
                <w:sz w:val="22"/>
                <w:szCs w:val="22"/>
              </w:rPr>
            </w:pPr>
            <w:ins w:id="590" w:author="Author" w:date="2026-09-23T15:03:00Z" w16du:dateUtc="2026-09-23T13:03:00Z">
              <w:r>
                <w:rPr>
                  <w:rFonts w:ascii="Helvetica" w:eastAsia="Helvetica" w:hAnsi="Helvetica" w:cs="Helvetica"/>
                  <w:color w:val="000000"/>
                  <w:sz w:val="22"/>
                  <w:szCs w:val="22"/>
                </w:rPr>
                <w:t>Dominant life form: Herbaceous perennial</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C8DC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91" w:author="Author" w:date="2026-09-23T15:03:00Z" w16du:dateUtc="2026-09-23T13:03:00Z"/>
                <w:rFonts w:ascii="Helvetica" w:eastAsia="Helvetica" w:hAnsi="Helvetica" w:cs="Helvetica"/>
                <w:color w:val="000000"/>
                <w:sz w:val="22"/>
                <w:szCs w:val="22"/>
              </w:rPr>
            </w:pPr>
            <w:ins w:id="592" w:author="Author" w:date="2026-09-23T15:03:00Z" w16du:dateUtc="2026-09-23T13:03:00Z">
              <w:r>
                <w:rPr>
                  <w:rFonts w:ascii="Helvetica" w:eastAsia="Helvetica" w:hAnsi="Helvetica" w:cs="Helvetica"/>
                  <w:color w:val="000000"/>
                  <w:sz w:val="22"/>
                  <w:szCs w:val="22"/>
                </w:rPr>
                <w:t>14 (60.9%)</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6E5C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93" w:author="Author" w:date="2026-09-23T15:03:00Z" w16du:dateUtc="2026-09-23T13:03:00Z"/>
                <w:rFonts w:ascii="Helvetica" w:eastAsia="Helvetica" w:hAnsi="Helvetica" w:cs="Helvetica"/>
                <w:color w:val="000000"/>
                <w:sz w:val="22"/>
                <w:szCs w:val="22"/>
              </w:rPr>
            </w:pPr>
            <w:ins w:id="594" w:author="Author" w:date="2026-09-23T15:03:00Z" w16du:dateUtc="2026-09-23T13:03:00Z">
              <w:r>
                <w:rPr>
                  <w:rFonts w:ascii="Helvetica" w:eastAsia="Helvetica" w:hAnsi="Helvetica" w:cs="Helvetica"/>
                  <w:color w:val="000000"/>
                  <w:sz w:val="22"/>
                  <w:szCs w:val="22"/>
                </w:rPr>
                <w:t>40 (58.0%)</w:t>
              </w:r>
            </w:ins>
          </w:p>
        </w:tc>
      </w:tr>
      <w:tr w:rsidR="00A26966" w14:paraId="6DE15C54" w14:textId="77777777">
        <w:trPr>
          <w:jc w:val="center"/>
          <w:ins w:id="595"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DE33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96" w:author="Author" w:date="2026-09-23T15:03:00Z" w16du:dateUtc="2026-09-23T13:03:00Z"/>
                <w:rFonts w:ascii="Helvetica" w:eastAsia="Helvetica" w:hAnsi="Helvetica" w:cs="Helvetica"/>
                <w:color w:val="000000"/>
                <w:sz w:val="22"/>
                <w:szCs w:val="22"/>
              </w:rPr>
            </w:pPr>
            <w:ins w:id="597" w:author="Author" w:date="2026-09-23T15:03:00Z" w16du:dateUtc="2026-09-23T13:03:00Z">
              <w:r>
                <w:rPr>
                  <w:rFonts w:ascii="Helvetica" w:eastAsia="Helvetica" w:hAnsi="Helvetica" w:cs="Helvetica"/>
                  <w:color w:val="000000"/>
                  <w:sz w:val="22"/>
                  <w:szCs w:val="22"/>
                </w:rPr>
                <w:t>Dominant life form: Succulent</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923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598" w:author="Author" w:date="2026-09-23T15:03:00Z" w16du:dateUtc="2026-09-23T13:03:00Z"/>
                <w:rFonts w:ascii="Helvetica" w:eastAsia="Helvetica" w:hAnsi="Helvetica" w:cs="Helvetica"/>
                <w:color w:val="000000"/>
                <w:sz w:val="22"/>
                <w:szCs w:val="22"/>
              </w:rPr>
            </w:pPr>
            <w:ins w:id="599" w:author="Author" w:date="2026-09-23T15:03:00Z" w16du:dateUtc="2026-09-23T13:03:00Z">
              <w:r>
                <w:rPr>
                  <w:rFonts w:ascii="Helvetica" w:eastAsia="Helvetica" w:hAnsi="Helvetica" w:cs="Helvetica"/>
                  <w:color w:val="000000"/>
                  <w:sz w:val="22"/>
                  <w:szCs w:val="22"/>
                </w:rPr>
                <w:t>5 (21.7%)</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F3E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00" w:author="Author" w:date="2026-09-23T15:03:00Z" w16du:dateUtc="2026-09-23T13:03:00Z"/>
                <w:rFonts w:ascii="Helvetica" w:eastAsia="Helvetica" w:hAnsi="Helvetica" w:cs="Helvetica"/>
                <w:color w:val="000000"/>
                <w:sz w:val="22"/>
                <w:szCs w:val="22"/>
              </w:rPr>
            </w:pPr>
            <w:ins w:id="601" w:author="Author" w:date="2026-09-23T15:03:00Z" w16du:dateUtc="2026-09-23T13:03:00Z">
              <w:r>
                <w:rPr>
                  <w:rFonts w:ascii="Helvetica" w:eastAsia="Helvetica" w:hAnsi="Helvetica" w:cs="Helvetica"/>
                  <w:color w:val="000000"/>
                  <w:sz w:val="22"/>
                  <w:szCs w:val="22"/>
                </w:rPr>
                <w:t>8 (11.6%)</w:t>
              </w:r>
            </w:ins>
          </w:p>
        </w:tc>
      </w:tr>
      <w:tr w:rsidR="00A26966" w14:paraId="0C629BD8" w14:textId="77777777">
        <w:trPr>
          <w:jc w:val="center"/>
          <w:ins w:id="602"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FA2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03" w:author="Author" w:date="2026-09-23T15:03:00Z" w16du:dateUtc="2026-09-23T13:03:00Z"/>
                <w:rFonts w:ascii="Helvetica" w:eastAsia="Helvetica" w:hAnsi="Helvetica" w:cs="Helvetica"/>
                <w:color w:val="000000"/>
                <w:sz w:val="22"/>
                <w:szCs w:val="22"/>
              </w:rPr>
            </w:pPr>
            <w:ins w:id="604" w:author="Author" w:date="2026-09-23T15:03:00Z" w16du:dateUtc="2026-09-23T13:03:00Z">
              <w:r>
                <w:rPr>
                  <w:rFonts w:ascii="Helvetica" w:eastAsia="Helvetica" w:hAnsi="Helvetica" w:cs="Helvetica"/>
                  <w:color w:val="000000"/>
                  <w:sz w:val="22"/>
                  <w:szCs w:val="22"/>
                </w:rPr>
                <w:t>Dominant life form: Shrub</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6D5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05" w:author="Author" w:date="2026-09-23T15:03:00Z" w16du:dateUtc="2026-09-23T13:03:00Z"/>
                <w:rFonts w:ascii="Helvetica" w:eastAsia="Helvetica" w:hAnsi="Helvetica" w:cs="Helvetica"/>
                <w:color w:val="000000"/>
                <w:sz w:val="22"/>
                <w:szCs w:val="22"/>
              </w:rPr>
            </w:pPr>
            <w:ins w:id="606" w:author="Author" w:date="2026-09-23T15:03:00Z" w16du:dateUtc="2026-09-23T13:03:00Z">
              <w:r>
                <w:rPr>
                  <w:rFonts w:ascii="Helvetica" w:eastAsia="Helvetica" w:hAnsi="Helvetica" w:cs="Helvetica"/>
                  <w:color w:val="000000"/>
                  <w:sz w:val="22"/>
                  <w:szCs w:val="22"/>
                </w:rPr>
                <w:t>0 (0.0%)</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83FC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07" w:author="Author" w:date="2026-09-23T15:03:00Z" w16du:dateUtc="2026-09-23T13:03:00Z"/>
                <w:rFonts w:ascii="Helvetica" w:eastAsia="Helvetica" w:hAnsi="Helvetica" w:cs="Helvetica"/>
                <w:color w:val="000000"/>
                <w:sz w:val="22"/>
                <w:szCs w:val="22"/>
              </w:rPr>
            </w:pPr>
            <w:ins w:id="608" w:author="Author" w:date="2026-09-23T15:03:00Z" w16du:dateUtc="2026-09-23T13:03:00Z">
              <w:r>
                <w:rPr>
                  <w:rFonts w:ascii="Helvetica" w:eastAsia="Helvetica" w:hAnsi="Helvetica" w:cs="Helvetica"/>
                  <w:color w:val="000000"/>
                  <w:sz w:val="22"/>
                  <w:szCs w:val="22"/>
                </w:rPr>
                <w:t>4 (5.8%)</w:t>
              </w:r>
            </w:ins>
          </w:p>
        </w:tc>
      </w:tr>
      <w:tr w:rsidR="00A26966" w14:paraId="5F673053" w14:textId="77777777">
        <w:trPr>
          <w:jc w:val="center"/>
          <w:ins w:id="609" w:author="Author" w:date="2026-09-23T15:03:00Z" w16du:dateUtc="2026-09-23T13:03:00Z"/>
        </w:trPr>
        <w:tc>
          <w:tcPr>
            <w:tcW w:w="58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160F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10" w:author="Author" w:date="2026-09-23T15:03:00Z" w16du:dateUtc="2026-09-23T13:03:00Z"/>
                <w:rFonts w:ascii="Helvetica" w:eastAsia="Helvetica" w:hAnsi="Helvetica" w:cs="Helvetica"/>
                <w:color w:val="000000"/>
                <w:sz w:val="22"/>
                <w:szCs w:val="22"/>
              </w:rPr>
            </w:pPr>
            <w:ins w:id="611" w:author="Author" w:date="2026-09-23T15:03:00Z" w16du:dateUtc="2026-09-23T13:03:00Z">
              <w:r>
                <w:rPr>
                  <w:rFonts w:ascii="Helvetica" w:eastAsia="Helvetica" w:hAnsi="Helvetica" w:cs="Helvetica"/>
                  <w:color w:val="000000"/>
                  <w:sz w:val="22"/>
                  <w:szCs w:val="22"/>
                </w:rPr>
                <w:t>Dominant life form: Tree</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0F59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12" w:author="Author" w:date="2026-09-23T15:03:00Z" w16du:dateUtc="2026-09-23T13:03:00Z"/>
                <w:rFonts w:ascii="Helvetica" w:eastAsia="Helvetica" w:hAnsi="Helvetica" w:cs="Helvetica"/>
                <w:color w:val="000000"/>
                <w:sz w:val="22"/>
                <w:szCs w:val="22"/>
              </w:rPr>
            </w:pPr>
            <w:ins w:id="613" w:author="Author" w:date="2026-09-23T15:03:00Z" w16du:dateUtc="2026-09-23T13:03:00Z">
              <w:r>
                <w:rPr>
                  <w:rFonts w:ascii="Helvetica" w:eastAsia="Helvetica" w:hAnsi="Helvetica" w:cs="Helvetica"/>
                  <w:color w:val="000000"/>
                  <w:sz w:val="22"/>
                  <w:szCs w:val="22"/>
                </w:rPr>
                <w:t>2 (8.7%)</w:t>
              </w:r>
            </w:ins>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A54E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14" w:author="Author" w:date="2026-09-23T15:03:00Z" w16du:dateUtc="2026-09-23T13:03:00Z"/>
                <w:rFonts w:ascii="Helvetica" w:eastAsia="Helvetica" w:hAnsi="Helvetica" w:cs="Helvetica"/>
                <w:color w:val="000000"/>
                <w:sz w:val="22"/>
                <w:szCs w:val="22"/>
              </w:rPr>
            </w:pPr>
            <w:ins w:id="615" w:author="Author" w:date="2026-09-23T15:03:00Z" w16du:dateUtc="2026-09-23T13:03:00Z">
              <w:r>
                <w:rPr>
                  <w:rFonts w:ascii="Helvetica" w:eastAsia="Helvetica" w:hAnsi="Helvetica" w:cs="Helvetica"/>
                  <w:color w:val="000000"/>
                  <w:sz w:val="22"/>
                  <w:szCs w:val="22"/>
                </w:rPr>
                <w:t>13 (18.8%)</w:t>
              </w:r>
            </w:ins>
          </w:p>
        </w:tc>
      </w:tr>
      <w:tr w:rsidR="00A26966" w14:paraId="17F7CF43" w14:textId="77777777">
        <w:trPr>
          <w:jc w:val="center"/>
          <w:ins w:id="616" w:author="Author" w:date="2026-09-23T15:03:00Z" w16du:dateUtc="2026-09-23T13:03:00Z"/>
        </w:trPr>
        <w:tc>
          <w:tcPr>
            <w:tcW w:w="58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B5D24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17" w:author="Author" w:date="2026-09-23T15:03:00Z" w16du:dateUtc="2026-09-23T13:03:00Z"/>
                <w:rFonts w:ascii="Helvetica" w:eastAsia="Helvetica" w:hAnsi="Helvetica" w:cs="Helvetica"/>
                <w:color w:val="000000"/>
                <w:sz w:val="22"/>
                <w:szCs w:val="22"/>
              </w:rPr>
            </w:pPr>
            <w:ins w:id="618" w:author="Author" w:date="2026-09-23T15:03:00Z" w16du:dateUtc="2026-09-23T13:03:00Z">
              <w:r>
                <w:rPr>
                  <w:rFonts w:ascii="Helvetica" w:eastAsia="Helvetica" w:hAnsi="Helvetica" w:cs="Helvetica"/>
                  <w:color w:val="000000"/>
                  <w:sz w:val="22"/>
                  <w:szCs w:val="22"/>
                </w:rPr>
                <w:t>Dominant life form: Palm</w:t>
              </w:r>
            </w:ins>
          </w:p>
        </w:tc>
        <w:tc>
          <w:tcPr>
            <w:tcW w:w="15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06D0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19" w:author="Author" w:date="2026-09-23T15:03:00Z" w16du:dateUtc="2026-09-23T13:03:00Z"/>
                <w:rFonts w:ascii="Helvetica" w:eastAsia="Helvetica" w:hAnsi="Helvetica" w:cs="Helvetica"/>
                <w:color w:val="000000"/>
                <w:sz w:val="22"/>
                <w:szCs w:val="22"/>
              </w:rPr>
            </w:pPr>
            <w:ins w:id="620" w:author="Author" w:date="2026-09-23T15:03:00Z" w16du:dateUtc="2026-09-23T13:03:00Z">
              <w:r>
                <w:rPr>
                  <w:rFonts w:ascii="Helvetica" w:eastAsia="Helvetica" w:hAnsi="Helvetica" w:cs="Helvetica"/>
                  <w:color w:val="000000"/>
                  <w:sz w:val="22"/>
                  <w:szCs w:val="22"/>
                </w:rPr>
                <w:t>2 (8.7%)</w:t>
              </w:r>
            </w:ins>
          </w:p>
        </w:tc>
        <w:tc>
          <w:tcPr>
            <w:tcW w:w="15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41FE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21" w:author="Author" w:date="2026-09-23T15:03:00Z" w16du:dateUtc="2026-09-23T13:03:00Z"/>
                <w:rFonts w:ascii="Helvetica" w:eastAsia="Helvetica" w:hAnsi="Helvetica" w:cs="Helvetica"/>
                <w:color w:val="000000"/>
                <w:sz w:val="22"/>
                <w:szCs w:val="22"/>
              </w:rPr>
            </w:pPr>
            <w:ins w:id="622" w:author="Author" w:date="2026-09-23T15:03:00Z" w16du:dateUtc="2026-09-23T13:03:00Z">
              <w:r>
                <w:rPr>
                  <w:rFonts w:ascii="Helvetica" w:eastAsia="Helvetica" w:hAnsi="Helvetica" w:cs="Helvetica"/>
                  <w:color w:val="000000"/>
                  <w:sz w:val="22"/>
                  <w:szCs w:val="22"/>
                </w:rPr>
                <w:t>4 (5.8%)</w:t>
              </w:r>
            </w:ins>
          </w:p>
        </w:tc>
      </w:tr>
    </w:tbl>
    <w:p w14:paraId="18D6EC9F" w14:textId="77777777" w:rsidR="00A26966" w:rsidRDefault="00000000">
      <w:pPr>
        <w:rPr>
          <w:ins w:id="623" w:author="Author" w:date="2026-09-23T15:03:00Z" w16du:dateUtc="2026-09-23T13:03:00Z"/>
        </w:rPr>
      </w:pPr>
      <w:ins w:id="624" w:author="Author" w:date="2026-09-23T15:03:00Z" w16du:dateUtc="2026-09-23T13:03:00Z">
        <w:r>
          <w:br w:type="page"/>
        </w:r>
      </w:ins>
    </w:p>
    <w:p w14:paraId="08405AD8" w14:textId="77777777" w:rsidR="00A26966" w:rsidRDefault="00000000">
      <w:pPr>
        <w:pStyle w:val="BodyText"/>
        <w:rPr>
          <w:ins w:id="625" w:author="Author" w:date="2026-09-23T15:03:00Z" w16du:dateUtc="2026-09-23T13:03:00Z"/>
        </w:rPr>
      </w:pPr>
      <w:ins w:id="626" w:author="Author" w:date="2026-09-23T15:03:00Z" w16du:dateUtc="2026-09-23T13:03:00Z">
        <w:r>
          <w:lastRenderedPageBreak/>
          <w:t>Table S12. Distribution of boundary survival estimates and small stage-specific sample sizes across Analysis 1 population-level MPM entries, grouped by the COMPADRE life-form categories available for these studies and by broad matrix-dimension class. Percentages give the share of population entries with at least one boundary survival estimate or at least one stage with sample size below the stated threshold. Woody life-form categories are included for completeness but are sparsely represented in this subset.</w:t>
        </w:r>
      </w:ins>
    </w:p>
    <w:tbl>
      <w:tblPr>
        <w:tblW w:w="0" w:type="auto"/>
        <w:jc w:val="center"/>
        <w:tblLayout w:type="fixed"/>
        <w:tblLook w:val="0420" w:firstRow="1" w:lastRow="0" w:firstColumn="0" w:lastColumn="0" w:noHBand="0" w:noVBand="1"/>
      </w:tblPr>
      <w:tblGrid>
        <w:gridCol w:w="2073"/>
        <w:gridCol w:w="2563"/>
        <w:gridCol w:w="2416"/>
        <w:gridCol w:w="3871"/>
        <w:gridCol w:w="2960"/>
        <w:gridCol w:w="2960"/>
        <w:gridCol w:w="2734"/>
      </w:tblGrid>
      <w:tr w:rsidR="00A26966" w14:paraId="14B4481B" w14:textId="77777777">
        <w:trPr>
          <w:tblHeader/>
          <w:jc w:val="center"/>
          <w:ins w:id="627" w:author="Author" w:date="2026-09-23T15:03:00Z" w16du:dateUtc="2026-09-23T13:03:00Z"/>
        </w:trPr>
        <w:tc>
          <w:tcPr>
            <w:tcW w:w="20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9C41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28" w:author="Author" w:date="2026-09-23T15:03:00Z" w16du:dateUtc="2026-09-23T13:03:00Z"/>
                <w:rFonts w:ascii="Helvetica" w:eastAsia="Helvetica" w:hAnsi="Helvetica" w:cs="Helvetica"/>
                <w:color w:val="000000"/>
                <w:sz w:val="22"/>
                <w:szCs w:val="22"/>
              </w:rPr>
            </w:pPr>
            <w:ins w:id="629" w:author="Author" w:date="2026-09-23T15:03:00Z" w16du:dateUtc="2026-09-23T13:03:00Z">
              <w:r>
                <w:rPr>
                  <w:rFonts w:ascii="Helvetica" w:eastAsia="Helvetica" w:hAnsi="Helvetica" w:cs="Helvetica"/>
                  <w:color w:val="000000"/>
                  <w:sz w:val="22"/>
                  <w:szCs w:val="22"/>
                </w:rPr>
                <w:t>Group</w:t>
              </w:r>
            </w:ins>
          </w:p>
        </w:tc>
        <w:tc>
          <w:tcPr>
            <w:tcW w:w="25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4AC5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30" w:author="Author" w:date="2026-09-23T15:03:00Z" w16du:dateUtc="2026-09-23T13:03:00Z"/>
                <w:rFonts w:ascii="Helvetica" w:eastAsia="Helvetica" w:hAnsi="Helvetica" w:cs="Helvetica"/>
                <w:color w:val="000000"/>
                <w:sz w:val="22"/>
                <w:szCs w:val="22"/>
              </w:rPr>
            </w:pPr>
            <w:ins w:id="631" w:author="Author" w:date="2026-09-23T15:03:00Z" w16du:dateUtc="2026-09-23T13:03:00Z">
              <w:r>
                <w:rPr>
                  <w:rFonts w:ascii="Helvetica" w:eastAsia="Helvetica" w:hAnsi="Helvetica" w:cs="Helvetica"/>
                  <w:color w:val="000000"/>
                  <w:sz w:val="22"/>
                  <w:szCs w:val="22"/>
                </w:rPr>
                <w:t>Category</w:t>
              </w:r>
            </w:ins>
          </w:p>
        </w:tc>
        <w:tc>
          <w:tcPr>
            <w:tcW w:w="2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3E3A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32" w:author="Author" w:date="2026-09-23T15:03:00Z" w16du:dateUtc="2026-09-23T13:03:00Z"/>
                <w:rFonts w:ascii="Helvetica" w:eastAsia="Helvetica" w:hAnsi="Helvetica" w:cs="Helvetica"/>
                <w:color w:val="000000"/>
                <w:sz w:val="22"/>
                <w:szCs w:val="22"/>
              </w:rPr>
            </w:pPr>
            <w:ins w:id="633" w:author="Author" w:date="2026-09-23T15:03:00Z" w16du:dateUtc="2026-09-23T13:03:00Z">
              <w:r>
                <w:rPr>
                  <w:rFonts w:ascii="Helvetica" w:eastAsia="Helvetica" w:hAnsi="Helvetica" w:cs="Helvetica"/>
                  <w:color w:val="000000"/>
                  <w:sz w:val="22"/>
                  <w:szCs w:val="22"/>
                </w:rPr>
                <w:t>Population entries, n</w:t>
              </w:r>
            </w:ins>
          </w:p>
        </w:tc>
        <w:tc>
          <w:tcPr>
            <w:tcW w:w="3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E1BFB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34" w:author="Author" w:date="2026-09-23T15:03:00Z" w16du:dateUtc="2026-09-23T13:03:00Z"/>
                <w:rFonts w:ascii="Helvetica" w:eastAsia="Helvetica" w:hAnsi="Helvetica" w:cs="Helvetica"/>
                <w:color w:val="000000"/>
                <w:sz w:val="22"/>
                <w:szCs w:val="22"/>
              </w:rPr>
            </w:pPr>
            <w:ins w:id="635" w:author="Author" w:date="2026-09-23T15:03:00Z" w16du:dateUtc="2026-09-23T13:03:00Z">
              <w:r>
                <w:rPr>
                  <w:rFonts w:ascii="Helvetica" w:eastAsia="Helvetica" w:hAnsi="Helvetica" w:cs="Helvetica"/>
                  <w:color w:val="000000"/>
                  <w:sz w:val="22"/>
                  <w:szCs w:val="22"/>
                </w:rPr>
                <w:t>Any boundary survival estimate (%)</w:t>
              </w:r>
            </w:ins>
          </w:p>
        </w:tc>
        <w:tc>
          <w:tcPr>
            <w:tcW w:w="29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5540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36" w:author="Author" w:date="2026-09-23T15:03:00Z" w16du:dateUtc="2026-09-23T13:03:00Z"/>
                <w:rFonts w:ascii="Helvetica" w:eastAsia="Helvetica" w:hAnsi="Helvetica" w:cs="Helvetica"/>
                <w:color w:val="000000"/>
                <w:sz w:val="22"/>
                <w:szCs w:val="22"/>
              </w:rPr>
            </w:pPr>
            <w:ins w:id="637" w:author="Author" w:date="2026-09-23T15:03:00Z" w16du:dateUtc="2026-09-23T13:03:00Z">
              <w:r>
                <w:rPr>
                  <w:rFonts w:ascii="Helvetica" w:eastAsia="Helvetica" w:hAnsi="Helvetica" w:cs="Helvetica"/>
                  <w:color w:val="000000"/>
                  <w:sz w:val="22"/>
                  <w:szCs w:val="22"/>
                </w:rPr>
                <w:t>Any stage with N &lt; 20 (%)</w:t>
              </w:r>
            </w:ins>
          </w:p>
        </w:tc>
        <w:tc>
          <w:tcPr>
            <w:tcW w:w="29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499D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38" w:author="Author" w:date="2026-09-23T15:03:00Z" w16du:dateUtc="2026-09-23T13:03:00Z"/>
                <w:rFonts w:ascii="Helvetica" w:eastAsia="Helvetica" w:hAnsi="Helvetica" w:cs="Helvetica"/>
                <w:color w:val="000000"/>
                <w:sz w:val="22"/>
                <w:szCs w:val="22"/>
              </w:rPr>
            </w:pPr>
            <w:ins w:id="639" w:author="Author" w:date="2026-09-23T15:03:00Z" w16du:dateUtc="2026-09-23T13:03:00Z">
              <w:r>
                <w:rPr>
                  <w:rFonts w:ascii="Helvetica" w:eastAsia="Helvetica" w:hAnsi="Helvetica" w:cs="Helvetica"/>
                  <w:color w:val="000000"/>
                  <w:sz w:val="22"/>
                  <w:szCs w:val="22"/>
                </w:rPr>
                <w:t>Any stage with N &lt; 50 (%)</w:t>
              </w:r>
            </w:ins>
          </w:p>
        </w:tc>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F4B3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40" w:author="Author" w:date="2026-09-23T15:03:00Z" w16du:dateUtc="2026-09-23T13:03:00Z"/>
                <w:rFonts w:ascii="Helvetica" w:eastAsia="Helvetica" w:hAnsi="Helvetica" w:cs="Helvetica"/>
                <w:color w:val="000000"/>
                <w:sz w:val="22"/>
                <w:szCs w:val="22"/>
              </w:rPr>
            </w:pPr>
            <w:ins w:id="641" w:author="Author" w:date="2026-09-23T15:03:00Z" w16du:dateUtc="2026-09-23T13:03:00Z">
              <w:r>
                <w:rPr>
                  <w:rFonts w:ascii="Helvetica" w:eastAsia="Helvetica" w:hAnsi="Helvetica" w:cs="Helvetica"/>
                  <w:color w:val="000000"/>
                  <w:sz w:val="22"/>
                  <w:szCs w:val="22"/>
                </w:rPr>
                <w:t>Mean minimum stage N</w:t>
              </w:r>
            </w:ins>
          </w:p>
        </w:tc>
      </w:tr>
      <w:tr w:rsidR="00A26966" w14:paraId="2FC68931" w14:textId="77777777">
        <w:trPr>
          <w:jc w:val="center"/>
          <w:ins w:id="642" w:author="Author" w:date="2026-09-23T15:03:00Z" w16du:dateUtc="2026-09-23T13:03:00Z"/>
        </w:trPr>
        <w:tc>
          <w:tcPr>
            <w:tcW w:w="20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EFB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43" w:author="Author" w:date="2026-09-23T15:03:00Z" w16du:dateUtc="2026-09-23T13:03:00Z"/>
                <w:rFonts w:ascii="Helvetica" w:eastAsia="Helvetica" w:hAnsi="Helvetica" w:cs="Helvetica"/>
                <w:color w:val="000000"/>
                <w:sz w:val="22"/>
                <w:szCs w:val="22"/>
              </w:rPr>
            </w:pPr>
            <w:ins w:id="644" w:author="Author" w:date="2026-09-23T15:03:00Z" w16du:dateUtc="2026-09-23T13:03:00Z">
              <w:r>
                <w:rPr>
                  <w:rFonts w:ascii="Helvetica" w:eastAsia="Helvetica" w:hAnsi="Helvetica" w:cs="Helvetica"/>
                  <w:color w:val="000000"/>
                  <w:sz w:val="22"/>
                  <w:szCs w:val="22"/>
                </w:rPr>
                <w:t>Life form</w:t>
              </w:r>
            </w:ins>
          </w:p>
        </w:tc>
        <w:tc>
          <w:tcPr>
            <w:tcW w:w="25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84AC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45" w:author="Author" w:date="2026-09-23T15:03:00Z" w16du:dateUtc="2026-09-23T13:03:00Z"/>
                <w:rFonts w:ascii="Helvetica" w:eastAsia="Helvetica" w:hAnsi="Helvetica" w:cs="Helvetica"/>
                <w:color w:val="000000"/>
                <w:sz w:val="22"/>
                <w:szCs w:val="22"/>
              </w:rPr>
            </w:pPr>
            <w:ins w:id="646" w:author="Author" w:date="2026-09-23T15:03:00Z" w16du:dateUtc="2026-09-23T13:03:00Z">
              <w:r>
                <w:rPr>
                  <w:rFonts w:ascii="Helvetica" w:eastAsia="Helvetica" w:hAnsi="Helvetica" w:cs="Helvetica"/>
                  <w:color w:val="000000"/>
                  <w:sz w:val="22"/>
                  <w:szCs w:val="22"/>
                </w:rPr>
                <w:t>Epiphyte</w:t>
              </w:r>
            </w:ins>
          </w:p>
        </w:tc>
        <w:tc>
          <w:tcPr>
            <w:tcW w:w="2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A111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47" w:author="Author" w:date="2026-09-23T15:03:00Z" w16du:dateUtc="2026-09-23T13:03:00Z"/>
                <w:rFonts w:ascii="Helvetica" w:eastAsia="Helvetica" w:hAnsi="Helvetica" w:cs="Helvetica"/>
                <w:color w:val="000000"/>
                <w:sz w:val="22"/>
                <w:szCs w:val="22"/>
              </w:rPr>
            </w:pPr>
            <w:ins w:id="648" w:author="Author" w:date="2026-09-23T15:03:00Z" w16du:dateUtc="2026-09-23T13:03:00Z">
              <w:r>
                <w:rPr>
                  <w:rFonts w:ascii="Helvetica" w:eastAsia="Helvetica" w:hAnsi="Helvetica" w:cs="Helvetica"/>
                  <w:color w:val="000000"/>
                  <w:sz w:val="22"/>
                  <w:szCs w:val="22"/>
                </w:rPr>
                <w:t>1</w:t>
              </w:r>
            </w:ins>
          </w:p>
        </w:tc>
        <w:tc>
          <w:tcPr>
            <w:tcW w:w="38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F1DF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49" w:author="Author" w:date="2026-09-23T15:03:00Z" w16du:dateUtc="2026-09-23T13:03:00Z"/>
                <w:rFonts w:ascii="Helvetica" w:eastAsia="Helvetica" w:hAnsi="Helvetica" w:cs="Helvetica"/>
                <w:color w:val="000000"/>
                <w:sz w:val="22"/>
                <w:szCs w:val="22"/>
              </w:rPr>
            </w:pPr>
            <w:ins w:id="650" w:author="Author" w:date="2026-09-23T15:03:00Z" w16du:dateUtc="2026-09-23T13:03:00Z">
              <w:r>
                <w:rPr>
                  <w:rFonts w:ascii="Helvetica" w:eastAsia="Helvetica" w:hAnsi="Helvetica" w:cs="Helvetica"/>
                  <w:color w:val="000000"/>
                  <w:sz w:val="22"/>
                  <w:szCs w:val="22"/>
                </w:rPr>
                <w:t>0.0</w:t>
              </w:r>
            </w:ins>
          </w:p>
        </w:tc>
        <w:tc>
          <w:tcPr>
            <w:tcW w:w="29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D5F7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51" w:author="Author" w:date="2026-09-23T15:03:00Z" w16du:dateUtc="2026-09-23T13:03:00Z"/>
                <w:rFonts w:ascii="Helvetica" w:eastAsia="Helvetica" w:hAnsi="Helvetica" w:cs="Helvetica"/>
                <w:color w:val="000000"/>
                <w:sz w:val="22"/>
                <w:szCs w:val="22"/>
              </w:rPr>
            </w:pPr>
            <w:ins w:id="652" w:author="Author" w:date="2026-09-23T15:03:00Z" w16du:dateUtc="2026-09-23T13:03:00Z">
              <w:r>
                <w:rPr>
                  <w:rFonts w:ascii="Helvetica" w:eastAsia="Helvetica" w:hAnsi="Helvetica" w:cs="Helvetica"/>
                  <w:color w:val="000000"/>
                  <w:sz w:val="22"/>
                  <w:szCs w:val="22"/>
                </w:rPr>
                <w:t>0.0</w:t>
              </w:r>
            </w:ins>
          </w:p>
        </w:tc>
        <w:tc>
          <w:tcPr>
            <w:tcW w:w="29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3ACF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53" w:author="Author" w:date="2026-09-23T15:03:00Z" w16du:dateUtc="2026-09-23T13:03:00Z"/>
                <w:rFonts w:ascii="Helvetica" w:eastAsia="Helvetica" w:hAnsi="Helvetica" w:cs="Helvetica"/>
                <w:color w:val="000000"/>
                <w:sz w:val="22"/>
                <w:szCs w:val="22"/>
              </w:rPr>
            </w:pPr>
            <w:ins w:id="654" w:author="Author" w:date="2026-09-23T15:03:00Z" w16du:dateUtc="2026-09-23T13:03:00Z">
              <w:r>
                <w:rPr>
                  <w:rFonts w:ascii="Helvetica" w:eastAsia="Helvetica" w:hAnsi="Helvetica" w:cs="Helvetica"/>
                  <w:color w:val="000000"/>
                  <w:sz w:val="22"/>
                  <w:szCs w:val="22"/>
                </w:rPr>
                <w:t>100.0</w:t>
              </w:r>
            </w:ins>
          </w:p>
        </w:tc>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093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55" w:author="Author" w:date="2026-09-23T15:03:00Z" w16du:dateUtc="2026-09-23T13:03:00Z"/>
                <w:rFonts w:ascii="Helvetica" w:eastAsia="Helvetica" w:hAnsi="Helvetica" w:cs="Helvetica"/>
                <w:color w:val="000000"/>
                <w:sz w:val="22"/>
                <w:szCs w:val="22"/>
              </w:rPr>
            </w:pPr>
            <w:ins w:id="656" w:author="Author" w:date="2026-09-23T15:03:00Z" w16du:dateUtc="2026-09-23T13:03:00Z">
              <w:r>
                <w:rPr>
                  <w:rFonts w:ascii="Helvetica" w:eastAsia="Helvetica" w:hAnsi="Helvetica" w:cs="Helvetica"/>
                  <w:color w:val="000000"/>
                  <w:sz w:val="22"/>
                  <w:szCs w:val="22"/>
                </w:rPr>
                <w:t>29.0</w:t>
              </w:r>
            </w:ins>
          </w:p>
        </w:tc>
      </w:tr>
      <w:tr w:rsidR="00A26966" w14:paraId="5451037A" w14:textId="77777777">
        <w:trPr>
          <w:jc w:val="center"/>
          <w:ins w:id="657" w:author="Author" w:date="2026-09-23T15:03:00Z" w16du:dateUtc="2026-09-23T13:03:00Z"/>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DDE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58" w:author="Author" w:date="2026-09-23T15:03:00Z" w16du:dateUtc="2026-09-23T13:03:00Z"/>
                <w:rFonts w:ascii="Helvetica" w:eastAsia="Helvetica" w:hAnsi="Helvetica" w:cs="Helvetica"/>
                <w:color w:val="000000"/>
                <w:sz w:val="22"/>
                <w:szCs w:val="22"/>
              </w:rPr>
            </w:pPr>
            <w:ins w:id="659" w:author="Author" w:date="2026-09-23T15:03:00Z" w16du:dateUtc="2026-09-23T13:03:00Z">
              <w:r>
                <w:rPr>
                  <w:rFonts w:ascii="Helvetica" w:eastAsia="Helvetica" w:hAnsi="Helvetica" w:cs="Helvetica"/>
                  <w:color w:val="000000"/>
                  <w:sz w:val="22"/>
                  <w:szCs w:val="22"/>
                </w:rPr>
                <w:t>Life form</w:t>
              </w:r>
            </w:ins>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2DE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60" w:author="Author" w:date="2026-09-23T15:03:00Z" w16du:dateUtc="2026-09-23T13:03:00Z"/>
                <w:rFonts w:ascii="Helvetica" w:eastAsia="Helvetica" w:hAnsi="Helvetica" w:cs="Helvetica"/>
                <w:color w:val="000000"/>
                <w:sz w:val="22"/>
                <w:szCs w:val="22"/>
              </w:rPr>
            </w:pPr>
            <w:ins w:id="661" w:author="Author" w:date="2026-09-23T15:03:00Z" w16du:dateUtc="2026-09-23T13:03:00Z">
              <w:r>
                <w:rPr>
                  <w:rFonts w:ascii="Helvetica" w:eastAsia="Helvetica" w:hAnsi="Helvetica" w:cs="Helvetica"/>
                  <w:color w:val="000000"/>
                  <w:sz w:val="22"/>
                  <w:szCs w:val="22"/>
                </w:rPr>
                <w:t>Herbaceous perennial</w:t>
              </w:r>
            </w:ins>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C7B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62" w:author="Author" w:date="2026-09-23T15:03:00Z" w16du:dateUtc="2026-09-23T13:03:00Z"/>
                <w:rFonts w:ascii="Helvetica" w:eastAsia="Helvetica" w:hAnsi="Helvetica" w:cs="Helvetica"/>
                <w:color w:val="000000"/>
                <w:sz w:val="22"/>
                <w:szCs w:val="22"/>
              </w:rPr>
            </w:pPr>
            <w:ins w:id="663" w:author="Author" w:date="2026-09-23T15:03:00Z" w16du:dateUtc="2026-09-23T13:03:00Z">
              <w:r>
                <w:rPr>
                  <w:rFonts w:ascii="Helvetica" w:eastAsia="Helvetica" w:hAnsi="Helvetica" w:cs="Helvetica"/>
                  <w:color w:val="000000"/>
                  <w:sz w:val="22"/>
                  <w:szCs w:val="22"/>
                </w:rPr>
                <w:t>53</w:t>
              </w:r>
            </w:ins>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C9E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64" w:author="Author" w:date="2026-09-23T15:03:00Z" w16du:dateUtc="2026-09-23T13:03:00Z"/>
                <w:rFonts w:ascii="Helvetica" w:eastAsia="Helvetica" w:hAnsi="Helvetica" w:cs="Helvetica"/>
                <w:color w:val="000000"/>
                <w:sz w:val="22"/>
                <w:szCs w:val="22"/>
              </w:rPr>
            </w:pPr>
            <w:ins w:id="665" w:author="Author" w:date="2026-09-23T15:03:00Z" w16du:dateUtc="2026-09-23T13:03:00Z">
              <w:r>
                <w:rPr>
                  <w:rFonts w:ascii="Helvetica" w:eastAsia="Helvetica" w:hAnsi="Helvetica" w:cs="Helvetica"/>
                  <w:color w:val="000000"/>
                  <w:sz w:val="22"/>
                  <w:szCs w:val="22"/>
                </w:rPr>
                <w:t>45.3</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D06D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66" w:author="Author" w:date="2026-09-23T15:03:00Z" w16du:dateUtc="2026-09-23T13:03:00Z"/>
                <w:rFonts w:ascii="Helvetica" w:eastAsia="Helvetica" w:hAnsi="Helvetica" w:cs="Helvetica"/>
                <w:color w:val="000000"/>
                <w:sz w:val="22"/>
                <w:szCs w:val="22"/>
              </w:rPr>
            </w:pPr>
            <w:ins w:id="667" w:author="Author" w:date="2026-09-23T15:03:00Z" w16du:dateUtc="2026-09-23T13:03:00Z">
              <w:r>
                <w:rPr>
                  <w:rFonts w:ascii="Helvetica" w:eastAsia="Helvetica" w:hAnsi="Helvetica" w:cs="Helvetica"/>
                  <w:color w:val="000000"/>
                  <w:sz w:val="22"/>
                  <w:szCs w:val="22"/>
                </w:rPr>
                <w:t>34.0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B7BB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68" w:author="Author" w:date="2026-09-23T15:03:00Z" w16du:dateUtc="2026-09-23T13:03:00Z"/>
                <w:rFonts w:ascii="Helvetica" w:eastAsia="Helvetica" w:hAnsi="Helvetica" w:cs="Helvetica"/>
                <w:color w:val="000000"/>
                <w:sz w:val="22"/>
                <w:szCs w:val="22"/>
              </w:rPr>
            </w:pPr>
            <w:ins w:id="669" w:author="Author" w:date="2026-09-23T15:03:00Z" w16du:dateUtc="2026-09-23T13:03:00Z">
              <w:r>
                <w:rPr>
                  <w:rFonts w:ascii="Helvetica" w:eastAsia="Helvetica" w:hAnsi="Helvetica" w:cs="Helvetica"/>
                  <w:color w:val="000000"/>
                  <w:sz w:val="22"/>
                  <w:szCs w:val="22"/>
                </w:rPr>
                <w:t>58.5</w:t>
              </w:r>
            </w:ins>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5B9A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70" w:author="Author" w:date="2026-09-23T15:03:00Z" w16du:dateUtc="2026-09-23T13:03:00Z"/>
                <w:rFonts w:ascii="Helvetica" w:eastAsia="Helvetica" w:hAnsi="Helvetica" w:cs="Helvetica"/>
                <w:color w:val="000000"/>
                <w:sz w:val="22"/>
                <w:szCs w:val="22"/>
              </w:rPr>
            </w:pPr>
            <w:ins w:id="671" w:author="Author" w:date="2026-09-23T15:03:00Z" w16du:dateUtc="2026-09-23T13:03:00Z">
              <w:r>
                <w:rPr>
                  <w:rFonts w:ascii="Helvetica" w:eastAsia="Helvetica" w:hAnsi="Helvetica" w:cs="Helvetica"/>
                  <w:color w:val="000000"/>
                  <w:sz w:val="22"/>
                  <w:szCs w:val="22"/>
                </w:rPr>
                <w:t>66.3</w:t>
              </w:r>
            </w:ins>
          </w:p>
        </w:tc>
      </w:tr>
      <w:tr w:rsidR="00A26966" w14:paraId="7F42E915" w14:textId="77777777">
        <w:trPr>
          <w:jc w:val="center"/>
          <w:ins w:id="672" w:author="Author" w:date="2026-09-23T15:03:00Z" w16du:dateUtc="2026-09-23T13:03:00Z"/>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F532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73" w:author="Author" w:date="2026-09-23T15:03:00Z" w16du:dateUtc="2026-09-23T13:03:00Z"/>
                <w:rFonts w:ascii="Helvetica" w:eastAsia="Helvetica" w:hAnsi="Helvetica" w:cs="Helvetica"/>
                <w:color w:val="000000"/>
                <w:sz w:val="22"/>
                <w:szCs w:val="22"/>
              </w:rPr>
            </w:pPr>
            <w:ins w:id="674" w:author="Author" w:date="2026-09-23T15:03:00Z" w16du:dateUtc="2026-09-23T13:03:00Z">
              <w:r>
                <w:rPr>
                  <w:rFonts w:ascii="Helvetica" w:eastAsia="Helvetica" w:hAnsi="Helvetica" w:cs="Helvetica"/>
                  <w:color w:val="000000"/>
                  <w:sz w:val="22"/>
                  <w:szCs w:val="22"/>
                </w:rPr>
                <w:t>Life form</w:t>
              </w:r>
            </w:ins>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61EB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75" w:author="Author" w:date="2026-09-23T15:03:00Z" w16du:dateUtc="2026-09-23T13:03:00Z"/>
                <w:rFonts w:ascii="Helvetica" w:eastAsia="Helvetica" w:hAnsi="Helvetica" w:cs="Helvetica"/>
                <w:color w:val="000000"/>
                <w:sz w:val="22"/>
                <w:szCs w:val="22"/>
              </w:rPr>
            </w:pPr>
            <w:ins w:id="676" w:author="Author" w:date="2026-09-23T15:03:00Z" w16du:dateUtc="2026-09-23T13:03:00Z">
              <w:r>
                <w:rPr>
                  <w:rFonts w:ascii="Helvetica" w:eastAsia="Helvetica" w:hAnsi="Helvetica" w:cs="Helvetica"/>
                  <w:color w:val="000000"/>
                  <w:sz w:val="22"/>
                  <w:szCs w:val="22"/>
                </w:rPr>
                <w:t>Palm</w:t>
              </w:r>
            </w:ins>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43B2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77" w:author="Author" w:date="2026-09-23T15:03:00Z" w16du:dateUtc="2026-09-23T13:03:00Z"/>
                <w:rFonts w:ascii="Helvetica" w:eastAsia="Helvetica" w:hAnsi="Helvetica" w:cs="Helvetica"/>
                <w:color w:val="000000"/>
                <w:sz w:val="22"/>
                <w:szCs w:val="22"/>
              </w:rPr>
            </w:pPr>
            <w:ins w:id="678" w:author="Author" w:date="2026-09-23T15:03:00Z" w16du:dateUtc="2026-09-23T13:03:00Z">
              <w:r>
                <w:rPr>
                  <w:rFonts w:ascii="Helvetica" w:eastAsia="Helvetica" w:hAnsi="Helvetica" w:cs="Helvetica"/>
                  <w:color w:val="000000"/>
                  <w:sz w:val="22"/>
                  <w:szCs w:val="22"/>
                </w:rPr>
                <w:t>3</w:t>
              </w:r>
            </w:ins>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D17C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79" w:author="Author" w:date="2026-09-23T15:03:00Z" w16du:dateUtc="2026-09-23T13:03:00Z"/>
                <w:rFonts w:ascii="Helvetica" w:eastAsia="Helvetica" w:hAnsi="Helvetica" w:cs="Helvetica"/>
                <w:color w:val="000000"/>
                <w:sz w:val="22"/>
                <w:szCs w:val="22"/>
              </w:rPr>
            </w:pPr>
            <w:ins w:id="680" w:author="Author" w:date="2026-09-23T15:03:00Z" w16du:dateUtc="2026-09-23T13:03:00Z">
              <w:r>
                <w:rPr>
                  <w:rFonts w:ascii="Helvetica" w:eastAsia="Helvetica" w:hAnsi="Helvetica" w:cs="Helvetica"/>
                  <w:color w:val="000000"/>
                  <w:sz w:val="22"/>
                  <w:szCs w:val="22"/>
                </w:rPr>
                <w:t>33.3</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565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81" w:author="Author" w:date="2026-09-23T15:03:00Z" w16du:dateUtc="2026-09-23T13:03:00Z"/>
                <w:rFonts w:ascii="Helvetica" w:eastAsia="Helvetica" w:hAnsi="Helvetica" w:cs="Helvetica"/>
                <w:color w:val="000000"/>
                <w:sz w:val="22"/>
                <w:szCs w:val="22"/>
              </w:rPr>
            </w:pPr>
            <w:ins w:id="682" w:author="Author" w:date="2026-09-23T15:03:00Z" w16du:dateUtc="2026-09-23T13:03:00Z">
              <w:r>
                <w:rPr>
                  <w:rFonts w:ascii="Helvetica" w:eastAsia="Helvetica" w:hAnsi="Helvetica" w:cs="Helvetica"/>
                  <w:color w:val="000000"/>
                  <w:sz w:val="22"/>
                  <w:szCs w:val="22"/>
                </w:rPr>
                <w:t>0.0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8AC7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83" w:author="Author" w:date="2026-09-23T15:03:00Z" w16du:dateUtc="2026-09-23T13:03:00Z"/>
                <w:rFonts w:ascii="Helvetica" w:eastAsia="Helvetica" w:hAnsi="Helvetica" w:cs="Helvetica"/>
                <w:color w:val="000000"/>
                <w:sz w:val="22"/>
                <w:szCs w:val="22"/>
              </w:rPr>
            </w:pPr>
            <w:ins w:id="684" w:author="Author" w:date="2026-09-23T15:03:00Z" w16du:dateUtc="2026-09-23T13:03:00Z">
              <w:r>
                <w:rPr>
                  <w:rFonts w:ascii="Helvetica" w:eastAsia="Helvetica" w:hAnsi="Helvetica" w:cs="Helvetica"/>
                  <w:color w:val="000000"/>
                  <w:sz w:val="22"/>
                  <w:szCs w:val="22"/>
                </w:rPr>
                <w:t>33.3</w:t>
              </w:r>
            </w:ins>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E62D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85" w:author="Author" w:date="2026-09-23T15:03:00Z" w16du:dateUtc="2026-09-23T13:03:00Z"/>
                <w:rFonts w:ascii="Helvetica" w:eastAsia="Helvetica" w:hAnsi="Helvetica" w:cs="Helvetica"/>
                <w:color w:val="000000"/>
                <w:sz w:val="22"/>
                <w:szCs w:val="22"/>
              </w:rPr>
            </w:pPr>
            <w:ins w:id="686" w:author="Author" w:date="2026-09-23T15:03:00Z" w16du:dateUtc="2026-09-23T13:03:00Z">
              <w:r>
                <w:rPr>
                  <w:rFonts w:ascii="Helvetica" w:eastAsia="Helvetica" w:hAnsi="Helvetica" w:cs="Helvetica"/>
                  <w:color w:val="000000"/>
                  <w:sz w:val="22"/>
                  <w:szCs w:val="22"/>
                </w:rPr>
                <w:t>144.7</w:t>
              </w:r>
            </w:ins>
          </w:p>
        </w:tc>
      </w:tr>
      <w:tr w:rsidR="00A26966" w14:paraId="7897E2D9" w14:textId="77777777">
        <w:trPr>
          <w:jc w:val="center"/>
          <w:ins w:id="687" w:author="Author" w:date="2026-09-23T15:03:00Z" w16du:dateUtc="2026-09-23T13:03:00Z"/>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CB0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88" w:author="Author" w:date="2026-09-23T15:03:00Z" w16du:dateUtc="2026-09-23T13:03:00Z"/>
                <w:rFonts w:ascii="Helvetica" w:eastAsia="Helvetica" w:hAnsi="Helvetica" w:cs="Helvetica"/>
                <w:color w:val="000000"/>
                <w:sz w:val="22"/>
                <w:szCs w:val="22"/>
              </w:rPr>
            </w:pPr>
            <w:ins w:id="689" w:author="Author" w:date="2026-09-23T15:03:00Z" w16du:dateUtc="2026-09-23T13:03:00Z">
              <w:r>
                <w:rPr>
                  <w:rFonts w:ascii="Helvetica" w:eastAsia="Helvetica" w:hAnsi="Helvetica" w:cs="Helvetica"/>
                  <w:color w:val="000000"/>
                  <w:sz w:val="22"/>
                  <w:szCs w:val="22"/>
                </w:rPr>
                <w:t>Life form</w:t>
              </w:r>
            </w:ins>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EBEA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90" w:author="Author" w:date="2026-09-23T15:03:00Z" w16du:dateUtc="2026-09-23T13:03:00Z"/>
                <w:rFonts w:ascii="Helvetica" w:eastAsia="Helvetica" w:hAnsi="Helvetica" w:cs="Helvetica"/>
                <w:color w:val="000000"/>
                <w:sz w:val="22"/>
                <w:szCs w:val="22"/>
              </w:rPr>
            </w:pPr>
            <w:ins w:id="691" w:author="Author" w:date="2026-09-23T15:03:00Z" w16du:dateUtc="2026-09-23T13:03:00Z">
              <w:r>
                <w:rPr>
                  <w:rFonts w:ascii="Helvetica" w:eastAsia="Helvetica" w:hAnsi="Helvetica" w:cs="Helvetica"/>
                  <w:color w:val="000000"/>
                  <w:sz w:val="22"/>
                  <w:szCs w:val="22"/>
                </w:rPr>
                <w:t>Shrub</w:t>
              </w:r>
            </w:ins>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54CC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92" w:author="Author" w:date="2026-09-23T15:03:00Z" w16du:dateUtc="2026-09-23T13:03:00Z"/>
                <w:rFonts w:ascii="Helvetica" w:eastAsia="Helvetica" w:hAnsi="Helvetica" w:cs="Helvetica"/>
                <w:color w:val="000000"/>
                <w:sz w:val="22"/>
                <w:szCs w:val="22"/>
              </w:rPr>
            </w:pPr>
            <w:ins w:id="693" w:author="Author" w:date="2026-09-23T15:03:00Z" w16du:dateUtc="2026-09-23T13:03:00Z">
              <w:r>
                <w:rPr>
                  <w:rFonts w:ascii="Helvetica" w:eastAsia="Helvetica" w:hAnsi="Helvetica" w:cs="Helvetica"/>
                  <w:color w:val="000000"/>
                  <w:sz w:val="22"/>
                  <w:szCs w:val="22"/>
                </w:rPr>
                <w:t>1</w:t>
              </w:r>
            </w:ins>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F8A5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94" w:author="Author" w:date="2026-09-23T15:03:00Z" w16du:dateUtc="2026-09-23T13:03:00Z"/>
                <w:rFonts w:ascii="Helvetica" w:eastAsia="Helvetica" w:hAnsi="Helvetica" w:cs="Helvetica"/>
                <w:color w:val="000000"/>
                <w:sz w:val="22"/>
                <w:szCs w:val="22"/>
              </w:rPr>
            </w:pPr>
            <w:ins w:id="695" w:author="Author" w:date="2026-09-23T15:03:00Z" w16du:dateUtc="2026-09-23T13:03:00Z">
              <w:r>
                <w:rPr>
                  <w:rFonts w:ascii="Helvetica" w:eastAsia="Helvetica" w:hAnsi="Helvetica" w:cs="Helvetica"/>
                  <w:color w:val="000000"/>
                  <w:sz w:val="22"/>
                  <w:szCs w:val="22"/>
                </w:rPr>
                <w:t>100.0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C1FC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96" w:author="Author" w:date="2026-09-23T15:03:00Z" w16du:dateUtc="2026-09-23T13:03:00Z"/>
                <w:rFonts w:ascii="Helvetica" w:eastAsia="Helvetica" w:hAnsi="Helvetica" w:cs="Helvetica"/>
                <w:color w:val="000000"/>
                <w:sz w:val="22"/>
                <w:szCs w:val="22"/>
              </w:rPr>
            </w:pPr>
            <w:ins w:id="697" w:author="Author" w:date="2026-09-23T15:03:00Z" w16du:dateUtc="2026-09-23T13:03:00Z">
              <w:r>
                <w:rPr>
                  <w:rFonts w:ascii="Helvetica" w:eastAsia="Helvetica" w:hAnsi="Helvetica" w:cs="Helvetica"/>
                  <w:color w:val="000000"/>
                  <w:sz w:val="22"/>
                  <w:szCs w:val="22"/>
                </w:rPr>
                <w:t>0.0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BD0C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698" w:author="Author" w:date="2026-09-23T15:03:00Z" w16du:dateUtc="2026-09-23T13:03:00Z"/>
                <w:rFonts w:ascii="Helvetica" w:eastAsia="Helvetica" w:hAnsi="Helvetica" w:cs="Helvetica"/>
                <w:color w:val="000000"/>
                <w:sz w:val="22"/>
                <w:szCs w:val="22"/>
              </w:rPr>
            </w:pPr>
            <w:ins w:id="699" w:author="Author" w:date="2026-09-23T15:03:00Z" w16du:dateUtc="2026-09-23T13:03:00Z">
              <w:r>
                <w:rPr>
                  <w:rFonts w:ascii="Helvetica" w:eastAsia="Helvetica" w:hAnsi="Helvetica" w:cs="Helvetica"/>
                  <w:color w:val="000000"/>
                  <w:sz w:val="22"/>
                  <w:szCs w:val="22"/>
                </w:rPr>
                <w:t>0.0</w:t>
              </w:r>
            </w:ins>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5916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00" w:author="Author" w:date="2026-09-23T15:03:00Z" w16du:dateUtc="2026-09-23T13:03:00Z"/>
                <w:rFonts w:ascii="Helvetica" w:eastAsia="Helvetica" w:hAnsi="Helvetica" w:cs="Helvetica"/>
                <w:color w:val="000000"/>
                <w:sz w:val="22"/>
                <w:szCs w:val="22"/>
              </w:rPr>
            </w:pPr>
            <w:ins w:id="701" w:author="Author" w:date="2026-09-23T15:03:00Z" w16du:dateUtc="2026-09-23T13:03:00Z">
              <w:r>
                <w:rPr>
                  <w:rFonts w:ascii="Helvetica" w:eastAsia="Helvetica" w:hAnsi="Helvetica" w:cs="Helvetica"/>
                  <w:color w:val="000000"/>
                  <w:sz w:val="22"/>
                  <w:szCs w:val="22"/>
                </w:rPr>
                <w:t>190.0</w:t>
              </w:r>
            </w:ins>
          </w:p>
        </w:tc>
      </w:tr>
      <w:tr w:rsidR="00A26966" w14:paraId="35D4D96E" w14:textId="77777777">
        <w:trPr>
          <w:jc w:val="center"/>
          <w:ins w:id="702" w:author="Author" w:date="2026-09-23T15:03:00Z" w16du:dateUtc="2026-09-23T13:03:00Z"/>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6952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03" w:author="Author" w:date="2026-09-23T15:03:00Z" w16du:dateUtc="2026-09-23T13:03:00Z"/>
                <w:rFonts w:ascii="Helvetica" w:eastAsia="Helvetica" w:hAnsi="Helvetica" w:cs="Helvetica"/>
                <w:color w:val="000000"/>
                <w:sz w:val="22"/>
                <w:szCs w:val="22"/>
              </w:rPr>
            </w:pPr>
            <w:ins w:id="704" w:author="Author" w:date="2026-09-23T15:03:00Z" w16du:dateUtc="2026-09-23T13:03:00Z">
              <w:r>
                <w:rPr>
                  <w:rFonts w:ascii="Helvetica" w:eastAsia="Helvetica" w:hAnsi="Helvetica" w:cs="Helvetica"/>
                  <w:color w:val="000000"/>
                  <w:sz w:val="22"/>
                  <w:szCs w:val="22"/>
                </w:rPr>
                <w:t>Life form</w:t>
              </w:r>
            </w:ins>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47F1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05" w:author="Author" w:date="2026-09-23T15:03:00Z" w16du:dateUtc="2026-09-23T13:03:00Z"/>
                <w:rFonts w:ascii="Helvetica" w:eastAsia="Helvetica" w:hAnsi="Helvetica" w:cs="Helvetica"/>
                <w:color w:val="000000"/>
                <w:sz w:val="22"/>
                <w:szCs w:val="22"/>
              </w:rPr>
            </w:pPr>
            <w:ins w:id="706" w:author="Author" w:date="2026-09-23T15:03:00Z" w16du:dateUtc="2026-09-23T13:03:00Z">
              <w:r>
                <w:rPr>
                  <w:rFonts w:ascii="Helvetica" w:eastAsia="Helvetica" w:hAnsi="Helvetica" w:cs="Helvetica"/>
                  <w:color w:val="000000"/>
                  <w:sz w:val="22"/>
                  <w:szCs w:val="22"/>
                </w:rPr>
                <w:t>Succulent</w:t>
              </w:r>
            </w:ins>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C565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07" w:author="Author" w:date="2026-09-23T15:03:00Z" w16du:dateUtc="2026-09-23T13:03:00Z"/>
                <w:rFonts w:ascii="Helvetica" w:eastAsia="Helvetica" w:hAnsi="Helvetica" w:cs="Helvetica"/>
                <w:color w:val="000000"/>
                <w:sz w:val="22"/>
                <w:szCs w:val="22"/>
              </w:rPr>
            </w:pPr>
            <w:ins w:id="708" w:author="Author" w:date="2026-09-23T15:03:00Z" w16du:dateUtc="2026-09-23T13:03:00Z">
              <w:r>
                <w:rPr>
                  <w:rFonts w:ascii="Helvetica" w:eastAsia="Helvetica" w:hAnsi="Helvetica" w:cs="Helvetica"/>
                  <w:color w:val="000000"/>
                  <w:sz w:val="22"/>
                  <w:szCs w:val="22"/>
                </w:rPr>
                <w:t>9</w:t>
              </w:r>
            </w:ins>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84DC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09" w:author="Author" w:date="2026-09-23T15:03:00Z" w16du:dateUtc="2026-09-23T13:03:00Z"/>
                <w:rFonts w:ascii="Helvetica" w:eastAsia="Helvetica" w:hAnsi="Helvetica" w:cs="Helvetica"/>
                <w:color w:val="000000"/>
                <w:sz w:val="22"/>
                <w:szCs w:val="22"/>
              </w:rPr>
            </w:pPr>
            <w:ins w:id="710" w:author="Author" w:date="2026-09-23T15:03:00Z" w16du:dateUtc="2026-09-23T13:03:00Z">
              <w:r>
                <w:rPr>
                  <w:rFonts w:ascii="Helvetica" w:eastAsia="Helvetica" w:hAnsi="Helvetica" w:cs="Helvetica"/>
                  <w:color w:val="000000"/>
                  <w:sz w:val="22"/>
                  <w:szCs w:val="22"/>
                </w:rPr>
                <w:t>22.2</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C716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11" w:author="Author" w:date="2026-09-23T15:03:00Z" w16du:dateUtc="2026-09-23T13:03:00Z"/>
                <w:rFonts w:ascii="Helvetica" w:eastAsia="Helvetica" w:hAnsi="Helvetica" w:cs="Helvetica"/>
                <w:color w:val="000000"/>
                <w:sz w:val="22"/>
                <w:szCs w:val="22"/>
              </w:rPr>
            </w:pPr>
            <w:ins w:id="712" w:author="Author" w:date="2026-09-23T15:03:00Z" w16du:dateUtc="2026-09-23T13:03:00Z">
              <w:r>
                <w:rPr>
                  <w:rFonts w:ascii="Helvetica" w:eastAsia="Helvetica" w:hAnsi="Helvetica" w:cs="Helvetica"/>
                  <w:color w:val="000000"/>
                  <w:sz w:val="22"/>
                  <w:szCs w:val="22"/>
                </w:rPr>
                <w:t>22.2</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8744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13" w:author="Author" w:date="2026-09-23T15:03:00Z" w16du:dateUtc="2026-09-23T13:03:00Z"/>
                <w:rFonts w:ascii="Helvetica" w:eastAsia="Helvetica" w:hAnsi="Helvetica" w:cs="Helvetica"/>
                <w:color w:val="000000"/>
                <w:sz w:val="22"/>
                <w:szCs w:val="22"/>
              </w:rPr>
            </w:pPr>
            <w:ins w:id="714" w:author="Author" w:date="2026-09-23T15:03:00Z" w16du:dateUtc="2026-09-23T13:03:00Z">
              <w:r>
                <w:rPr>
                  <w:rFonts w:ascii="Helvetica" w:eastAsia="Helvetica" w:hAnsi="Helvetica" w:cs="Helvetica"/>
                  <w:color w:val="000000"/>
                  <w:sz w:val="22"/>
                  <w:szCs w:val="22"/>
                </w:rPr>
                <w:t>33.3</w:t>
              </w:r>
            </w:ins>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0E60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15" w:author="Author" w:date="2026-09-23T15:03:00Z" w16du:dateUtc="2026-09-23T13:03:00Z"/>
                <w:rFonts w:ascii="Helvetica" w:eastAsia="Helvetica" w:hAnsi="Helvetica" w:cs="Helvetica"/>
                <w:color w:val="000000"/>
                <w:sz w:val="22"/>
                <w:szCs w:val="22"/>
              </w:rPr>
            </w:pPr>
            <w:ins w:id="716" w:author="Author" w:date="2026-09-23T15:03:00Z" w16du:dateUtc="2026-09-23T13:03:00Z">
              <w:r>
                <w:rPr>
                  <w:rFonts w:ascii="Helvetica" w:eastAsia="Helvetica" w:hAnsi="Helvetica" w:cs="Helvetica"/>
                  <w:color w:val="000000"/>
                  <w:sz w:val="22"/>
                  <w:szCs w:val="22"/>
                </w:rPr>
                <w:t>85.4</w:t>
              </w:r>
            </w:ins>
          </w:p>
        </w:tc>
      </w:tr>
      <w:tr w:rsidR="00A26966" w14:paraId="691D5025" w14:textId="77777777">
        <w:trPr>
          <w:jc w:val="center"/>
          <w:ins w:id="717" w:author="Author" w:date="2026-09-23T15:03:00Z" w16du:dateUtc="2026-09-23T13:03:00Z"/>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630B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18" w:author="Author" w:date="2026-09-23T15:03:00Z" w16du:dateUtc="2026-09-23T13:03:00Z"/>
                <w:rFonts w:ascii="Helvetica" w:eastAsia="Helvetica" w:hAnsi="Helvetica" w:cs="Helvetica"/>
                <w:color w:val="000000"/>
                <w:sz w:val="22"/>
                <w:szCs w:val="22"/>
              </w:rPr>
            </w:pPr>
            <w:ins w:id="719" w:author="Author" w:date="2026-09-23T15:03:00Z" w16du:dateUtc="2026-09-23T13:03:00Z">
              <w:r>
                <w:rPr>
                  <w:rFonts w:ascii="Helvetica" w:eastAsia="Helvetica" w:hAnsi="Helvetica" w:cs="Helvetica"/>
                  <w:color w:val="000000"/>
                  <w:sz w:val="22"/>
                  <w:szCs w:val="22"/>
                </w:rPr>
                <w:t>Life form</w:t>
              </w:r>
            </w:ins>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7E1E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20" w:author="Author" w:date="2026-09-23T15:03:00Z" w16du:dateUtc="2026-09-23T13:03:00Z"/>
                <w:rFonts w:ascii="Helvetica" w:eastAsia="Helvetica" w:hAnsi="Helvetica" w:cs="Helvetica"/>
                <w:color w:val="000000"/>
                <w:sz w:val="22"/>
                <w:szCs w:val="22"/>
              </w:rPr>
            </w:pPr>
            <w:ins w:id="721" w:author="Author" w:date="2026-09-23T15:03:00Z" w16du:dateUtc="2026-09-23T13:03:00Z">
              <w:r>
                <w:rPr>
                  <w:rFonts w:ascii="Helvetica" w:eastAsia="Helvetica" w:hAnsi="Helvetica" w:cs="Helvetica"/>
                  <w:color w:val="000000"/>
                  <w:sz w:val="22"/>
                  <w:szCs w:val="22"/>
                </w:rPr>
                <w:t>Tree</w:t>
              </w:r>
            </w:ins>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2E3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22" w:author="Author" w:date="2026-09-23T15:03:00Z" w16du:dateUtc="2026-09-23T13:03:00Z"/>
                <w:rFonts w:ascii="Helvetica" w:eastAsia="Helvetica" w:hAnsi="Helvetica" w:cs="Helvetica"/>
                <w:color w:val="000000"/>
                <w:sz w:val="22"/>
                <w:szCs w:val="22"/>
              </w:rPr>
            </w:pPr>
            <w:ins w:id="723" w:author="Author" w:date="2026-09-23T15:03:00Z" w16du:dateUtc="2026-09-23T13:03:00Z">
              <w:r>
                <w:rPr>
                  <w:rFonts w:ascii="Helvetica" w:eastAsia="Helvetica" w:hAnsi="Helvetica" w:cs="Helvetica"/>
                  <w:color w:val="000000"/>
                  <w:sz w:val="22"/>
                  <w:szCs w:val="22"/>
                </w:rPr>
                <w:t>1</w:t>
              </w:r>
            </w:ins>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FF99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24" w:author="Author" w:date="2026-09-23T15:03:00Z" w16du:dateUtc="2026-09-23T13:03:00Z"/>
                <w:rFonts w:ascii="Helvetica" w:eastAsia="Helvetica" w:hAnsi="Helvetica" w:cs="Helvetica"/>
                <w:color w:val="000000"/>
                <w:sz w:val="22"/>
                <w:szCs w:val="22"/>
              </w:rPr>
            </w:pPr>
            <w:ins w:id="725" w:author="Author" w:date="2026-09-23T15:03:00Z" w16du:dateUtc="2026-09-23T13:03:00Z">
              <w:r>
                <w:rPr>
                  <w:rFonts w:ascii="Helvetica" w:eastAsia="Helvetica" w:hAnsi="Helvetica" w:cs="Helvetica"/>
                  <w:color w:val="000000"/>
                  <w:sz w:val="22"/>
                  <w:szCs w:val="22"/>
                </w:rPr>
                <w:t>100.0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8313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26" w:author="Author" w:date="2026-09-23T15:03:00Z" w16du:dateUtc="2026-09-23T13:03:00Z"/>
                <w:rFonts w:ascii="Helvetica" w:eastAsia="Helvetica" w:hAnsi="Helvetica" w:cs="Helvetica"/>
                <w:color w:val="000000"/>
                <w:sz w:val="22"/>
                <w:szCs w:val="22"/>
              </w:rPr>
            </w:pPr>
            <w:ins w:id="727" w:author="Author" w:date="2026-09-23T15:03:00Z" w16du:dateUtc="2026-09-23T13:03:00Z">
              <w:r>
                <w:rPr>
                  <w:rFonts w:ascii="Helvetica" w:eastAsia="Helvetica" w:hAnsi="Helvetica" w:cs="Helvetica"/>
                  <w:color w:val="000000"/>
                  <w:sz w:val="22"/>
                  <w:szCs w:val="22"/>
                </w:rPr>
                <w:t>100.0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4C66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28" w:author="Author" w:date="2026-09-23T15:03:00Z" w16du:dateUtc="2026-09-23T13:03:00Z"/>
                <w:rFonts w:ascii="Helvetica" w:eastAsia="Helvetica" w:hAnsi="Helvetica" w:cs="Helvetica"/>
                <w:color w:val="000000"/>
                <w:sz w:val="22"/>
                <w:szCs w:val="22"/>
              </w:rPr>
            </w:pPr>
            <w:ins w:id="729" w:author="Author" w:date="2026-09-23T15:03:00Z" w16du:dateUtc="2026-09-23T13:03:00Z">
              <w:r>
                <w:rPr>
                  <w:rFonts w:ascii="Helvetica" w:eastAsia="Helvetica" w:hAnsi="Helvetica" w:cs="Helvetica"/>
                  <w:color w:val="000000"/>
                  <w:sz w:val="22"/>
                  <w:szCs w:val="22"/>
                </w:rPr>
                <w:t>100.0</w:t>
              </w:r>
            </w:ins>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C127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30" w:author="Author" w:date="2026-09-23T15:03:00Z" w16du:dateUtc="2026-09-23T13:03:00Z"/>
                <w:rFonts w:ascii="Helvetica" w:eastAsia="Helvetica" w:hAnsi="Helvetica" w:cs="Helvetica"/>
                <w:color w:val="000000"/>
                <w:sz w:val="22"/>
                <w:szCs w:val="22"/>
              </w:rPr>
            </w:pPr>
            <w:ins w:id="731" w:author="Author" w:date="2026-09-23T15:03:00Z" w16du:dateUtc="2026-09-23T13:03:00Z">
              <w:r>
                <w:rPr>
                  <w:rFonts w:ascii="Helvetica" w:eastAsia="Helvetica" w:hAnsi="Helvetica" w:cs="Helvetica"/>
                  <w:color w:val="000000"/>
                  <w:sz w:val="22"/>
                  <w:szCs w:val="22"/>
                </w:rPr>
                <w:t>8.0</w:t>
              </w:r>
            </w:ins>
          </w:p>
        </w:tc>
      </w:tr>
      <w:tr w:rsidR="00A26966" w14:paraId="0699527B" w14:textId="77777777">
        <w:trPr>
          <w:jc w:val="center"/>
          <w:ins w:id="732" w:author="Author" w:date="2026-09-23T15:03:00Z" w16du:dateUtc="2026-09-23T13:03:00Z"/>
        </w:trPr>
        <w:tc>
          <w:tcPr>
            <w:tcW w:w="20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8916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33" w:author="Author" w:date="2026-09-23T15:03:00Z" w16du:dateUtc="2026-09-23T13:03:00Z"/>
                <w:rFonts w:ascii="Helvetica" w:eastAsia="Helvetica" w:hAnsi="Helvetica" w:cs="Helvetica"/>
                <w:color w:val="000000"/>
                <w:sz w:val="22"/>
                <w:szCs w:val="22"/>
              </w:rPr>
            </w:pPr>
            <w:ins w:id="734" w:author="Author" w:date="2026-09-23T15:03:00Z" w16du:dateUtc="2026-09-23T13:03:00Z">
              <w:r>
                <w:rPr>
                  <w:rFonts w:ascii="Helvetica" w:eastAsia="Helvetica" w:hAnsi="Helvetica" w:cs="Helvetica"/>
                  <w:color w:val="000000"/>
                  <w:sz w:val="22"/>
                  <w:szCs w:val="22"/>
                </w:rPr>
                <w:t>Matrix dimension</w:t>
              </w:r>
            </w:ins>
          </w:p>
        </w:tc>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E0C5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35" w:author="Author" w:date="2026-09-23T15:03:00Z" w16du:dateUtc="2026-09-23T13:03:00Z"/>
                <w:rFonts w:ascii="Helvetica" w:eastAsia="Helvetica" w:hAnsi="Helvetica" w:cs="Helvetica"/>
                <w:color w:val="000000"/>
                <w:sz w:val="22"/>
                <w:szCs w:val="22"/>
              </w:rPr>
            </w:pPr>
            <w:ins w:id="736" w:author="Author" w:date="2026-09-23T15:03:00Z" w16du:dateUtc="2026-09-23T13:03:00Z">
              <w:r>
                <w:rPr>
                  <w:rFonts w:ascii="Helvetica" w:eastAsia="Helvetica" w:hAnsi="Helvetica" w:cs="Helvetica"/>
                  <w:color w:val="000000"/>
                  <w:sz w:val="22"/>
                  <w:szCs w:val="22"/>
                </w:rPr>
                <w:t>3-5 stages</w:t>
              </w:r>
            </w:ins>
          </w:p>
        </w:tc>
        <w:tc>
          <w:tcPr>
            <w:tcW w:w="2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BE76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37" w:author="Author" w:date="2026-09-23T15:03:00Z" w16du:dateUtc="2026-09-23T13:03:00Z"/>
                <w:rFonts w:ascii="Helvetica" w:eastAsia="Helvetica" w:hAnsi="Helvetica" w:cs="Helvetica"/>
                <w:color w:val="000000"/>
                <w:sz w:val="22"/>
                <w:szCs w:val="22"/>
              </w:rPr>
            </w:pPr>
            <w:ins w:id="738" w:author="Author" w:date="2026-09-23T15:03:00Z" w16du:dateUtc="2026-09-23T13:03:00Z">
              <w:r>
                <w:rPr>
                  <w:rFonts w:ascii="Helvetica" w:eastAsia="Helvetica" w:hAnsi="Helvetica" w:cs="Helvetica"/>
                  <w:color w:val="000000"/>
                  <w:sz w:val="22"/>
                  <w:szCs w:val="22"/>
                </w:rPr>
                <w:t>50</w:t>
              </w:r>
            </w:ins>
          </w:p>
        </w:tc>
        <w:tc>
          <w:tcPr>
            <w:tcW w:w="3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9420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39" w:author="Author" w:date="2026-09-23T15:03:00Z" w16du:dateUtc="2026-09-23T13:03:00Z"/>
                <w:rFonts w:ascii="Helvetica" w:eastAsia="Helvetica" w:hAnsi="Helvetica" w:cs="Helvetica"/>
                <w:color w:val="000000"/>
                <w:sz w:val="22"/>
                <w:szCs w:val="22"/>
              </w:rPr>
            </w:pPr>
            <w:ins w:id="740" w:author="Author" w:date="2026-09-23T15:03:00Z" w16du:dateUtc="2026-09-23T13:03:00Z">
              <w:r>
                <w:rPr>
                  <w:rFonts w:ascii="Helvetica" w:eastAsia="Helvetica" w:hAnsi="Helvetica" w:cs="Helvetica"/>
                  <w:color w:val="000000"/>
                  <w:sz w:val="22"/>
                  <w:szCs w:val="22"/>
                </w:rPr>
                <w:t>36.0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781D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41" w:author="Author" w:date="2026-09-23T15:03:00Z" w16du:dateUtc="2026-09-23T13:03:00Z"/>
                <w:rFonts w:ascii="Helvetica" w:eastAsia="Helvetica" w:hAnsi="Helvetica" w:cs="Helvetica"/>
                <w:color w:val="000000"/>
                <w:sz w:val="22"/>
                <w:szCs w:val="22"/>
              </w:rPr>
            </w:pPr>
            <w:ins w:id="742" w:author="Author" w:date="2026-09-23T15:03:00Z" w16du:dateUtc="2026-09-23T13:03:00Z">
              <w:r>
                <w:rPr>
                  <w:rFonts w:ascii="Helvetica" w:eastAsia="Helvetica" w:hAnsi="Helvetica" w:cs="Helvetica"/>
                  <w:color w:val="000000"/>
                  <w:sz w:val="22"/>
                  <w:szCs w:val="22"/>
                </w:rPr>
                <w:t>26.0</w:t>
              </w:r>
            </w:ins>
          </w:p>
        </w:tc>
        <w:tc>
          <w:tcPr>
            <w:tcW w:w="29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D6A9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43" w:author="Author" w:date="2026-09-23T15:03:00Z" w16du:dateUtc="2026-09-23T13:03:00Z"/>
                <w:rFonts w:ascii="Helvetica" w:eastAsia="Helvetica" w:hAnsi="Helvetica" w:cs="Helvetica"/>
                <w:color w:val="000000"/>
                <w:sz w:val="22"/>
                <w:szCs w:val="22"/>
              </w:rPr>
            </w:pPr>
            <w:ins w:id="744" w:author="Author" w:date="2026-09-23T15:03:00Z" w16du:dateUtc="2026-09-23T13:03:00Z">
              <w:r>
                <w:rPr>
                  <w:rFonts w:ascii="Helvetica" w:eastAsia="Helvetica" w:hAnsi="Helvetica" w:cs="Helvetica"/>
                  <w:color w:val="000000"/>
                  <w:sz w:val="22"/>
                  <w:szCs w:val="22"/>
                </w:rPr>
                <w:t>50.0</w:t>
              </w:r>
            </w:ins>
          </w:p>
        </w:tc>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763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45" w:author="Author" w:date="2026-09-23T15:03:00Z" w16du:dateUtc="2026-09-23T13:03:00Z"/>
                <w:rFonts w:ascii="Helvetica" w:eastAsia="Helvetica" w:hAnsi="Helvetica" w:cs="Helvetica"/>
                <w:color w:val="000000"/>
                <w:sz w:val="22"/>
                <w:szCs w:val="22"/>
              </w:rPr>
            </w:pPr>
            <w:ins w:id="746" w:author="Author" w:date="2026-09-23T15:03:00Z" w16du:dateUtc="2026-09-23T13:03:00Z">
              <w:r>
                <w:rPr>
                  <w:rFonts w:ascii="Helvetica" w:eastAsia="Helvetica" w:hAnsi="Helvetica" w:cs="Helvetica"/>
                  <w:color w:val="000000"/>
                  <w:sz w:val="22"/>
                  <w:szCs w:val="22"/>
                </w:rPr>
                <w:t>83.2</w:t>
              </w:r>
            </w:ins>
          </w:p>
        </w:tc>
      </w:tr>
      <w:tr w:rsidR="00A26966" w14:paraId="6934AE3A" w14:textId="77777777">
        <w:trPr>
          <w:jc w:val="center"/>
          <w:ins w:id="747" w:author="Author" w:date="2026-09-23T15:03:00Z" w16du:dateUtc="2026-09-23T13:03:00Z"/>
        </w:trPr>
        <w:tc>
          <w:tcPr>
            <w:tcW w:w="20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FDE4E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48" w:author="Author" w:date="2026-09-23T15:03:00Z" w16du:dateUtc="2026-09-23T13:03:00Z"/>
                <w:rFonts w:ascii="Helvetica" w:eastAsia="Helvetica" w:hAnsi="Helvetica" w:cs="Helvetica"/>
                <w:color w:val="000000"/>
                <w:sz w:val="22"/>
                <w:szCs w:val="22"/>
              </w:rPr>
            </w:pPr>
            <w:ins w:id="749" w:author="Author" w:date="2026-09-23T15:03:00Z" w16du:dateUtc="2026-09-23T13:03:00Z">
              <w:r>
                <w:rPr>
                  <w:rFonts w:ascii="Helvetica" w:eastAsia="Helvetica" w:hAnsi="Helvetica" w:cs="Helvetica"/>
                  <w:color w:val="000000"/>
                  <w:sz w:val="22"/>
                  <w:szCs w:val="22"/>
                </w:rPr>
                <w:t>Matrix dimension</w:t>
              </w:r>
            </w:ins>
          </w:p>
        </w:tc>
        <w:tc>
          <w:tcPr>
            <w:tcW w:w="25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2DF1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50" w:author="Author" w:date="2026-09-23T15:03:00Z" w16du:dateUtc="2026-09-23T13:03:00Z"/>
                <w:rFonts w:ascii="Helvetica" w:eastAsia="Helvetica" w:hAnsi="Helvetica" w:cs="Helvetica"/>
                <w:color w:val="000000"/>
                <w:sz w:val="22"/>
                <w:szCs w:val="22"/>
              </w:rPr>
            </w:pPr>
            <w:ins w:id="751" w:author="Author" w:date="2026-09-23T15:03:00Z" w16du:dateUtc="2026-09-23T13:03:00Z">
              <w:r>
                <w:rPr>
                  <w:rFonts w:ascii="Helvetica" w:eastAsia="Helvetica" w:hAnsi="Helvetica" w:cs="Helvetica"/>
                  <w:color w:val="000000"/>
                  <w:sz w:val="22"/>
                  <w:szCs w:val="22"/>
                </w:rPr>
                <w:t>6+ stages</w:t>
              </w:r>
            </w:ins>
          </w:p>
        </w:tc>
        <w:tc>
          <w:tcPr>
            <w:tcW w:w="2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61EAC"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52" w:author="Author" w:date="2026-09-23T15:03:00Z" w16du:dateUtc="2026-09-23T13:03:00Z"/>
                <w:rFonts w:ascii="Helvetica" w:eastAsia="Helvetica" w:hAnsi="Helvetica" w:cs="Helvetica"/>
                <w:color w:val="000000"/>
                <w:sz w:val="22"/>
                <w:szCs w:val="22"/>
              </w:rPr>
            </w:pPr>
            <w:ins w:id="753" w:author="Author" w:date="2026-09-23T15:03:00Z" w16du:dateUtc="2026-09-23T13:03:00Z">
              <w:r>
                <w:rPr>
                  <w:rFonts w:ascii="Helvetica" w:eastAsia="Helvetica" w:hAnsi="Helvetica" w:cs="Helvetica"/>
                  <w:color w:val="000000"/>
                  <w:sz w:val="22"/>
                  <w:szCs w:val="22"/>
                </w:rPr>
                <w:t>18</w:t>
              </w:r>
            </w:ins>
          </w:p>
        </w:tc>
        <w:tc>
          <w:tcPr>
            <w:tcW w:w="3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37CB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54" w:author="Author" w:date="2026-09-23T15:03:00Z" w16du:dateUtc="2026-09-23T13:03:00Z"/>
                <w:rFonts w:ascii="Helvetica" w:eastAsia="Helvetica" w:hAnsi="Helvetica" w:cs="Helvetica"/>
                <w:color w:val="000000"/>
                <w:sz w:val="22"/>
                <w:szCs w:val="22"/>
              </w:rPr>
            </w:pPr>
            <w:ins w:id="755" w:author="Author" w:date="2026-09-23T15:03:00Z" w16du:dateUtc="2026-09-23T13:03:00Z">
              <w:r>
                <w:rPr>
                  <w:rFonts w:ascii="Helvetica" w:eastAsia="Helvetica" w:hAnsi="Helvetica" w:cs="Helvetica"/>
                  <w:color w:val="000000"/>
                  <w:sz w:val="22"/>
                  <w:szCs w:val="22"/>
                </w:rPr>
                <w:t>61.1</w:t>
              </w:r>
            </w:ins>
          </w:p>
        </w:tc>
        <w:tc>
          <w:tcPr>
            <w:tcW w:w="29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5006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56" w:author="Author" w:date="2026-09-23T15:03:00Z" w16du:dateUtc="2026-09-23T13:03:00Z"/>
                <w:rFonts w:ascii="Helvetica" w:eastAsia="Helvetica" w:hAnsi="Helvetica" w:cs="Helvetica"/>
                <w:color w:val="000000"/>
                <w:sz w:val="22"/>
                <w:szCs w:val="22"/>
              </w:rPr>
            </w:pPr>
            <w:ins w:id="757" w:author="Author" w:date="2026-09-23T15:03:00Z" w16du:dateUtc="2026-09-23T13:03:00Z">
              <w:r>
                <w:rPr>
                  <w:rFonts w:ascii="Helvetica" w:eastAsia="Helvetica" w:hAnsi="Helvetica" w:cs="Helvetica"/>
                  <w:color w:val="000000"/>
                  <w:sz w:val="22"/>
                  <w:szCs w:val="22"/>
                </w:rPr>
                <w:t>44.4</w:t>
              </w:r>
            </w:ins>
          </w:p>
        </w:tc>
        <w:tc>
          <w:tcPr>
            <w:tcW w:w="29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C590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58" w:author="Author" w:date="2026-09-23T15:03:00Z" w16du:dateUtc="2026-09-23T13:03:00Z"/>
                <w:rFonts w:ascii="Helvetica" w:eastAsia="Helvetica" w:hAnsi="Helvetica" w:cs="Helvetica"/>
                <w:color w:val="000000"/>
                <w:sz w:val="22"/>
                <w:szCs w:val="22"/>
              </w:rPr>
            </w:pPr>
            <w:ins w:id="759" w:author="Author" w:date="2026-09-23T15:03:00Z" w16du:dateUtc="2026-09-23T13:03:00Z">
              <w:r>
                <w:rPr>
                  <w:rFonts w:ascii="Helvetica" w:eastAsia="Helvetica" w:hAnsi="Helvetica" w:cs="Helvetica"/>
                  <w:color w:val="000000"/>
                  <w:sz w:val="22"/>
                  <w:szCs w:val="22"/>
                </w:rPr>
                <w:t>66.7</w:t>
              </w:r>
            </w:ins>
          </w:p>
        </w:tc>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F0994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60" w:author="Author" w:date="2026-09-23T15:03:00Z" w16du:dateUtc="2026-09-23T13:03:00Z"/>
                <w:rFonts w:ascii="Helvetica" w:eastAsia="Helvetica" w:hAnsi="Helvetica" w:cs="Helvetica"/>
                <w:color w:val="000000"/>
                <w:sz w:val="22"/>
                <w:szCs w:val="22"/>
              </w:rPr>
            </w:pPr>
            <w:ins w:id="761" w:author="Author" w:date="2026-09-23T15:03:00Z" w16du:dateUtc="2026-09-23T13:03:00Z">
              <w:r>
                <w:rPr>
                  <w:rFonts w:ascii="Helvetica" w:eastAsia="Helvetica" w:hAnsi="Helvetica" w:cs="Helvetica"/>
                  <w:color w:val="000000"/>
                  <w:sz w:val="22"/>
                  <w:szCs w:val="22"/>
                </w:rPr>
                <w:t>43.6</w:t>
              </w:r>
            </w:ins>
          </w:p>
        </w:tc>
      </w:tr>
    </w:tbl>
    <w:p w14:paraId="250CCFD2" w14:textId="77777777" w:rsidR="00A26966" w:rsidRDefault="00000000">
      <w:pPr>
        <w:rPr>
          <w:ins w:id="762" w:author="Author" w:date="2026-09-23T15:03:00Z" w16du:dateUtc="2026-09-23T13:03:00Z"/>
        </w:rPr>
      </w:pPr>
      <w:ins w:id="763" w:author="Author" w:date="2026-09-23T15:03:00Z" w16du:dateUtc="2026-09-23T13:03:00Z">
        <w:r>
          <w:br w:type="page"/>
        </w:r>
      </w:ins>
    </w:p>
    <w:p w14:paraId="778D8294" w14:textId="77777777" w:rsidR="00A26966" w:rsidRDefault="00000000">
      <w:pPr>
        <w:pStyle w:val="BodyText"/>
        <w:rPr>
          <w:ins w:id="764" w:author="Author" w:date="2026-09-23T15:03:00Z" w16du:dateUtc="2026-09-23T13:03:00Z"/>
        </w:rPr>
      </w:pPr>
      <w:ins w:id="765" w:author="Author" w:date="2026-09-23T15:03:00Z" w16du:dateUtc="2026-09-23T13:03:00Z">
        <w:r>
          <w:lastRenderedPageBreak/>
          <w:t>Table S13. Linear models relating displacement magnitude in Analysis 1 to boundary-survival predictors. Displacement is defined as the absolute difference between the point estimate and the median of the sampling distribution; life expectancy displacement is modelled on the log10 scale. Positive slopes indicate greater point-estimate displacement in matrices with more boundary survival structure.</w:t>
        </w:r>
      </w:ins>
    </w:p>
    <w:tbl>
      <w:tblPr>
        <w:tblW w:w="0" w:type="auto"/>
        <w:jc w:val="center"/>
        <w:tblLayout w:type="fixed"/>
        <w:tblLook w:val="0420" w:firstRow="1" w:lastRow="0" w:firstColumn="0" w:lastColumn="0" w:noHBand="0" w:noVBand="1"/>
      </w:tblPr>
      <w:tblGrid>
        <w:gridCol w:w="1944"/>
        <w:gridCol w:w="2592"/>
        <w:gridCol w:w="1008"/>
        <w:gridCol w:w="720"/>
        <w:gridCol w:w="1152"/>
        <w:gridCol w:w="792"/>
        <w:gridCol w:w="648"/>
      </w:tblGrid>
      <w:tr w:rsidR="00A26966" w14:paraId="0605FF61" w14:textId="77777777">
        <w:trPr>
          <w:tblHeader/>
          <w:jc w:val="center"/>
          <w:ins w:id="766" w:author="Author" w:date="2026-09-23T15:03:00Z" w16du:dateUtc="2026-09-23T13:03:00Z"/>
        </w:trPr>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D7591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67" w:author="Author" w:date="2026-09-23T15:03:00Z" w16du:dateUtc="2026-09-23T13:03:00Z"/>
                <w:rFonts w:ascii="Helvetica" w:eastAsia="Helvetica" w:hAnsi="Helvetica" w:cs="Helvetica"/>
                <w:color w:val="000000"/>
                <w:sz w:val="15"/>
                <w:szCs w:val="15"/>
              </w:rPr>
            </w:pPr>
            <w:ins w:id="768" w:author="Author" w:date="2026-09-23T15:03:00Z" w16du:dateUtc="2026-09-23T13:03:00Z">
              <w:r>
                <w:rPr>
                  <w:rFonts w:ascii="Helvetica" w:eastAsia="Helvetica" w:hAnsi="Helvetica" w:cs="Helvetica"/>
                  <w:color w:val="000000"/>
                  <w:sz w:val="15"/>
                  <w:szCs w:val="15"/>
                </w:rPr>
                <w:t>Response</w:t>
              </w:r>
            </w:ins>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0608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69" w:author="Author" w:date="2026-09-23T15:03:00Z" w16du:dateUtc="2026-09-23T13:03:00Z"/>
                <w:rFonts w:ascii="Helvetica" w:eastAsia="Helvetica" w:hAnsi="Helvetica" w:cs="Helvetica"/>
                <w:color w:val="000000"/>
                <w:sz w:val="15"/>
                <w:szCs w:val="15"/>
              </w:rPr>
            </w:pPr>
            <w:ins w:id="770" w:author="Author" w:date="2026-09-23T15:03:00Z" w16du:dateUtc="2026-09-23T13:03:00Z">
              <w:r>
                <w:rPr>
                  <w:rFonts w:ascii="Helvetica" w:eastAsia="Helvetica" w:hAnsi="Helvetica" w:cs="Helvetica"/>
                  <w:color w:val="000000"/>
                  <w:sz w:val="15"/>
                  <w:szCs w:val="15"/>
                </w:rPr>
                <w:t>Predictor</w:t>
              </w:r>
            </w:ins>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02F65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71" w:author="Author" w:date="2026-09-23T15:03:00Z" w16du:dateUtc="2026-09-23T13:03:00Z"/>
                <w:rFonts w:ascii="Helvetica" w:eastAsia="Helvetica" w:hAnsi="Helvetica" w:cs="Helvetica"/>
                <w:color w:val="000000"/>
                <w:sz w:val="15"/>
                <w:szCs w:val="15"/>
              </w:rPr>
            </w:pPr>
            <w:ins w:id="772" w:author="Author" w:date="2026-09-23T15:03:00Z" w16du:dateUtc="2026-09-23T13:03:00Z">
              <w:r>
                <w:rPr>
                  <w:rFonts w:ascii="Helvetica" w:eastAsia="Helvetica" w:hAnsi="Helvetica" w:cs="Helvetica"/>
                  <w:color w:val="000000"/>
                  <w:sz w:val="15"/>
                  <w:szCs w:val="15"/>
                </w:rPr>
                <w:t>Population entries, n</w:t>
              </w:r>
            </w:ins>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B1AB1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73" w:author="Author" w:date="2026-09-23T15:03:00Z" w16du:dateUtc="2026-09-23T13:03:00Z"/>
                <w:rFonts w:ascii="Helvetica" w:eastAsia="Helvetica" w:hAnsi="Helvetica" w:cs="Helvetica"/>
                <w:color w:val="000000"/>
                <w:sz w:val="15"/>
                <w:szCs w:val="15"/>
              </w:rPr>
            </w:pPr>
            <w:ins w:id="774" w:author="Author" w:date="2026-09-23T15:03:00Z" w16du:dateUtc="2026-09-23T13:03:00Z">
              <w:r>
                <w:rPr>
                  <w:rFonts w:ascii="Helvetica" w:eastAsia="Helvetica" w:hAnsi="Helvetica" w:cs="Helvetica"/>
                  <w:color w:val="000000"/>
                  <w:sz w:val="15"/>
                  <w:szCs w:val="15"/>
                </w:rPr>
                <w:t>Slope</w:t>
              </w:r>
            </w:ins>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DA4B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75" w:author="Author" w:date="2026-09-23T15:03:00Z" w16du:dateUtc="2026-09-23T13:03:00Z"/>
                <w:rFonts w:ascii="Helvetica" w:eastAsia="Helvetica" w:hAnsi="Helvetica" w:cs="Helvetica"/>
                <w:color w:val="000000"/>
                <w:sz w:val="15"/>
                <w:szCs w:val="15"/>
              </w:rPr>
            </w:pPr>
            <w:ins w:id="776" w:author="Author" w:date="2026-09-23T15:03:00Z" w16du:dateUtc="2026-09-23T13:03:00Z">
              <w:r>
                <w:rPr>
                  <w:rFonts w:ascii="Helvetica" w:eastAsia="Helvetica" w:hAnsi="Helvetica" w:cs="Helvetica"/>
                  <w:color w:val="000000"/>
                  <w:sz w:val="15"/>
                  <w:szCs w:val="15"/>
                </w:rPr>
                <w:t>95% CI</w:t>
              </w:r>
            </w:ins>
          </w:p>
        </w:tc>
        <w:tc>
          <w:tcPr>
            <w:tcW w:w="7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5CB8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77" w:author="Author" w:date="2026-09-23T15:03:00Z" w16du:dateUtc="2026-09-23T13:03:00Z"/>
                <w:rFonts w:ascii="Helvetica" w:eastAsia="Helvetica" w:hAnsi="Helvetica" w:cs="Helvetica"/>
                <w:color w:val="000000"/>
                <w:sz w:val="15"/>
                <w:szCs w:val="15"/>
              </w:rPr>
            </w:pPr>
            <w:ins w:id="778" w:author="Author" w:date="2026-09-23T15:03:00Z" w16du:dateUtc="2026-09-23T13:03:00Z">
              <w:r>
                <w:rPr>
                  <w:rFonts w:ascii="Helvetica" w:eastAsia="Helvetica" w:hAnsi="Helvetica" w:cs="Helvetica"/>
                  <w:color w:val="000000"/>
                  <w:sz w:val="15"/>
                  <w:szCs w:val="15"/>
                </w:rPr>
                <w:t>P value</w:t>
              </w:r>
            </w:ins>
          </w:p>
        </w:tc>
        <w:tc>
          <w:tcPr>
            <w:tcW w:w="6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D4D2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79" w:author="Author" w:date="2026-09-23T15:03:00Z" w16du:dateUtc="2026-09-23T13:03:00Z"/>
                <w:rFonts w:ascii="Helvetica" w:eastAsia="Helvetica" w:hAnsi="Helvetica" w:cs="Helvetica"/>
                <w:color w:val="000000"/>
                <w:sz w:val="15"/>
                <w:szCs w:val="15"/>
              </w:rPr>
            </w:pPr>
            <w:ins w:id="780" w:author="Author" w:date="2026-09-23T15:03:00Z" w16du:dateUtc="2026-09-23T13:03:00Z">
              <w:r>
                <w:rPr>
                  <w:rFonts w:ascii="Helvetica" w:eastAsia="Helvetica" w:hAnsi="Helvetica" w:cs="Helvetica"/>
                  <w:color w:val="000000"/>
                  <w:sz w:val="15"/>
                  <w:szCs w:val="15"/>
                </w:rPr>
                <w:t>R²</w:t>
              </w:r>
            </w:ins>
          </w:p>
        </w:tc>
      </w:tr>
      <w:tr w:rsidR="00A26966" w14:paraId="25416E0A" w14:textId="77777777">
        <w:trPr>
          <w:jc w:val="center"/>
          <w:ins w:id="781" w:author="Author" w:date="2026-09-23T15:03:00Z" w16du:dateUtc="2026-09-23T13:03:00Z"/>
        </w:trPr>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2EBD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82" w:author="Author" w:date="2026-09-23T15:03:00Z" w16du:dateUtc="2026-09-23T13:03:00Z"/>
                <w:rFonts w:ascii="Helvetica" w:eastAsia="Helvetica" w:hAnsi="Helvetica" w:cs="Helvetica"/>
                <w:color w:val="000000"/>
                <w:sz w:val="15"/>
                <w:szCs w:val="15"/>
              </w:rPr>
            </w:pPr>
            <w:ins w:id="783" w:author="Author" w:date="2026-09-23T15:03:00Z" w16du:dateUtc="2026-09-23T13:03:00Z">
              <w:r>
                <w:rPr>
                  <w:rFonts w:ascii="Helvetica" w:eastAsia="Helvetica" w:hAnsi="Helvetica" w:cs="Helvetica"/>
                  <w:color w:val="000000"/>
                  <w:sz w:val="15"/>
                  <w:szCs w:val="15"/>
                </w:rPr>
                <w:t>Shape displacement |point - median|</w:t>
              </w:r>
            </w:ins>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EEC3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84" w:author="Author" w:date="2026-09-23T15:03:00Z" w16du:dateUtc="2026-09-23T13:03:00Z"/>
                <w:rFonts w:ascii="Helvetica" w:eastAsia="Helvetica" w:hAnsi="Helvetica" w:cs="Helvetica"/>
                <w:color w:val="000000"/>
                <w:sz w:val="15"/>
                <w:szCs w:val="15"/>
              </w:rPr>
            </w:pPr>
            <w:ins w:id="785" w:author="Author" w:date="2026-09-23T15:03:00Z" w16du:dateUtc="2026-09-23T13:03:00Z">
              <w:r>
                <w:rPr>
                  <w:rFonts w:ascii="Helvetica" w:eastAsia="Helvetica" w:hAnsi="Helvetica" w:cs="Helvetica"/>
                  <w:color w:val="000000"/>
                  <w:sz w:val="15"/>
                  <w:szCs w:val="15"/>
                </w:rPr>
                <w:t>Number of boundary survival stages</w:t>
              </w:r>
            </w:ins>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850D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86" w:author="Author" w:date="2026-09-23T15:03:00Z" w16du:dateUtc="2026-09-23T13:03:00Z"/>
                <w:rFonts w:ascii="Helvetica" w:eastAsia="Helvetica" w:hAnsi="Helvetica" w:cs="Helvetica"/>
                <w:color w:val="000000"/>
                <w:sz w:val="15"/>
                <w:szCs w:val="15"/>
              </w:rPr>
            </w:pPr>
            <w:ins w:id="787" w:author="Author" w:date="2026-09-23T15:03:00Z" w16du:dateUtc="2026-09-23T13:03:00Z">
              <w:r>
                <w:rPr>
                  <w:rFonts w:ascii="Helvetica" w:eastAsia="Helvetica" w:hAnsi="Helvetica" w:cs="Helvetica"/>
                  <w:color w:val="000000"/>
                  <w:sz w:val="15"/>
                  <w:szCs w:val="15"/>
                </w:rPr>
                <w:t>68</w:t>
              </w:r>
            </w:ins>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2530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88" w:author="Author" w:date="2026-09-23T15:03:00Z" w16du:dateUtc="2026-09-23T13:03:00Z"/>
                <w:rFonts w:ascii="Helvetica" w:eastAsia="Helvetica" w:hAnsi="Helvetica" w:cs="Helvetica"/>
                <w:color w:val="000000"/>
                <w:sz w:val="15"/>
                <w:szCs w:val="15"/>
              </w:rPr>
            </w:pPr>
            <w:ins w:id="789" w:author="Author" w:date="2026-09-23T15:03:00Z" w16du:dateUtc="2026-09-23T13:03:00Z">
              <w:r>
                <w:rPr>
                  <w:rFonts w:ascii="Helvetica" w:eastAsia="Helvetica" w:hAnsi="Helvetica" w:cs="Helvetica"/>
                  <w:color w:val="000000"/>
                  <w:sz w:val="15"/>
                  <w:szCs w:val="15"/>
                </w:rPr>
                <w:t>0.010</w:t>
              </w:r>
            </w:ins>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7DDE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90" w:author="Author" w:date="2026-09-23T15:03:00Z" w16du:dateUtc="2026-09-23T13:03:00Z"/>
                <w:rFonts w:ascii="Helvetica" w:eastAsia="Helvetica" w:hAnsi="Helvetica" w:cs="Helvetica"/>
                <w:color w:val="000000"/>
                <w:sz w:val="15"/>
                <w:szCs w:val="15"/>
              </w:rPr>
            </w:pPr>
            <w:ins w:id="791" w:author="Author" w:date="2026-09-23T15:03:00Z" w16du:dateUtc="2026-09-23T13:03:00Z">
              <w:r>
                <w:rPr>
                  <w:rFonts w:ascii="Helvetica" w:eastAsia="Helvetica" w:hAnsi="Helvetica" w:cs="Helvetica"/>
                  <w:color w:val="000000"/>
                  <w:sz w:val="15"/>
                  <w:szCs w:val="15"/>
                </w:rPr>
                <w:t>[0.005, 0.016]</w:t>
              </w:r>
            </w:ins>
          </w:p>
        </w:tc>
        <w:tc>
          <w:tcPr>
            <w:tcW w:w="7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7CC4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92" w:author="Author" w:date="2026-09-23T15:03:00Z" w16du:dateUtc="2026-09-23T13:03:00Z"/>
                <w:rFonts w:ascii="Helvetica" w:eastAsia="Helvetica" w:hAnsi="Helvetica" w:cs="Helvetica"/>
                <w:color w:val="000000"/>
                <w:sz w:val="15"/>
                <w:szCs w:val="15"/>
              </w:rPr>
            </w:pPr>
            <w:ins w:id="793" w:author="Author" w:date="2026-09-23T15:03:00Z" w16du:dateUtc="2026-09-23T13:03:00Z">
              <w:r>
                <w:rPr>
                  <w:rFonts w:ascii="Helvetica" w:eastAsia="Helvetica" w:hAnsi="Helvetica" w:cs="Helvetica"/>
                  <w:color w:val="000000"/>
                  <w:sz w:val="15"/>
                  <w:szCs w:val="15"/>
                </w:rPr>
                <w:t>0.00037</w:t>
              </w:r>
            </w:ins>
          </w:p>
        </w:tc>
        <w:tc>
          <w:tcPr>
            <w:tcW w:w="6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42A2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94" w:author="Author" w:date="2026-09-23T15:03:00Z" w16du:dateUtc="2026-09-23T13:03:00Z"/>
                <w:rFonts w:ascii="Helvetica" w:eastAsia="Helvetica" w:hAnsi="Helvetica" w:cs="Helvetica"/>
                <w:color w:val="000000"/>
                <w:sz w:val="15"/>
                <w:szCs w:val="15"/>
              </w:rPr>
            </w:pPr>
            <w:ins w:id="795" w:author="Author" w:date="2026-09-23T15:03:00Z" w16du:dateUtc="2026-09-23T13:03:00Z">
              <w:r>
                <w:rPr>
                  <w:rFonts w:ascii="Helvetica" w:eastAsia="Helvetica" w:hAnsi="Helvetica" w:cs="Helvetica"/>
                  <w:color w:val="000000"/>
                  <w:sz w:val="15"/>
                  <w:szCs w:val="15"/>
                </w:rPr>
                <w:t>0.176</w:t>
              </w:r>
            </w:ins>
          </w:p>
        </w:tc>
      </w:tr>
      <w:tr w:rsidR="00A26966" w14:paraId="6C46CB08" w14:textId="77777777">
        <w:trPr>
          <w:jc w:val="center"/>
          <w:ins w:id="796" w:author="Author" w:date="2026-09-23T15:03:00Z" w16du:dateUtc="2026-09-23T13:03:00Z"/>
        </w:trPr>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29A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97" w:author="Author" w:date="2026-09-23T15:03:00Z" w16du:dateUtc="2026-09-23T13:03:00Z"/>
                <w:rFonts w:ascii="Helvetica" w:eastAsia="Helvetica" w:hAnsi="Helvetica" w:cs="Helvetica"/>
                <w:color w:val="000000"/>
                <w:sz w:val="15"/>
                <w:szCs w:val="15"/>
              </w:rPr>
            </w:pPr>
            <w:ins w:id="798" w:author="Author" w:date="2026-09-23T15:03:00Z" w16du:dateUtc="2026-09-23T13:03:00Z">
              <w:r>
                <w:rPr>
                  <w:rFonts w:ascii="Helvetica" w:eastAsia="Helvetica" w:hAnsi="Helvetica" w:cs="Helvetica"/>
                  <w:color w:val="000000"/>
                  <w:sz w:val="15"/>
                  <w:szCs w:val="15"/>
                </w:rPr>
                <w:t>Shape displacement |point - median|</w:t>
              </w:r>
            </w:ins>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507F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799" w:author="Author" w:date="2026-09-23T15:03:00Z" w16du:dateUtc="2026-09-23T13:03:00Z"/>
                <w:rFonts w:ascii="Helvetica" w:eastAsia="Helvetica" w:hAnsi="Helvetica" w:cs="Helvetica"/>
                <w:color w:val="000000"/>
                <w:sz w:val="15"/>
                <w:szCs w:val="15"/>
              </w:rPr>
            </w:pPr>
            <w:ins w:id="800" w:author="Author" w:date="2026-09-23T15:03:00Z" w16du:dateUtc="2026-09-23T13:03:00Z">
              <w:r>
                <w:rPr>
                  <w:rFonts w:ascii="Helvetica" w:eastAsia="Helvetica" w:hAnsi="Helvetica" w:cs="Helvetica"/>
                  <w:color w:val="000000"/>
                  <w:sz w:val="15"/>
                  <w:szCs w:val="15"/>
                </w:rPr>
                <w:t>Proportion of individuals in boundary-survival stages</w:t>
              </w:r>
            </w:ins>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E65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01" w:author="Author" w:date="2026-09-23T15:03:00Z" w16du:dateUtc="2026-09-23T13:03:00Z"/>
                <w:rFonts w:ascii="Helvetica" w:eastAsia="Helvetica" w:hAnsi="Helvetica" w:cs="Helvetica"/>
                <w:color w:val="000000"/>
                <w:sz w:val="15"/>
                <w:szCs w:val="15"/>
              </w:rPr>
            </w:pPr>
            <w:ins w:id="802" w:author="Author" w:date="2026-09-23T15:03:00Z" w16du:dateUtc="2026-09-23T13:03:00Z">
              <w:r>
                <w:rPr>
                  <w:rFonts w:ascii="Helvetica" w:eastAsia="Helvetica" w:hAnsi="Helvetica" w:cs="Helvetica"/>
                  <w:color w:val="000000"/>
                  <w:sz w:val="15"/>
                  <w:szCs w:val="15"/>
                </w:rPr>
                <w:t>64</w:t>
              </w:r>
            </w:ins>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91A9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03" w:author="Author" w:date="2026-09-23T15:03:00Z" w16du:dateUtc="2026-09-23T13:03:00Z"/>
                <w:rFonts w:ascii="Helvetica" w:eastAsia="Helvetica" w:hAnsi="Helvetica" w:cs="Helvetica"/>
                <w:color w:val="000000"/>
                <w:sz w:val="15"/>
                <w:szCs w:val="15"/>
              </w:rPr>
            </w:pPr>
            <w:ins w:id="804" w:author="Author" w:date="2026-09-23T15:03:00Z" w16du:dateUtc="2026-09-23T13:03:00Z">
              <w:r>
                <w:rPr>
                  <w:rFonts w:ascii="Helvetica" w:eastAsia="Helvetica" w:hAnsi="Helvetica" w:cs="Helvetica"/>
                  <w:color w:val="000000"/>
                  <w:sz w:val="15"/>
                  <w:szCs w:val="15"/>
                </w:rPr>
                <w:t>0.093</w:t>
              </w:r>
            </w:ins>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D062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05" w:author="Author" w:date="2026-09-23T15:03:00Z" w16du:dateUtc="2026-09-23T13:03:00Z"/>
                <w:rFonts w:ascii="Helvetica" w:eastAsia="Helvetica" w:hAnsi="Helvetica" w:cs="Helvetica"/>
                <w:color w:val="000000"/>
                <w:sz w:val="15"/>
                <w:szCs w:val="15"/>
              </w:rPr>
            </w:pPr>
            <w:ins w:id="806" w:author="Author" w:date="2026-09-23T15:03:00Z" w16du:dateUtc="2026-09-23T13:03:00Z">
              <w:r>
                <w:rPr>
                  <w:rFonts w:ascii="Helvetica" w:eastAsia="Helvetica" w:hAnsi="Helvetica" w:cs="Helvetica"/>
                  <w:color w:val="000000"/>
                  <w:sz w:val="15"/>
                  <w:szCs w:val="15"/>
                </w:rPr>
                <w:t>[0.043, 0.143]</w:t>
              </w:r>
            </w:ins>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1684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07" w:author="Author" w:date="2026-09-23T15:03:00Z" w16du:dateUtc="2026-09-23T13:03:00Z"/>
                <w:rFonts w:ascii="Helvetica" w:eastAsia="Helvetica" w:hAnsi="Helvetica" w:cs="Helvetica"/>
                <w:color w:val="000000"/>
                <w:sz w:val="15"/>
                <w:szCs w:val="15"/>
              </w:rPr>
            </w:pPr>
            <w:ins w:id="808" w:author="Author" w:date="2026-09-23T15:03:00Z" w16du:dateUtc="2026-09-23T13:03:00Z">
              <w:r>
                <w:rPr>
                  <w:rFonts w:ascii="Helvetica" w:eastAsia="Helvetica" w:hAnsi="Helvetica" w:cs="Helvetica"/>
                  <w:color w:val="000000"/>
                  <w:sz w:val="15"/>
                  <w:szCs w:val="15"/>
                </w:rPr>
                <w:t>0.00045</w:t>
              </w:r>
            </w:ins>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A0D2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09" w:author="Author" w:date="2026-09-23T15:03:00Z" w16du:dateUtc="2026-09-23T13:03:00Z"/>
                <w:rFonts w:ascii="Helvetica" w:eastAsia="Helvetica" w:hAnsi="Helvetica" w:cs="Helvetica"/>
                <w:color w:val="000000"/>
                <w:sz w:val="15"/>
                <w:szCs w:val="15"/>
              </w:rPr>
            </w:pPr>
            <w:ins w:id="810" w:author="Author" w:date="2026-09-23T15:03:00Z" w16du:dateUtc="2026-09-23T13:03:00Z">
              <w:r>
                <w:rPr>
                  <w:rFonts w:ascii="Helvetica" w:eastAsia="Helvetica" w:hAnsi="Helvetica" w:cs="Helvetica"/>
                  <w:color w:val="000000"/>
                  <w:sz w:val="15"/>
                  <w:szCs w:val="15"/>
                </w:rPr>
                <w:t>0.181</w:t>
              </w:r>
            </w:ins>
          </w:p>
        </w:tc>
      </w:tr>
      <w:tr w:rsidR="00A26966" w14:paraId="3DF49324" w14:textId="77777777">
        <w:trPr>
          <w:jc w:val="center"/>
          <w:ins w:id="811" w:author="Author" w:date="2026-09-23T15:03:00Z" w16du:dateUtc="2026-09-23T13:03:00Z"/>
        </w:trPr>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7F18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12" w:author="Author" w:date="2026-09-23T15:03:00Z" w16du:dateUtc="2026-09-23T13:03:00Z"/>
                <w:rFonts w:ascii="Helvetica" w:eastAsia="Helvetica" w:hAnsi="Helvetica" w:cs="Helvetica"/>
                <w:color w:val="000000"/>
                <w:sz w:val="15"/>
                <w:szCs w:val="15"/>
              </w:rPr>
            </w:pPr>
            <w:ins w:id="813" w:author="Author" w:date="2026-09-23T15:03:00Z" w16du:dateUtc="2026-09-23T13:03:00Z">
              <w:r>
                <w:rPr>
                  <w:rFonts w:ascii="Helvetica" w:eastAsia="Helvetica" w:hAnsi="Helvetica" w:cs="Helvetica"/>
                  <w:color w:val="000000"/>
                  <w:sz w:val="15"/>
                  <w:szCs w:val="15"/>
                </w:rPr>
                <w:t>Life expectancy displacement |log10(point) - log10(median)|</w:t>
              </w:r>
            </w:ins>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8EEF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14" w:author="Author" w:date="2026-09-23T15:03:00Z" w16du:dateUtc="2026-09-23T13:03:00Z"/>
                <w:rFonts w:ascii="Helvetica" w:eastAsia="Helvetica" w:hAnsi="Helvetica" w:cs="Helvetica"/>
                <w:color w:val="000000"/>
                <w:sz w:val="15"/>
                <w:szCs w:val="15"/>
              </w:rPr>
            </w:pPr>
            <w:ins w:id="815" w:author="Author" w:date="2026-09-23T15:03:00Z" w16du:dateUtc="2026-09-23T13:03:00Z">
              <w:r>
                <w:rPr>
                  <w:rFonts w:ascii="Helvetica" w:eastAsia="Helvetica" w:hAnsi="Helvetica" w:cs="Helvetica"/>
                  <w:color w:val="000000"/>
                  <w:sz w:val="15"/>
                  <w:szCs w:val="15"/>
                </w:rPr>
                <w:t>Number of boundary survival stages</w:t>
              </w:r>
            </w:ins>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E1A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16" w:author="Author" w:date="2026-09-23T15:03:00Z" w16du:dateUtc="2026-09-23T13:03:00Z"/>
                <w:rFonts w:ascii="Helvetica" w:eastAsia="Helvetica" w:hAnsi="Helvetica" w:cs="Helvetica"/>
                <w:color w:val="000000"/>
                <w:sz w:val="15"/>
                <w:szCs w:val="15"/>
              </w:rPr>
            </w:pPr>
            <w:ins w:id="817" w:author="Author" w:date="2026-09-23T15:03:00Z" w16du:dateUtc="2026-09-23T13:03:00Z">
              <w:r>
                <w:rPr>
                  <w:rFonts w:ascii="Helvetica" w:eastAsia="Helvetica" w:hAnsi="Helvetica" w:cs="Helvetica"/>
                  <w:color w:val="000000"/>
                  <w:sz w:val="15"/>
                  <w:szCs w:val="15"/>
                </w:rPr>
                <w:t>68</w:t>
              </w:r>
            </w:ins>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59E4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18" w:author="Author" w:date="2026-09-23T15:03:00Z" w16du:dateUtc="2026-09-23T13:03:00Z"/>
                <w:rFonts w:ascii="Helvetica" w:eastAsia="Helvetica" w:hAnsi="Helvetica" w:cs="Helvetica"/>
                <w:color w:val="000000"/>
                <w:sz w:val="15"/>
                <w:szCs w:val="15"/>
              </w:rPr>
            </w:pPr>
            <w:ins w:id="819" w:author="Author" w:date="2026-09-23T15:03:00Z" w16du:dateUtc="2026-09-23T13:03:00Z">
              <w:r>
                <w:rPr>
                  <w:rFonts w:ascii="Helvetica" w:eastAsia="Helvetica" w:hAnsi="Helvetica" w:cs="Helvetica"/>
                  <w:color w:val="000000"/>
                  <w:sz w:val="15"/>
                  <w:szCs w:val="15"/>
                </w:rPr>
                <w:t>0.062</w:t>
              </w:r>
            </w:ins>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3AB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20" w:author="Author" w:date="2026-09-23T15:03:00Z" w16du:dateUtc="2026-09-23T13:03:00Z"/>
                <w:rFonts w:ascii="Helvetica" w:eastAsia="Helvetica" w:hAnsi="Helvetica" w:cs="Helvetica"/>
                <w:color w:val="000000"/>
                <w:sz w:val="15"/>
                <w:szCs w:val="15"/>
              </w:rPr>
            </w:pPr>
            <w:ins w:id="821" w:author="Author" w:date="2026-09-23T15:03:00Z" w16du:dateUtc="2026-09-23T13:03:00Z">
              <w:r>
                <w:rPr>
                  <w:rFonts w:ascii="Helvetica" w:eastAsia="Helvetica" w:hAnsi="Helvetica" w:cs="Helvetica"/>
                  <w:color w:val="000000"/>
                  <w:sz w:val="15"/>
                  <w:szCs w:val="15"/>
                </w:rPr>
                <w:t>[0.029, 0.095]</w:t>
              </w:r>
            </w:ins>
          </w:p>
        </w:tc>
        <w:tc>
          <w:tcPr>
            <w:tcW w:w="7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6B953"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22" w:author="Author" w:date="2026-09-23T15:03:00Z" w16du:dateUtc="2026-09-23T13:03:00Z"/>
                <w:rFonts w:ascii="Helvetica" w:eastAsia="Helvetica" w:hAnsi="Helvetica" w:cs="Helvetica"/>
                <w:color w:val="000000"/>
                <w:sz w:val="15"/>
                <w:szCs w:val="15"/>
              </w:rPr>
            </w:pPr>
            <w:ins w:id="823" w:author="Author" w:date="2026-09-23T15:03:00Z" w16du:dateUtc="2026-09-23T13:03:00Z">
              <w:r>
                <w:rPr>
                  <w:rFonts w:ascii="Helvetica" w:eastAsia="Helvetica" w:hAnsi="Helvetica" w:cs="Helvetica"/>
                  <w:color w:val="000000"/>
                  <w:sz w:val="15"/>
                  <w:szCs w:val="15"/>
                </w:rPr>
                <w:t>0.00035</w:t>
              </w:r>
            </w:ins>
          </w:p>
        </w:tc>
        <w:tc>
          <w:tcPr>
            <w:tcW w:w="6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065F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24" w:author="Author" w:date="2026-09-23T15:03:00Z" w16du:dateUtc="2026-09-23T13:03:00Z"/>
                <w:rFonts w:ascii="Helvetica" w:eastAsia="Helvetica" w:hAnsi="Helvetica" w:cs="Helvetica"/>
                <w:color w:val="000000"/>
                <w:sz w:val="15"/>
                <w:szCs w:val="15"/>
              </w:rPr>
            </w:pPr>
            <w:ins w:id="825" w:author="Author" w:date="2026-09-23T15:03:00Z" w16du:dateUtc="2026-09-23T13:03:00Z">
              <w:r>
                <w:rPr>
                  <w:rFonts w:ascii="Helvetica" w:eastAsia="Helvetica" w:hAnsi="Helvetica" w:cs="Helvetica"/>
                  <w:color w:val="000000"/>
                  <w:sz w:val="15"/>
                  <w:szCs w:val="15"/>
                </w:rPr>
                <w:t>0.177</w:t>
              </w:r>
            </w:ins>
          </w:p>
        </w:tc>
      </w:tr>
      <w:tr w:rsidR="00A26966" w14:paraId="384EC9CE" w14:textId="77777777">
        <w:trPr>
          <w:jc w:val="center"/>
          <w:ins w:id="826" w:author="Author" w:date="2026-09-23T15:03:00Z" w16du:dateUtc="2026-09-23T13:03:00Z"/>
        </w:trPr>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DA0D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27" w:author="Author" w:date="2026-09-23T15:03:00Z" w16du:dateUtc="2026-09-23T13:03:00Z"/>
                <w:rFonts w:ascii="Helvetica" w:eastAsia="Helvetica" w:hAnsi="Helvetica" w:cs="Helvetica"/>
                <w:color w:val="000000"/>
                <w:sz w:val="15"/>
                <w:szCs w:val="15"/>
              </w:rPr>
            </w:pPr>
            <w:ins w:id="828" w:author="Author" w:date="2026-09-23T15:03:00Z" w16du:dateUtc="2026-09-23T13:03:00Z">
              <w:r>
                <w:rPr>
                  <w:rFonts w:ascii="Helvetica" w:eastAsia="Helvetica" w:hAnsi="Helvetica" w:cs="Helvetica"/>
                  <w:color w:val="000000"/>
                  <w:sz w:val="15"/>
                  <w:szCs w:val="15"/>
                </w:rPr>
                <w:t>Life expectancy displacement |log10(point) - log10(median)|</w:t>
              </w:r>
            </w:ins>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F82D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29" w:author="Author" w:date="2026-09-23T15:03:00Z" w16du:dateUtc="2026-09-23T13:03:00Z"/>
                <w:rFonts w:ascii="Helvetica" w:eastAsia="Helvetica" w:hAnsi="Helvetica" w:cs="Helvetica"/>
                <w:color w:val="000000"/>
                <w:sz w:val="15"/>
                <w:szCs w:val="15"/>
              </w:rPr>
            </w:pPr>
            <w:ins w:id="830" w:author="Author" w:date="2026-09-23T15:03:00Z" w16du:dateUtc="2026-09-23T13:03:00Z">
              <w:r>
                <w:rPr>
                  <w:rFonts w:ascii="Helvetica" w:eastAsia="Helvetica" w:hAnsi="Helvetica" w:cs="Helvetica"/>
                  <w:color w:val="000000"/>
                  <w:sz w:val="15"/>
                  <w:szCs w:val="15"/>
                </w:rPr>
                <w:t>Proportion of individuals in boundary-survival stages</w:t>
              </w:r>
            </w:ins>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B30D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31" w:author="Author" w:date="2026-09-23T15:03:00Z" w16du:dateUtc="2026-09-23T13:03:00Z"/>
                <w:rFonts w:ascii="Helvetica" w:eastAsia="Helvetica" w:hAnsi="Helvetica" w:cs="Helvetica"/>
                <w:color w:val="000000"/>
                <w:sz w:val="15"/>
                <w:szCs w:val="15"/>
              </w:rPr>
            </w:pPr>
            <w:ins w:id="832" w:author="Author" w:date="2026-09-23T15:03:00Z" w16du:dateUtc="2026-09-23T13:03:00Z">
              <w:r>
                <w:rPr>
                  <w:rFonts w:ascii="Helvetica" w:eastAsia="Helvetica" w:hAnsi="Helvetica" w:cs="Helvetica"/>
                  <w:color w:val="000000"/>
                  <w:sz w:val="15"/>
                  <w:szCs w:val="15"/>
                </w:rPr>
                <w:t>64</w:t>
              </w:r>
            </w:ins>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CC366"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33" w:author="Author" w:date="2026-09-23T15:03:00Z" w16du:dateUtc="2026-09-23T13:03:00Z"/>
                <w:rFonts w:ascii="Helvetica" w:eastAsia="Helvetica" w:hAnsi="Helvetica" w:cs="Helvetica"/>
                <w:color w:val="000000"/>
                <w:sz w:val="15"/>
                <w:szCs w:val="15"/>
              </w:rPr>
            </w:pPr>
            <w:ins w:id="834" w:author="Author" w:date="2026-09-23T15:03:00Z" w16du:dateUtc="2026-09-23T13:03:00Z">
              <w:r>
                <w:rPr>
                  <w:rFonts w:ascii="Helvetica" w:eastAsia="Helvetica" w:hAnsi="Helvetica" w:cs="Helvetica"/>
                  <w:color w:val="000000"/>
                  <w:sz w:val="15"/>
                  <w:szCs w:val="15"/>
                </w:rPr>
                <w:t>0.672</w:t>
              </w:r>
            </w:ins>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111B77"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35" w:author="Author" w:date="2026-09-23T15:03:00Z" w16du:dateUtc="2026-09-23T13:03:00Z"/>
                <w:rFonts w:ascii="Helvetica" w:eastAsia="Helvetica" w:hAnsi="Helvetica" w:cs="Helvetica"/>
                <w:color w:val="000000"/>
                <w:sz w:val="15"/>
                <w:szCs w:val="15"/>
              </w:rPr>
            </w:pPr>
            <w:ins w:id="836" w:author="Author" w:date="2026-09-23T15:03:00Z" w16du:dateUtc="2026-09-23T13:03:00Z">
              <w:r>
                <w:rPr>
                  <w:rFonts w:ascii="Helvetica" w:eastAsia="Helvetica" w:hAnsi="Helvetica" w:cs="Helvetica"/>
                  <w:color w:val="000000"/>
                  <w:sz w:val="15"/>
                  <w:szCs w:val="15"/>
                </w:rPr>
                <w:t>[0.370, 0.974]</w:t>
              </w:r>
            </w:ins>
          </w:p>
        </w:tc>
        <w:tc>
          <w:tcPr>
            <w:tcW w:w="7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75E0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37" w:author="Author" w:date="2026-09-23T15:03:00Z" w16du:dateUtc="2026-09-23T13:03:00Z"/>
                <w:rFonts w:ascii="Helvetica" w:eastAsia="Helvetica" w:hAnsi="Helvetica" w:cs="Helvetica"/>
                <w:color w:val="000000"/>
                <w:sz w:val="15"/>
                <w:szCs w:val="15"/>
              </w:rPr>
            </w:pPr>
            <w:ins w:id="838" w:author="Author" w:date="2026-09-23T15:03:00Z" w16du:dateUtc="2026-09-23T13:03:00Z">
              <w:r>
                <w:rPr>
                  <w:rFonts w:ascii="Helvetica" w:eastAsia="Helvetica" w:hAnsi="Helvetica" w:cs="Helvetica"/>
                  <w:color w:val="000000"/>
                  <w:sz w:val="15"/>
                  <w:szCs w:val="15"/>
                </w:rPr>
                <w:t>&lt; 1e-04</w:t>
              </w:r>
            </w:ins>
          </w:p>
        </w:tc>
        <w:tc>
          <w:tcPr>
            <w:tcW w:w="6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E018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39" w:author="Author" w:date="2026-09-23T15:03:00Z" w16du:dateUtc="2026-09-23T13:03:00Z"/>
                <w:rFonts w:ascii="Helvetica" w:eastAsia="Helvetica" w:hAnsi="Helvetica" w:cs="Helvetica"/>
                <w:color w:val="000000"/>
                <w:sz w:val="15"/>
                <w:szCs w:val="15"/>
              </w:rPr>
            </w:pPr>
            <w:ins w:id="840" w:author="Author" w:date="2026-09-23T15:03:00Z" w16du:dateUtc="2026-09-23T13:03:00Z">
              <w:r>
                <w:rPr>
                  <w:rFonts w:ascii="Helvetica" w:eastAsia="Helvetica" w:hAnsi="Helvetica" w:cs="Helvetica"/>
                  <w:color w:val="000000"/>
                  <w:sz w:val="15"/>
                  <w:szCs w:val="15"/>
                </w:rPr>
                <w:t>0.242</w:t>
              </w:r>
            </w:ins>
          </w:p>
        </w:tc>
      </w:tr>
    </w:tbl>
    <w:p w14:paraId="41A0AB3E" w14:textId="77777777" w:rsidR="00A26966" w:rsidRDefault="00000000">
      <w:pPr>
        <w:rPr>
          <w:ins w:id="841" w:author="Author" w:date="2026-09-23T15:03:00Z" w16du:dateUtc="2026-09-23T13:03:00Z"/>
        </w:rPr>
      </w:pPr>
      <w:ins w:id="842" w:author="Author" w:date="2026-09-23T15:03:00Z" w16du:dateUtc="2026-09-23T13:03:00Z">
        <w:r>
          <w:br w:type="page"/>
        </w:r>
      </w:ins>
    </w:p>
    <w:p w14:paraId="4BD64755" w14:textId="77777777" w:rsidR="00A26966" w:rsidRDefault="00000000">
      <w:pPr>
        <w:pStyle w:val="BodyText"/>
        <w:rPr>
          <w:ins w:id="843" w:author="Author" w:date="2026-09-23T15:03:00Z" w16du:dateUtc="2026-09-23T13:03:00Z"/>
        </w:rPr>
      </w:pPr>
      <w:ins w:id="844" w:author="Author" w:date="2026-09-23T15:03:00Z" w16du:dateUtc="2026-09-23T13:03:00Z">
        <w:r>
          <w:lastRenderedPageBreak/>
          <w:t xml:space="preserve">Table S14. Sensitivity of Analysis 1 shape estimates to the quasi-stable-distribution truncation threshold used when calculating the shape metric. Comparisons are against the 1% threshold used in the main analysis, </w:t>
        </w:r>
        <w:proofErr w:type="spellStart"/>
        <w:r>
          <w:t>summarising</w:t>
        </w:r>
        <w:proofErr w:type="spellEnd"/>
        <w:r>
          <w:t xml:space="preserve"> the stability of shape estimates across the thresholds tested; downstream regressions were not refitted.</w:t>
        </w:r>
      </w:ins>
    </w:p>
    <w:tbl>
      <w:tblPr>
        <w:tblW w:w="0" w:type="auto"/>
        <w:jc w:val="center"/>
        <w:tblLayout w:type="fixed"/>
        <w:tblLook w:val="0420" w:firstRow="1" w:lastRow="0" w:firstColumn="0" w:lastColumn="0" w:noHBand="0" w:noVBand="1"/>
      </w:tblPr>
      <w:tblGrid>
        <w:gridCol w:w="1597"/>
        <w:gridCol w:w="2416"/>
        <w:gridCol w:w="3272"/>
        <w:gridCol w:w="3191"/>
        <w:gridCol w:w="3912"/>
        <w:gridCol w:w="2885"/>
        <w:gridCol w:w="3484"/>
        <w:gridCol w:w="2184"/>
        <w:gridCol w:w="1475"/>
        <w:gridCol w:w="1646"/>
      </w:tblGrid>
      <w:tr w:rsidR="00A26966" w14:paraId="61D56987" w14:textId="77777777">
        <w:trPr>
          <w:tblHeader/>
          <w:jc w:val="center"/>
          <w:ins w:id="845" w:author="Author" w:date="2026-09-23T15:03:00Z" w16du:dateUtc="2026-09-23T13:03:00Z"/>
        </w:trPr>
        <w:tc>
          <w:tcPr>
            <w:tcW w:w="15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7B719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46" w:author="Author" w:date="2026-09-23T15:03:00Z" w16du:dateUtc="2026-09-23T13:03:00Z"/>
                <w:rFonts w:ascii="Helvetica" w:eastAsia="Helvetica" w:hAnsi="Helvetica" w:cs="Helvetica"/>
                <w:color w:val="000000"/>
                <w:sz w:val="22"/>
                <w:szCs w:val="22"/>
              </w:rPr>
            </w:pPr>
            <w:ins w:id="847" w:author="Author" w:date="2026-09-23T15:03:00Z" w16du:dateUtc="2026-09-23T13:03:00Z">
              <w:r>
                <w:rPr>
                  <w:rFonts w:ascii="Helvetica" w:eastAsia="Helvetica" w:hAnsi="Helvetica" w:cs="Helvetica"/>
                  <w:color w:val="000000"/>
                  <w:sz w:val="22"/>
                  <w:szCs w:val="22"/>
                </w:rPr>
                <w:t>Comparison</w:t>
              </w:r>
            </w:ins>
          </w:p>
        </w:tc>
        <w:tc>
          <w:tcPr>
            <w:tcW w:w="2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2061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48" w:author="Author" w:date="2026-09-23T15:03:00Z" w16du:dateUtc="2026-09-23T13:03:00Z"/>
                <w:rFonts w:ascii="Helvetica" w:eastAsia="Helvetica" w:hAnsi="Helvetica" w:cs="Helvetica"/>
                <w:color w:val="000000"/>
                <w:sz w:val="22"/>
                <w:szCs w:val="22"/>
              </w:rPr>
            </w:pPr>
            <w:ins w:id="849" w:author="Author" w:date="2026-09-23T15:03:00Z" w16du:dateUtc="2026-09-23T13:03:00Z">
              <w:r>
                <w:rPr>
                  <w:rFonts w:ascii="Helvetica" w:eastAsia="Helvetica" w:hAnsi="Helvetica" w:cs="Helvetica"/>
                  <w:color w:val="000000"/>
                  <w:sz w:val="22"/>
                  <w:szCs w:val="22"/>
                </w:rPr>
                <w:t>Population entries, n</w:t>
              </w:r>
            </w:ins>
          </w:p>
        </w:tc>
        <w:tc>
          <w:tcPr>
            <w:tcW w:w="32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0CF2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50" w:author="Author" w:date="2026-09-23T15:03:00Z" w16du:dateUtc="2026-09-23T13:03:00Z"/>
                <w:rFonts w:ascii="Helvetica" w:eastAsia="Helvetica" w:hAnsi="Helvetica" w:cs="Helvetica"/>
                <w:color w:val="000000"/>
                <w:sz w:val="22"/>
                <w:szCs w:val="22"/>
              </w:rPr>
            </w:pPr>
            <w:ins w:id="851" w:author="Author" w:date="2026-09-23T15:03:00Z" w16du:dateUtc="2026-09-23T13:03:00Z">
              <w:r>
                <w:rPr>
                  <w:rFonts w:ascii="Helvetica" w:eastAsia="Helvetica" w:hAnsi="Helvetica" w:cs="Helvetica"/>
                  <w:color w:val="000000"/>
                  <w:sz w:val="22"/>
                  <w:szCs w:val="22"/>
                </w:rPr>
                <w:t>Correlation of point estimates</w:t>
              </w:r>
            </w:ins>
          </w:p>
        </w:tc>
        <w:tc>
          <w:tcPr>
            <w:tcW w:w="31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84F4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52" w:author="Author" w:date="2026-09-23T15:03:00Z" w16du:dateUtc="2026-09-23T13:03:00Z"/>
                <w:rFonts w:ascii="Helvetica" w:eastAsia="Helvetica" w:hAnsi="Helvetica" w:cs="Helvetica"/>
                <w:color w:val="000000"/>
                <w:sz w:val="22"/>
                <w:szCs w:val="22"/>
              </w:rPr>
            </w:pPr>
            <w:ins w:id="853" w:author="Author" w:date="2026-09-23T15:03:00Z" w16du:dateUtc="2026-09-23T13:03:00Z">
              <w:r>
                <w:rPr>
                  <w:rFonts w:ascii="Helvetica" w:eastAsia="Helvetica" w:hAnsi="Helvetica" w:cs="Helvetica"/>
                  <w:color w:val="000000"/>
                  <w:sz w:val="22"/>
                  <w:szCs w:val="22"/>
                </w:rPr>
                <w:t>Median |ΔS| (point estimate)</w:t>
              </w:r>
            </w:ins>
          </w:p>
        </w:tc>
        <w:tc>
          <w:tcPr>
            <w:tcW w:w="39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5580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54" w:author="Author" w:date="2026-09-23T15:03:00Z" w16du:dateUtc="2026-09-23T13:03:00Z"/>
                <w:rFonts w:ascii="Helvetica" w:eastAsia="Helvetica" w:hAnsi="Helvetica" w:cs="Helvetica"/>
                <w:color w:val="000000"/>
                <w:sz w:val="22"/>
                <w:szCs w:val="22"/>
              </w:rPr>
            </w:pPr>
            <w:ins w:id="855" w:author="Author" w:date="2026-09-23T15:03:00Z" w16du:dateUtc="2026-09-23T13:03:00Z">
              <w:r>
                <w:rPr>
                  <w:rFonts w:ascii="Helvetica" w:eastAsia="Helvetica" w:hAnsi="Helvetica" w:cs="Helvetica"/>
                  <w:color w:val="000000"/>
                  <w:sz w:val="22"/>
                  <w:szCs w:val="22"/>
                </w:rPr>
                <w:t>95th percentile |ΔS| (point estimate)</w:t>
              </w:r>
            </w:ins>
          </w:p>
        </w:tc>
        <w:tc>
          <w:tcPr>
            <w:tcW w:w="28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E5E6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56" w:author="Author" w:date="2026-09-23T15:03:00Z" w16du:dateUtc="2026-09-23T13:03:00Z"/>
                <w:rFonts w:ascii="Helvetica" w:eastAsia="Helvetica" w:hAnsi="Helvetica" w:cs="Helvetica"/>
                <w:color w:val="000000"/>
                <w:sz w:val="22"/>
                <w:szCs w:val="22"/>
              </w:rPr>
            </w:pPr>
            <w:ins w:id="857" w:author="Author" w:date="2026-09-23T15:03:00Z" w16du:dateUtc="2026-09-23T13:03:00Z">
              <w:r>
                <w:rPr>
                  <w:rFonts w:ascii="Helvetica" w:eastAsia="Helvetica" w:hAnsi="Helvetica" w:cs="Helvetica"/>
                  <w:color w:val="000000"/>
                  <w:sz w:val="22"/>
                  <w:szCs w:val="22"/>
                </w:rPr>
                <w:t>Max |ΔS| (point estimate)</w:t>
              </w:r>
            </w:ins>
          </w:p>
        </w:tc>
        <w:tc>
          <w:tcPr>
            <w:tcW w:w="34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58842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58" w:author="Author" w:date="2026-09-23T15:03:00Z" w16du:dateUtc="2026-09-23T13:03:00Z"/>
                <w:rFonts w:ascii="Helvetica" w:eastAsia="Helvetica" w:hAnsi="Helvetica" w:cs="Helvetica"/>
                <w:color w:val="000000"/>
                <w:sz w:val="22"/>
                <w:szCs w:val="22"/>
              </w:rPr>
            </w:pPr>
            <w:ins w:id="859" w:author="Author" w:date="2026-09-23T15:03:00Z" w16du:dateUtc="2026-09-23T13:03:00Z">
              <w:r>
                <w:rPr>
                  <w:rFonts w:ascii="Helvetica" w:eastAsia="Helvetica" w:hAnsi="Helvetica" w:cs="Helvetica"/>
                  <w:color w:val="000000"/>
                  <w:sz w:val="22"/>
                  <w:szCs w:val="22"/>
                </w:rPr>
                <w:t>Median |ΔS| (sampling median)</w:t>
              </w:r>
            </w:ins>
          </w:p>
        </w:tc>
        <w:tc>
          <w:tcPr>
            <w:tcW w:w="21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3049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60" w:author="Author" w:date="2026-09-23T15:03:00Z" w16du:dateUtc="2026-09-23T13:03:00Z"/>
                <w:rFonts w:ascii="Helvetica" w:eastAsia="Helvetica" w:hAnsi="Helvetica" w:cs="Helvetica"/>
                <w:color w:val="000000"/>
                <w:sz w:val="22"/>
                <w:szCs w:val="22"/>
              </w:rPr>
            </w:pPr>
            <w:ins w:id="861" w:author="Author" w:date="2026-09-23T15:03:00Z" w16du:dateUtc="2026-09-23T13:03:00Z">
              <w:r>
                <w:rPr>
                  <w:rFonts w:ascii="Helvetica" w:eastAsia="Helvetica" w:hAnsi="Helvetica" w:cs="Helvetica"/>
                  <w:color w:val="000000"/>
                  <w:sz w:val="22"/>
                  <w:szCs w:val="22"/>
                </w:rPr>
                <w:t>Sign changes in S</w:t>
              </w:r>
            </w:ins>
          </w:p>
        </w:tc>
        <w:tc>
          <w:tcPr>
            <w:tcW w:w="147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3093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62" w:author="Author" w:date="2026-09-23T15:03:00Z" w16du:dateUtc="2026-09-23T13:03:00Z"/>
                <w:rFonts w:ascii="Helvetica" w:eastAsia="Helvetica" w:hAnsi="Helvetica" w:cs="Helvetica"/>
                <w:color w:val="000000"/>
                <w:sz w:val="22"/>
                <w:szCs w:val="22"/>
              </w:rPr>
            </w:pPr>
            <w:ins w:id="863" w:author="Author" w:date="2026-09-23T15:03:00Z" w16du:dateUtc="2026-09-23T13:03:00Z">
              <w:r>
                <w:rPr>
                  <w:rFonts w:ascii="Helvetica" w:eastAsia="Helvetica" w:hAnsi="Helvetica" w:cs="Helvetica"/>
                  <w:color w:val="000000"/>
                  <w:sz w:val="22"/>
                  <w:szCs w:val="22"/>
                </w:rPr>
                <w:t xml:space="preserve">Median </w:t>
              </w:r>
              <w:proofErr w:type="spellStart"/>
              <w:r>
                <w:rPr>
                  <w:rFonts w:ascii="Helvetica" w:eastAsia="Helvetica" w:hAnsi="Helvetica" w:cs="Helvetica"/>
                  <w:color w:val="000000"/>
                  <w:sz w:val="22"/>
                  <w:szCs w:val="22"/>
                </w:rPr>
                <w:t>Δq</w:t>
              </w:r>
              <w:proofErr w:type="spellEnd"/>
            </w:ins>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646075"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64" w:author="Author" w:date="2026-09-23T15:03:00Z" w16du:dateUtc="2026-09-23T13:03:00Z"/>
                <w:rFonts w:ascii="Helvetica" w:eastAsia="Helvetica" w:hAnsi="Helvetica" w:cs="Helvetica"/>
                <w:color w:val="000000"/>
                <w:sz w:val="22"/>
                <w:szCs w:val="22"/>
              </w:rPr>
            </w:pPr>
            <w:ins w:id="865" w:author="Author" w:date="2026-09-23T15:03:00Z" w16du:dateUtc="2026-09-23T13:03:00Z">
              <w:r>
                <w:rPr>
                  <w:rFonts w:ascii="Helvetica" w:eastAsia="Helvetica" w:hAnsi="Helvetica" w:cs="Helvetica"/>
                  <w:color w:val="000000"/>
                  <w:sz w:val="22"/>
                  <w:szCs w:val="22"/>
                </w:rPr>
                <w:t xml:space="preserve">Range of </w:t>
              </w:r>
              <w:proofErr w:type="spellStart"/>
              <w:r>
                <w:rPr>
                  <w:rFonts w:ascii="Helvetica" w:eastAsia="Helvetica" w:hAnsi="Helvetica" w:cs="Helvetica"/>
                  <w:color w:val="000000"/>
                  <w:sz w:val="22"/>
                  <w:szCs w:val="22"/>
                </w:rPr>
                <w:t>Δq</w:t>
              </w:r>
              <w:proofErr w:type="spellEnd"/>
            </w:ins>
          </w:p>
        </w:tc>
      </w:tr>
      <w:tr w:rsidR="00A26966" w14:paraId="0CEC5301" w14:textId="77777777">
        <w:trPr>
          <w:jc w:val="center"/>
          <w:ins w:id="866" w:author="Author" w:date="2026-09-23T15:03:00Z" w16du:dateUtc="2026-09-23T13:03:00Z"/>
        </w:trPr>
        <w:tc>
          <w:tcPr>
            <w:tcW w:w="15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E5801"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67" w:author="Author" w:date="2026-09-23T15:03:00Z" w16du:dateUtc="2026-09-23T13:03:00Z"/>
                <w:rFonts w:ascii="Helvetica" w:eastAsia="Helvetica" w:hAnsi="Helvetica" w:cs="Helvetica"/>
                <w:color w:val="000000"/>
                <w:sz w:val="22"/>
                <w:szCs w:val="22"/>
              </w:rPr>
            </w:pPr>
            <w:ins w:id="868" w:author="Author" w:date="2026-09-23T15:03:00Z" w16du:dateUtc="2026-09-23T13:03:00Z">
              <w:r>
                <w:rPr>
                  <w:rFonts w:ascii="Helvetica" w:eastAsia="Helvetica" w:hAnsi="Helvetica" w:cs="Helvetica"/>
                  <w:color w:val="000000"/>
                  <w:sz w:val="22"/>
                  <w:szCs w:val="22"/>
                </w:rPr>
                <w:t>0.5% vs 1%</w:t>
              </w:r>
            </w:ins>
          </w:p>
        </w:tc>
        <w:tc>
          <w:tcPr>
            <w:tcW w:w="2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F0C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69" w:author="Author" w:date="2026-09-23T15:03:00Z" w16du:dateUtc="2026-09-23T13:03:00Z"/>
                <w:rFonts w:ascii="Helvetica" w:eastAsia="Helvetica" w:hAnsi="Helvetica" w:cs="Helvetica"/>
                <w:color w:val="000000"/>
                <w:sz w:val="22"/>
                <w:szCs w:val="22"/>
              </w:rPr>
            </w:pPr>
            <w:ins w:id="870" w:author="Author" w:date="2026-09-23T15:03:00Z" w16du:dateUtc="2026-09-23T13:03:00Z">
              <w:r>
                <w:rPr>
                  <w:rFonts w:ascii="Helvetica" w:eastAsia="Helvetica" w:hAnsi="Helvetica" w:cs="Helvetica"/>
                  <w:color w:val="000000"/>
                  <w:sz w:val="22"/>
                  <w:szCs w:val="22"/>
                </w:rPr>
                <w:t>65</w:t>
              </w:r>
            </w:ins>
          </w:p>
        </w:tc>
        <w:tc>
          <w:tcPr>
            <w:tcW w:w="32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C215D"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71" w:author="Author" w:date="2026-09-23T15:03:00Z" w16du:dateUtc="2026-09-23T13:03:00Z"/>
                <w:rFonts w:ascii="Helvetica" w:eastAsia="Helvetica" w:hAnsi="Helvetica" w:cs="Helvetica"/>
                <w:color w:val="000000"/>
                <w:sz w:val="22"/>
                <w:szCs w:val="22"/>
              </w:rPr>
            </w:pPr>
            <w:ins w:id="872" w:author="Author" w:date="2026-09-23T15:03:00Z" w16du:dateUtc="2026-09-23T13:03:00Z">
              <w:r>
                <w:rPr>
                  <w:rFonts w:ascii="Helvetica" w:eastAsia="Helvetica" w:hAnsi="Helvetica" w:cs="Helvetica"/>
                  <w:color w:val="000000"/>
                  <w:sz w:val="22"/>
                  <w:szCs w:val="22"/>
                </w:rPr>
                <w:t>0.997</w:t>
              </w:r>
            </w:ins>
          </w:p>
        </w:tc>
        <w:tc>
          <w:tcPr>
            <w:tcW w:w="31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DE8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73" w:author="Author" w:date="2026-09-23T15:03:00Z" w16du:dateUtc="2026-09-23T13:03:00Z"/>
                <w:rFonts w:ascii="Helvetica" w:eastAsia="Helvetica" w:hAnsi="Helvetica" w:cs="Helvetica"/>
                <w:color w:val="000000"/>
                <w:sz w:val="22"/>
                <w:szCs w:val="22"/>
              </w:rPr>
            </w:pPr>
            <w:ins w:id="874" w:author="Author" w:date="2026-09-23T15:03:00Z" w16du:dateUtc="2026-09-23T13:03:00Z">
              <w:r>
                <w:rPr>
                  <w:rFonts w:ascii="Helvetica" w:eastAsia="Helvetica" w:hAnsi="Helvetica" w:cs="Helvetica"/>
                  <w:color w:val="000000"/>
                  <w:sz w:val="22"/>
                  <w:szCs w:val="22"/>
                </w:rPr>
                <w:t>0.002</w:t>
              </w:r>
            </w:ins>
          </w:p>
        </w:tc>
        <w:tc>
          <w:tcPr>
            <w:tcW w:w="39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DB08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75" w:author="Author" w:date="2026-09-23T15:03:00Z" w16du:dateUtc="2026-09-23T13:03:00Z"/>
                <w:rFonts w:ascii="Helvetica" w:eastAsia="Helvetica" w:hAnsi="Helvetica" w:cs="Helvetica"/>
                <w:color w:val="000000"/>
                <w:sz w:val="22"/>
                <w:szCs w:val="22"/>
              </w:rPr>
            </w:pPr>
            <w:ins w:id="876" w:author="Author" w:date="2026-09-23T15:03:00Z" w16du:dateUtc="2026-09-23T13:03:00Z">
              <w:r>
                <w:rPr>
                  <w:rFonts w:ascii="Helvetica" w:eastAsia="Helvetica" w:hAnsi="Helvetica" w:cs="Helvetica"/>
                  <w:color w:val="000000"/>
                  <w:sz w:val="22"/>
                  <w:szCs w:val="22"/>
                </w:rPr>
                <w:t>0.016</w:t>
              </w:r>
            </w:ins>
          </w:p>
        </w:tc>
        <w:tc>
          <w:tcPr>
            <w:tcW w:w="28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A93A0"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77" w:author="Author" w:date="2026-09-23T15:03:00Z" w16du:dateUtc="2026-09-23T13:03:00Z"/>
                <w:rFonts w:ascii="Helvetica" w:eastAsia="Helvetica" w:hAnsi="Helvetica" w:cs="Helvetica"/>
                <w:color w:val="000000"/>
                <w:sz w:val="22"/>
                <w:szCs w:val="22"/>
              </w:rPr>
            </w:pPr>
            <w:ins w:id="878" w:author="Author" w:date="2026-09-23T15:03:00Z" w16du:dateUtc="2026-09-23T13:03:00Z">
              <w:r>
                <w:rPr>
                  <w:rFonts w:ascii="Helvetica" w:eastAsia="Helvetica" w:hAnsi="Helvetica" w:cs="Helvetica"/>
                  <w:color w:val="000000"/>
                  <w:sz w:val="22"/>
                  <w:szCs w:val="22"/>
                </w:rPr>
                <w:t>0.026</w:t>
              </w:r>
            </w:ins>
          </w:p>
        </w:tc>
        <w:tc>
          <w:tcPr>
            <w:tcW w:w="34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E0D6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79" w:author="Author" w:date="2026-09-23T15:03:00Z" w16du:dateUtc="2026-09-23T13:03:00Z"/>
                <w:rFonts w:ascii="Helvetica" w:eastAsia="Helvetica" w:hAnsi="Helvetica" w:cs="Helvetica"/>
                <w:color w:val="000000"/>
                <w:sz w:val="22"/>
                <w:szCs w:val="22"/>
              </w:rPr>
            </w:pPr>
            <w:ins w:id="880" w:author="Author" w:date="2026-09-23T15:03:00Z" w16du:dateUtc="2026-09-23T13:03:00Z">
              <w:r>
                <w:rPr>
                  <w:rFonts w:ascii="Helvetica" w:eastAsia="Helvetica" w:hAnsi="Helvetica" w:cs="Helvetica"/>
                  <w:color w:val="000000"/>
                  <w:sz w:val="22"/>
                  <w:szCs w:val="22"/>
                </w:rPr>
                <w:t>0.001</w:t>
              </w:r>
            </w:ins>
          </w:p>
        </w:tc>
        <w:tc>
          <w:tcPr>
            <w:tcW w:w="21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53608"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81" w:author="Author" w:date="2026-09-23T15:03:00Z" w16du:dateUtc="2026-09-23T13:03:00Z"/>
                <w:rFonts w:ascii="Helvetica" w:eastAsia="Helvetica" w:hAnsi="Helvetica" w:cs="Helvetica"/>
                <w:color w:val="000000"/>
                <w:sz w:val="22"/>
                <w:szCs w:val="22"/>
              </w:rPr>
            </w:pPr>
            <w:ins w:id="882" w:author="Author" w:date="2026-09-23T15:03:00Z" w16du:dateUtc="2026-09-23T13:03:00Z">
              <w:r>
                <w:rPr>
                  <w:rFonts w:ascii="Helvetica" w:eastAsia="Helvetica" w:hAnsi="Helvetica" w:cs="Helvetica"/>
                  <w:color w:val="000000"/>
                  <w:sz w:val="22"/>
                  <w:szCs w:val="22"/>
                </w:rPr>
                <w:t>0</w:t>
              </w:r>
            </w:ins>
          </w:p>
        </w:tc>
        <w:tc>
          <w:tcPr>
            <w:tcW w:w="147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B64A"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83" w:author="Author" w:date="2026-09-23T15:03:00Z" w16du:dateUtc="2026-09-23T13:03:00Z"/>
                <w:rFonts w:ascii="Helvetica" w:eastAsia="Helvetica" w:hAnsi="Helvetica" w:cs="Helvetica"/>
                <w:color w:val="000000"/>
                <w:sz w:val="22"/>
                <w:szCs w:val="22"/>
              </w:rPr>
            </w:pPr>
            <w:ins w:id="884" w:author="Author" w:date="2026-09-23T15:03:00Z" w16du:dateUtc="2026-09-23T13:03:00Z">
              <w:r>
                <w:rPr>
                  <w:rFonts w:ascii="Helvetica" w:eastAsia="Helvetica" w:hAnsi="Helvetica" w:cs="Helvetica"/>
                  <w:color w:val="000000"/>
                  <w:sz w:val="22"/>
                  <w:szCs w:val="22"/>
                </w:rPr>
                <w:t>1</w:t>
              </w:r>
            </w:ins>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BDF2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85" w:author="Author" w:date="2026-09-23T15:03:00Z" w16du:dateUtc="2026-09-23T13:03:00Z"/>
                <w:rFonts w:ascii="Helvetica" w:eastAsia="Helvetica" w:hAnsi="Helvetica" w:cs="Helvetica"/>
                <w:color w:val="000000"/>
                <w:sz w:val="22"/>
                <w:szCs w:val="22"/>
              </w:rPr>
            </w:pPr>
            <w:ins w:id="886" w:author="Author" w:date="2026-09-23T15:03:00Z" w16du:dateUtc="2026-09-23T13:03:00Z">
              <w:r>
                <w:rPr>
                  <w:rFonts w:ascii="Helvetica" w:eastAsia="Helvetica" w:hAnsi="Helvetica" w:cs="Helvetica"/>
                  <w:color w:val="000000"/>
                  <w:sz w:val="22"/>
                  <w:szCs w:val="22"/>
                </w:rPr>
                <w:t>0 to 54</w:t>
              </w:r>
            </w:ins>
          </w:p>
        </w:tc>
      </w:tr>
      <w:tr w:rsidR="00A26966" w14:paraId="4A3927AD" w14:textId="77777777">
        <w:trPr>
          <w:jc w:val="center"/>
          <w:ins w:id="887" w:author="Author" w:date="2026-09-23T15:03:00Z" w16du:dateUtc="2026-09-23T13:03:00Z"/>
        </w:trPr>
        <w:tc>
          <w:tcPr>
            <w:tcW w:w="15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9088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88" w:author="Author" w:date="2026-09-23T15:03:00Z" w16du:dateUtc="2026-09-23T13:03:00Z"/>
                <w:rFonts w:ascii="Helvetica" w:eastAsia="Helvetica" w:hAnsi="Helvetica" w:cs="Helvetica"/>
                <w:color w:val="000000"/>
                <w:sz w:val="22"/>
                <w:szCs w:val="22"/>
              </w:rPr>
            </w:pPr>
            <w:ins w:id="889" w:author="Author" w:date="2026-09-23T15:03:00Z" w16du:dateUtc="2026-09-23T13:03:00Z">
              <w:r>
                <w:rPr>
                  <w:rFonts w:ascii="Helvetica" w:eastAsia="Helvetica" w:hAnsi="Helvetica" w:cs="Helvetica"/>
                  <w:color w:val="000000"/>
                  <w:sz w:val="22"/>
                  <w:szCs w:val="22"/>
                </w:rPr>
                <w:t>5% vs 1%</w:t>
              </w:r>
            </w:ins>
          </w:p>
        </w:tc>
        <w:tc>
          <w:tcPr>
            <w:tcW w:w="2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A1C74"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90" w:author="Author" w:date="2026-09-23T15:03:00Z" w16du:dateUtc="2026-09-23T13:03:00Z"/>
                <w:rFonts w:ascii="Helvetica" w:eastAsia="Helvetica" w:hAnsi="Helvetica" w:cs="Helvetica"/>
                <w:color w:val="000000"/>
                <w:sz w:val="22"/>
                <w:szCs w:val="22"/>
              </w:rPr>
            </w:pPr>
            <w:ins w:id="891" w:author="Author" w:date="2026-09-23T15:03:00Z" w16du:dateUtc="2026-09-23T13:03:00Z">
              <w:r>
                <w:rPr>
                  <w:rFonts w:ascii="Helvetica" w:eastAsia="Helvetica" w:hAnsi="Helvetica" w:cs="Helvetica"/>
                  <w:color w:val="000000"/>
                  <w:sz w:val="22"/>
                  <w:szCs w:val="22"/>
                </w:rPr>
                <w:t>65</w:t>
              </w:r>
            </w:ins>
          </w:p>
        </w:tc>
        <w:tc>
          <w:tcPr>
            <w:tcW w:w="32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F28B6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92" w:author="Author" w:date="2026-09-23T15:03:00Z" w16du:dateUtc="2026-09-23T13:03:00Z"/>
                <w:rFonts w:ascii="Helvetica" w:eastAsia="Helvetica" w:hAnsi="Helvetica" w:cs="Helvetica"/>
                <w:color w:val="000000"/>
                <w:sz w:val="22"/>
                <w:szCs w:val="22"/>
              </w:rPr>
            </w:pPr>
            <w:ins w:id="893" w:author="Author" w:date="2026-09-23T15:03:00Z" w16du:dateUtc="2026-09-23T13:03:00Z">
              <w:r>
                <w:rPr>
                  <w:rFonts w:ascii="Helvetica" w:eastAsia="Helvetica" w:hAnsi="Helvetica" w:cs="Helvetica"/>
                  <w:color w:val="000000"/>
                  <w:sz w:val="22"/>
                  <w:szCs w:val="22"/>
                </w:rPr>
                <w:t>0.981</w:t>
              </w:r>
            </w:ins>
          </w:p>
        </w:tc>
        <w:tc>
          <w:tcPr>
            <w:tcW w:w="31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B7CA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94" w:author="Author" w:date="2026-09-23T15:03:00Z" w16du:dateUtc="2026-09-23T13:03:00Z"/>
                <w:rFonts w:ascii="Helvetica" w:eastAsia="Helvetica" w:hAnsi="Helvetica" w:cs="Helvetica"/>
                <w:color w:val="000000"/>
                <w:sz w:val="22"/>
                <w:szCs w:val="22"/>
              </w:rPr>
            </w:pPr>
            <w:ins w:id="895" w:author="Author" w:date="2026-09-23T15:03:00Z" w16du:dateUtc="2026-09-23T13:03:00Z">
              <w:r>
                <w:rPr>
                  <w:rFonts w:ascii="Helvetica" w:eastAsia="Helvetica" w:hAnsi="Helvetica" w:cs="Helvetica"/>
                  <w:color w:val="000000"/>
                  <w:sz w:val="22"/>
                  <w:szCs w:val="22"/>
                </w:rPr>
                <w:t>0.004</w:t>
              </w:r>
            </w:ins>
          </w:p>
        </w:tc>
        <w:tc>
          <w:tcPr>
            <w:tcW w:w="39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4B264E"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96" w:author="Author" w:date="2026-09-23T15:03:00Z" w16du:dateUtc="2026-09-23T13:03:00Z"/>
                <w:rFonts w:ascii="Helvetica" w:eastAsia="Helvetica" w:hAnsi="Helvetica" w:cs="Helvetica"/>
                <w:color w:val="000000"/>
                <w:sz w:val="22"/>
                <w:szCs w:val="22"/>
              </w:rPr>
            </w:pPr>
            <w:ins w:id="897" w:author="Author" w:date="2026-09-23T15:03:00Z" w16du:dateUtc="2026-09-23T13:03:00Z">
              <w:r>
                <w:rPr>
                  <w:rFonts w:ascii="Helvetica" w:eastAsia="Helvetica" w:hAnsi="Helvetica" w:cs="Helvetica"/>
                  <w:color w:val="000000"/>
                  <w:sz w:val="22"/>
                  <w:szCs w:val="22"/>
                </w:rPr>
                <w:t>0.050</w:t>
              </w:r>
            </w:ins>
          </w:p>
        </w:tc>
        <w:tc>
          <w:tcPr>
            <w:tcW w:w="28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96B49"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898" w:author="Author" w:date="2026-09-23T15:03:00Z" w16du:dateUtc="2026-09-23T13:03:00Z"/>
                <w:rFonts w:ascii="Helvetica" w:eastAsia="Helvetica" w:hAnsi="Helvetica" w:cs="Helvetica"/>
                <w:color w:val="000000"/>
                <w:sz w:val="22"/>
                <w:szCs w:val="22"/>
              </w:rPr>
            </w:pPr>
            <w:ins w:id="899" w:author="Author" w:date="2026-09-23T15:03:00Z" w16du:dateUtc="2026-09-23T13:03:00Z">
              <w:r>
                <w:rPr>
                  <w:rFonts w:ascii="Helvetica" w:eastAsia="Helvetica" w:hAnsi="Helvetica" w:cs="Helvetica"/>
                  <w:color w:val="000000"/>
                  <w:sz w:val="22"/>
                  <w:szCs w:val="22"/>
                </w:rPr>
                <w:t>0.064</w:t>
              </w:r>
            </w:ins>
          </w:p>
        </w:tc>
        <w:tc>
          <w:tcPr>
            <w:tcW w:w="34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5870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900" w:author="Author" w:date="2026-09-23T15:03:00Z" w16du:dateUtc="2026-09-23T13:03:00Z"/>
                <w:rFonts w:ascii="Helvetica" w:eastAsia="Helvetica" w:hAnsi="Helvetica" w:cs="Helvetica"/>
                <w:color w:val="000000"/>
                <w:sz w:val="22"/>
                <w:szCs w:val="22"/>
              </w:rPr>
            </w:pPr>
            <w:ins w:id="901" w:author="Author" w:date="2026-09-23T15:03:00Z" w16du:dateUtc="2026-09-23T13:03:00Z">
              <w:r>
                <w:rPr>
                  <w:rFonts w:ascii="Helvetica" w:eastAsia="Helvetica" w:hAnsi="Helvetica" w:cs="Helvetica"/>
                  <w:color w:val="000000"/>
                  <w:sz w:val="22"/>
                  <w:szCs w:val="22"/>
                </w:rPr>
                <w:t>0.003</w:t>
              </w:r>
            </w:ins>
          </w:p>
        </w:tc>
        <w:tc>
          <w:tcPr>
            <w:tcW w:w="21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A7B52"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902" w:author="Author" w:date="2026-09-23T15:03:00Z" w16du:dateUtc="2026-09-23T13:03:00Z"/>
                <w:rFonts w:ascii="Helvetica" w:eastAsia="Helvetica" w:hAnsi="Helvetica" w:cs="Helvetica"/>
                <w:color w:val="000000"/>
                <w:sz w:val="22"/>
                <w:szCs w:val="22"/>
              </w:rPr>
            </w:pPr>
            <w:ins w:id="903" w:author="Author" w:date="2026-09-23T15:03:00Z" w16du:dateUtc="2026-09-23T13:03:00Z">
              <w:r>
                <w:rPr>
                  <w:rFonts w:ascii="Helvetica" w:eastAsia="Helvetica" w:hAnsi="Helvetica" w:cs="Helvetica"/>
                  <w:color w:val="000000"/>
                  <w:sz w:val="22"/>
                  <w:szCs w:val="22"/>
                </w:rPr>
                <w:t>2</w:t>
              </w:r>
            </w:ins>
          </w:p>
        </w:tc>
        <w:tc>
          <w:tcPr>
            <w:tcW w:w="147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A002F"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904" w:author="Author" w:date="2026-09-23T15:03:00Z" w16du:dateUtc="2026-09-23T13:03:00Z"/>
                <w:rFonts w:ascii="Helvetica" w:eastAsia="Helvetica" w:hAnsi="Helvetica" w:cs="Helvetica"/>
                <w:color w:val="000000"/>
                <w:sz w:val="22"/>
                <w:szCs w:val="22"/>
              </w:rPr>
            </w:pPr>
            <w:ins w:id="905" w:author="Author" w:date="2026-09-23T15:03:00Z" w16du:dateUtc="2026-09-23T13:03:00Z">
              <w:r>
                <w:rPr>
                  <w:rFonts w:ascii="Helvetica" w:eastAsia="Helvetica" w:hAnsi="Helvetica" w:cs="Helvetica"/>
                  <w:color w:val="000000"/>
                  <w:sz w:val="22"/>
                  <w:szCs w:val="22"/>
                </w:rPr>
                <w:t>-3</w:t>
              </w:r>
            </w:ins>
          </w:p>
        </w:tc>
        <w:tc>
          <w:tcPr>
            <w:tcW w:w="16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C5ED9B" w14:textId="77777777" w:rsidR="00A2696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ins w:id="906" w:author="Author" w:date="2026-09-23T15:03:00Z" w16du:dateUtc="2026-09-23T13:03:00Z"/>
                <w:rFonts w:ascii="Helvetica" w:eastAsia="Helvetica" w:hAnsi="Helvetica" w:cs="Helvetica"/>
                <w:color w:val="000000"/>
                <w:sz w:val="22"/>
                <w:szCs w:val="22"/>
              </w:rPr>
            </w:pPr>
            <w:ins w:id="907" w:author="Author" w:date="2026-09-23T15:03:00Z" w16du:dateUtc="2026-09-23T13:03:00Z">
              <w:r>
                <w:rPr>
                  <w:rFonts w:ascii="Helvetica" w:eastAsia="Helvetica" w:hAnsi="Helvetica" w:cs="Helvetica"/>
                  <w:color w:val="000000"/>
                  <w:sz w:val="22"/>
                  <w:szCs w:val="22"/>
                </w:rPr>
                <w:t>-126 to 0</w:t>
              </w:r>
            </w:ins>
          </w:p>
        </w:tc>
      </w:tr>
    </w:tbl>
    <w:p w14:paraId="0DB405EC" w14:textId="77777777" w:rsidR="00A26966" w:rsidRDefault="00000000">
      <w:pPr>
        <w:rPr>
          <w:ins w:id="908" w:author="Author" w:date="2026-09-23T15:03:00Z" w16du:dateUtc="2026-09-23T13:03:00Z"/>
        </w:rPr>
      </w:pPr>
      <w:ins w:id="909" w:author="Author" w:date="2026-09-23T15:03:00Z" w16du:dateUtc="2026-09-23T13:03:00Z">
        <w:r>
          <w:br w:type="page"/>
        </w:r>
      </w:ins>
    </w:p>
    <w:p w14:paraId="4E53DBB1" w14:textId="77777777" w:rsidR="00A26966" w:rsidRDefault="00000000">
      <w:pPr>
        <w:pStyle w:val="Heading1"/>
      </w:pPr>
      <w:bookmarkStart w:id="910" w:name="supplementary-figures"/>
      <w:bookmarkStart w:id="911" w:name="_Toc241068226"/>
      <w:bookmarkStart w:id="912" w:name="_Toc226648415"/>
      <w:bookmarkEnd w:id="494"/>
      <w:r>
        <w:lastRenderedPageBreak/>
        <w:t>Supplementary Figures</w:t>
      </w:r>
      <w:bookmarkEnd w:id="911"/>
      <w:bookmarkEnd w:id="912"/>
    </w:p>
    <w:p w14:paraId="40F39257" w14:textId="77777777" w:rsidR="00846DFC" w:rsidRDefault="00000000">
      <w:pPr>
        <w:pStyle w:val="CaptionedFigure"/>
        <w:rPr>
          <w:del w:id="913" w:author="Author" w:date="2026-09-23T15:03:00Z" w16du:dateUtc="2026-09-23T13:03:00Z"/>
        </w:rPr>
      </w:pPr>
      <w:del w:id="914" w:author="Author" w:date="2026-09-23T15:03:00Z" w16du:dateUtc="2026-09-23T13:03:00Z">
        <w:r>
          <w:rPr>
            <w:noProof/>
          </w:rPr>
          <w:drawing>
            <wp:inline distT="0" distB="0" distL="0" distR="0" wp14:anchorId="559A4807" wp14:editId="1ACA2670">
              <wp:extent cx="5727700" cy="3665728"/>
              <wp:effectExtent l="0" t="0" r="0" b="0"/>
              <wp:docPr id="34" name="Picture" descr="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
              <wp:cNvGraphicFramePr/>
              <a:graphic xmlns:a="http://schemas.openxmlformats.org/drawingml/2006/main">
                <a:graphicData uri="http://schemas.openxmlformats.org/drawingml/2006/picture">
                  <pic:pic xmlns:pic="http://schemas.openxmlformats.org/drawingml/2006/picture">
                    <pic:nvPicPr>
                      <pic:cNvPr id="35" name="Picture" descr="../../figures/Figure_S1_boundary_estimate_diagnostic.png"/>
                      <pic:cNvPicPr>
                        <a:picLocks noChangeAspect="1" noChangeArrowheads="1"/>
                      </pic:cNvPicPr>
                    </pic:nvPicPr>
                    <pic:blipFill>
                      <a:blip r:embed="rId7"/>
                      <a:stretch>
                        <a:fillRect/>
                      </a:stretch>
                    </pic:blipFill>
                    <pic:spPr bwMode="auto">
                      <a:xfrm>
                        <a:off x="0" y="0"/>
                        <a:ext cx="5727700" cy="3665728"/>
                      </a:xfrm>
                      <a:prstGeom prst="rect">
                        <a:avLst/>
                      </a:prstGeom>
                      <a:noFill/>
                      <a:ln w="9525">
                        <a:noFill/>
                        <a:headEnd/>
                        <a:tailEnd/>
                      </a:ln>
                    </pic:spPr>
                  </pic:pic>
                </a:graphicData>
              </a:graphic>
            </wp:inline>
          </w:drawing>
        </w:r>
      </w:del>
    </w:p>
    <w:p w14:paraId="021FEE8B" w14:textId="77777777" w:rsidR="00A26966" w:rsidRDefault="00000000">
      <w:pPr>
        <w:pStyle w:val="FirstParagraph"/>
        <w:pPrChange w:id="915" w:author="Author" w:date="2026-09-23T15:03:00Z" w16du:dateUtc="2026-09-23T13:03:00Z">
          <w:pPr>
            <w:pStyle w:val="ImageCaption"/>
          </w:pPr>
        </w:pPrChange>
      </w:pPr>
      <w:r>
        <w:t xml:space="preserve">Figure </w:t>
      </w:r>
      <w:del w:id="916" w:author="Author" w:date="2026-09-23T15:03:00Z" w16du:dateUtc="2026-09-23T13:03:00Z">
        <w:r>
          <w:delText>1:</w:delText>
        </w:r>
      </w:del>
      <w:ins w:id="917" w:author="Author" w:date="2026-09-23T15:03:00Z" w16du:dateUtc="2026-09-23T13:03:00Z">
        <w:r>
          <w:t>S1.</w:t>
        </w:r>
      </w:ins>
      <w:r>
        <w:t xml:space="preserve">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14:paraId="0C449452" w14:textId="77777777" w:rsidR="00846DFC" w:rsidRDefault="00000000">
      <w:pPr>
        <w:rPr>
          <w:del w:id="918" w:author="Author" w:date="2026-09-23T15:03:00Z" w16du:dateUtc="2026-09-23T13:03:00Z"/>
        </w:rPr>
      </w:pPr>
      <w:del w:id="919" w:author="Author" w:date="2026-09-23T15:03:00Z" w16du:dateUtc="2026-09-23T13:03:00Z">
        <w:r>
          <w:br w:type="page"/>
        </w:r>
      </w:del>
    </w:p>
    <w:p w14:paraId="3DFAC96F" w14:textId="77777777" w:rsidR="00846DFC" w:rsidRDefault="00000000">
      <w:pPr>
        <w:pStyle w:val="CaptionedFigure"/>
        <w:rPr>
          <w:del w:id="920" w:author="Author" w:date="2026-09-23T15:03:00Z" w16du:dateUtc="2026-09-23T13:03:00Z"/>
        </w:rPr>
      </w:pPr>
      <w:del w:id="921" w:author="Author" w:date="2026-09-23T15:03:00Z" w16du:dateUtc="2026-09-23T13:03:00Z">
        <w:r>
          <w:rPr>
            <w:noProof/>
          </w:rPr>
          <w:drawing>
            <wp:inline distT="0" distB="0" distL="0" distR="0" wp14:anchorId="58314DC2" wp14:editId="7680F8B8">
              <wp:extent cx="5727700" cy="5498592"/>
              <wp:effectExtent l="0" t="0" r="0" b="0"/>
              <wp:docPr id="38" name="Picture" descr="Figure 2: Illustration of survivorship trajectories under boundary survival transitions. Age/time is shown in years. These cases can induce artefactual trajectory shapes and help explain mismatches between point estimates and uncertainty-aware summaries."/>
              <wp:cNvGraphicFramePr/>
              <a:graphic xmlns:a="http://schemas.openxmlformats.org/drawingml/2006/main">
                <a:graphicData uri="http://schemas.openxmlformats.org/drawingml/2006/picture">
                  <pic:pic xmlns:pic="http://schemas.openxmlformats.org/drawingml/2006/picture">
                    <pic:nvPicPr>
                      <pic:cNvPr id="39" name="Picture" descr="../../figures/Figure_S2_boundary_survivorship_illustration.png"/>
                      <pic:cNvPicPr>
                        <a:picLocks noChangeAspect="1" noChangeArrowheads="1"/>
                      </pic:cNvPicPr>
                    </pic:nvPicPr>
                    <pic:blipFill>
                      <a:blip r:embed="rId8"/>
                      <a:stretch>
                        <a:fillRect/>
                      </a:stretch>
                    </pic:blipFill>
                    <pic:spPr bwMode="auto">
                      <a:xfrm>
                        <a:off x="0" y="0"/>
                        <a:ext cx="5727700" cy="5498592"/>
                      </a:xfrm>
                      <a:prstGeom prst="rect">
                        <a:avLst/>
                      </a:prstGeom>
                      <a:noFill/>
                      <a:ln w="9525">
                        <a:noFill/>
                        <a:headEnd/>
                        <a:tailEnd/>
                      </a:ln>
                    </pic:spPr>
                  </pic:pic>
                </a:graphicData>
              </a:graphic>
            </wp:inline>
          </w:drawing>
        </w:r>
      </w:del>
    </w:p>
    <w:p w14:paraId="1E0F0AC9" w14:textId="77777777" w:rsidR="00A26966" w:rsidRDefault="00000000">
      <w:pPr>
        <w:pStyle w:val="BodyText"/>
        <w:rPr>
          <w:ins w:id="922" w:author="Author" w:date="2026-09-23T15:03:00Z" w16du:dateUtc="2026-09-23T13:03:00Z"/>
        </w:rPr>
      </w:pPr>
      <w:ins w:id="923" w:author="Author" w:date="2026-09-23T15:03:00Z" w16du:dateUtc="2026-09-23T13:03:00Z">
        <w:r>
          <w:rPr>
            <w:noProof/>
          </w:rPr>
          <w:drawing>
            <wp:inline distT="0" distB="0" distL="0" distR="0">
              <wp:extent cx="5727700" cy="366572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ampling_uncertainty_mpm_supplement_files/d8529a6b665ec0f3e10c96d308c29bc378c62062.png"/>
                      <pic:cNvPicPr>
                        <a:picLocks noChangeAspect="1" noChangeArrowheads="1"/>
                      </pic:cNvPicPr>
                    </pic:nvPicPr>
                    <pic:blipFill>
                      <a:blip r:embed="rId9"/>
                      <a:stretch>
                        <a:fillRect/>
                      </a:stretch>
                    </pic:blipFill>
                    <pic:spPr bwMode="auto">
                      <a:xfrm>
                        <a:off x="0" y="0"/>
                        <a:ext cx="5727700" cy="3665728"/>
                      </a:xfrm>
                      <a:prstGeom prst="rect">
                        <a:avLst/>
                      </a:prstGeom>
                      <a:noFill/>
                      <a:ln w="9525">
                        <a:noFill/>
                        <a:headEnd/>
                        <a:tailEnd/>
                      </a:ln>
                    </pic:spPr>
                  </pic:pic>
                </a:graphicData>
              </a:graphic>
            </wp:inline>
          </w:drawing>
        </w:r>
      </w:ins>
    </w:p>
    <w:p w14:paraId="421D9504" w14:textId="77777777" w:rsidR="00A26966" w:rsidRDefault="00000000">
      <w:pPr>
        <w:rPr>
          <w:ins w:id="924" w:author="Author" w:date="2026-09-23T15:03:00Z" w16du:dateUtc="2026-09-23T13:03:00Z"/>
        </w:rPr>
      </w:pPr>
      <w:ins w:id="925" w:author="Author" w:date="2026-09-23T15:03:00Z" w16du:dateUtc="2026-09-23T13:03:00Z">
        <w:r>
          <w:br w:type="page"/>
        </w:r>
      </w:ins>
    </w:p>
    <w:p w14:paraId="03EA9CB0" w14:textId="77777777" w:rsidR="00A26966" w:rsidRDefault="00000000">
      <w:pPr>
        <w:pStyle w:val="BodyText"/>
        <w:pPrChange w:id="926" w:author="Author" w:date="2026-09-23T15:03:00Z" w16du:dateUtc="2026-09-23T13:03:00Z">
          <w:pPr>
            <w:pStyle w:val="ImageCaption"/>
          </w:pPr>
        </w:pPrChange>
      </w:pPr>
      <w:r>
        <w:lastRenderedPageBreak/>
        <w:t xml:space="preserve">Figure </w:t>
      </w:r>
      <w:del w:id="927" w:author="Author" w:date="2026-09-23T15:03:00Z" w16du:dateUtc="2026-09-23T13:03:00Z">
        <w:r>
          <w:delText>2:</w:delText>
        </w:r>
      </w:del>
      <w:ins w:id="928" w:author="Author" w:date="2026-09-23T15:03:00Z" w16du:dateUtc="2026-09-23T13:03:00Z">
        <w:r>
          <w:t>S2.</w:t>
        </w:r>
      </w:ins>
      <w:r>
        <w:t xml:space="preserve"> Illustration of survivorship trajectories under boundary survival transitions. Age/time is shown in years. These cases can induce artefactual trajectory shapes and help explain mismatches between point estimates and uncertainty-aware summaries.</w:t>
      </w:r>
    </w:p>
    <w:p w14:paraId="5A89C46F" w14:textId="77777777" w:rsidR="00A26966" w:rsidRDefault="00000000">
      <w:pPr>
        <w:pStyle w:val="BodyText"/>
        <w:rPr>
          <w:ins w:id="929" w:author="Author" w:date="2026-09-23T15:03:00Z" w16du:dateUtc="2026-09-23T13:03:00Z"/>
        </w:rPr>
      </w:pPr>
      <w:ins w:id="930" w:author="Author" w:date="2026-09-23T15:03:00Z" w16du:dateUtc="2026-09-23T13:03:00Z">
        <w:r>
          <w:rPr>
            <w:noProof/>
          </w:rPr>
          <w:drawing>
            <wp:inline distT="0" distB="0" distL="0" distR="0">
              <wp:extent cx="5727700" cy="549859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sampling_uncertainty_mpm_supplement_files/14ef09e30f575359848c2835f63766b001ca77ef.png"/>
                      <pic:cNvPicPr>
                        <a:picLocks noChangeAspect="1" noChangeArrowheads="1"/>
                      </pic:cNvPicPr>
                    </pic:nvPicPr>
                    <pic:blipFill>
                      <a:blip r:embed="rId10"/>
                      <a:stretch>
                        <a:fillRect/>
                      </a:stretch>
                    </pic:blipFill>
                    <pic:spPr bwMode="auto">
                      <a:xfrm>
                        <a:off x="0" y="0"/>
                        <a:ext cx="5727700" cy="5498592"/>
                      </a:xfrm>
                      <a:prstGeom prst="rect">
                        <a:avLst/>
                      </a:prstGeom>
                      <a:noFill/>
                      <a:ln w="9525">
                        <a:noFill/>
                        <a:headEnd/>
                        <a:tailEnd/>
                      </a:ln>
                    </pic:spPr>
                  </pic:pic>
                </a:graphicData>
              </a:graphic>
            </wp:inline>
          </w:drawing>
        </w:r>
      </w:ins>
    </w:p>
    <w:p w14:paraId="7241AE83" w14:textId="77777777" w:rsidR="00A26966" w:rsidRDefault="00000000">
      <w:pPr>
        <w:rPr>
          <w:ins w:id="931" w:author="Author" w:date="2026-09-23T15:03:00Z" w16du:dateUtc="2026-09-23T13:03:00Z"/>
        </w:rPr>
      </w:pPr>
      <w:ins w:id="932" w:author="Author" w:date="2026-09-23T15:03:00Z" w16du:dateUtc="2026-09-23T13:03:00Z">
        <w:r>
          <w:br w:type="page"/>
        </w:r>
      </w:ins>
    </w:p>
    <w:p w14:paraId="5CD0CFC6" w14:textId="77777777" w:rsidR="00A26966" w:rsidRDefault="00000000">
      <w:pPr>
        <w:pStyle w:val="BodyText"/>
        <w:rPr>
          <w:ins w:id="933" w:author="Author" w:date="2026-09-23T15:03:00Z" w16du:dateUtc="2026-09-23T13:03:00Z"/>
        </w:rPr>
      </w:pPr>
      <w:ins w:id="934" w:author="Author" w:date="2026-09-23T15:03:00Z" w16du:dateUtc="2026-09-23T13:03:00Z">
        <w:r>
          <w:lastRenderedPageBreak/>
          <w:t>Figure S3.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w:t>
        </w:r>
      </w:ins>
    </w:p>
    <w:p w14:paraId="51BFC641" w14:textId="77777777" w:rsidR="00A26966" w:rsidRDefault="00000000">
      <w:pPr>
        <w:pStyle w:val="BodyText"/>
        <w:rPr>
          <w:ins w:id="935" w:author="Author" w:date="2026-09-23T15:03:00Z" w16du:dateUtc="2026-09-23T13:03:00Z"/>
        </w:rPr>
      </w:pPr>
      <w:ins w:id="936" w:author="Author" w:date="2026-09-23T15:03:00Z" w16du:dateUtc="2026-09-23T13:03:00Z">
        <w:r>
          <w:rPr>
            <w:noProof/>
          </w:rPr>
          <w:drawing>
            <wp:inline distT="0" distB="0" distL="0" distR="0">
              <wp:extent cx="5727700" cy="445547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sampling_uncertainty_mpm_supplement_files/7a07c06ddb7e22240bd267f312370e06b58b05ad.png"/>
                      <pic:cNvPicPr>
                        <a:picLocks noChangeAspect="1" noChangeArrowheads="1"/>
                      </pic:cNvPicPr>
                    </pic:nvPicPr>
                    <pic:blipFill>
                      <a:blip r:embed="rId11"/>
                      <a:stretch>
                        <a:fillRect/>
                      </a:stretch>
                    </pic:blipFill>
                    <pic:spPr bwMode="auto">
                      <a:xfrm>
                        <a:off x="0" y="0"/>
                        <a:ext cx="5727700" cy="4455476"/>
                      </a:xfrm>
                      <a:prstGeom prst="rect">
                        <a:avLst/>
                      </a:prstGeom>
                      <a:noFill/>
                      <a:ln w="9525">
                        <a:noFill/>
                        <a:headEnd/>
                        <a:tailEnd/>
                      </a:ln>
                    </pic:spPr>
                  </pic:pic>
                </a:graphicData>
              </a:graphic>
            </wp:inline>
          </w:drawing>
        </w:r>
      </w:ins>
    </w:p>
    <w:p w14:paraId="452597F6" w14:textId="77777777" w:rsidR="00A26966" w:rsidRDefault="00000000">
      <w:pPr>
        <w:rPr>
          <w:ins w:id="937" w:author="Author" w:date="2026-09-23T15:03:00Z" w16du:dateUtc="2026-09-23T13:03:00Z"/>
        </w:rPr>
      </w:pPr>
      <w:ins w:id="938" w:author="Author" w:date="2026-09-23T15:03:00Z" w16du:dateUtc="2026-09-23T13:03:00Z">
        <w:r>
          <w:br w:type="page"/>
        </w:r>
      </w:ins>
    </w:p>
    <w:p w14:paraId="4E4384DE" w14:textId="77777777" w:rsidR="00A26966" w:rsidRDefault="00000000">
      <w:pPr>
        <w:pStyle w:val="BodyText"/>
        <w:rPr>
          <w:ins w:id="939" w:author="Author" w:date="2026-09-23T15:03:00Z" w16du:dateUtc="2026-09-23T13:03:00Z"/>
        </w:rPr>
      </w:pPr>
      <w:ins w:id="940" w:author="Author" w:date="2026-09-23T15:03:00Z" w16du:dateUtc="2026-09-23T13:03:00Z">
        <w:r>
          <w:lastRenderedPageBreak/>
          <w:t xml:space="preserve">Figure S4. Sensitivity of Analysis </w:t>
        </w:r>
        <w:proofErr w:type="gramStart"/>
        <w:r>
          <w:t>1 point</w:t>
        </w:r>
        <w:proofErr w:type="gramEnd"/>
        <w:r>
          <w:t xml:space="preserve">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w:t>
        </w:r>
      </w:ins>
    </w:p>
    <w:p w14:paraId="0F4D23F3" w14:textId="77777777" w:rsidR="00A26966" w:rsidRDefault="00000000">
      <w:pPr>
        <w:pStyle w:val="BodyText"/>
        <w:rPr>
          <w:ins w:id="941" w:author="Author" w:date="2026-09-23T15:03:00Z" w16du:dateUtc="2026-09-23T13:03:00Z"/>
        </w:rPr>
      </w:pPr>
      <w:ins w:id="942" w:author="Author" w:date="2026-09-23T15:03:00Z" w16du:dateUtc="2026-09-23T13:03:00Z">
        <w:r>
          <w:rPr>
            <w:noProof/>
          </w:rPr>
          <w:drawing>
            <wp:inline distT="0" distB="0" distL="0" distR="0">
              <wp:extent cx="5727700" cy="286250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ampling_uncertainty_mpm_supplement_files/f81ebd71ddc3db9e22297ad2a98c3b5420b48bc0.png"/>
                      <pic:cNvPicPr>
                        <a:picLocks noChangeAspect="1" noChangeArrowheads="1"/>
                      </pic:cNvPicPr>
                    </pic:nvPicPr>
                    <pic:blipFill>
                      <a:blip r:embed="rId12"/>
                      <a:stretch>
                        <a:fillRect/>
                      </a:stretch>
                    </pic:blipFill>
                    <pic:spPr bwMode="auto">
                      <a:xfrm>
                        <a:off x="0" y="0"/>
                        <a:ext cx="5727700" cy="2862502"/>
                      </a:xfrm>
                      <a:prstGeom prst="rect">
                        <a:avLst/>
                      </a:prstGeom>
                      <a:noFill/>
                      <a:ln w="9525">
                        <a:noFill/>
                        <a:headEnd/>
                        <a:tailEnd/>
                      </a:ln>
                    </pic:spPr>
                  </pic:pic>
                </a:graphicData>
              </a:graphic>
            </wp:inline>
          </w:drawing>
        </w:r>
      </w:ins>
    </w:p>
    <w:p w14:paraId="1D68D8F4" w14:textId="77777777" w:rsidR="00A26966" w:rsidRDefault="00000000">
      <w:pPr>
        <w:rPr>
          <w:ins w:id="943" w:author="Author" w:date="2026-09-23T15:03:00Z" w16du:dateUtc="2026-09-23T13:03:00Z"/>
        </w:rPr>
      </w:pPr>
      <w:ins w:id="944" w:author="Author" w:date="2026-09-23T15:03:00Z" w16du:dateUtc="2026-09-23T13:03:00Z">
        <w:r>
          <w:br w:type="page"/>
        </w:r>
      </w:ins>
    </w:p>
    <w:p w14:paraId="5A57BA8B" w14:textId="77777777" w:rsidR="00A26966" w:rsidRDefault="00000000">
      <w:pPr>
        <w:pStyle w:val="BodyText"/>
        <w:rPr>
          <w:ins w:id="945" w:author="Author" w:date="2026-09-23T15:03:00Z" w16du:dateUtc="2026-09-23T13:03:00Z"/>
        </w:rPr>
      </w:pPr>
      <w:ins w:id="946" w:author="Author" w:date="2026-09-23T15:03:00Z" w16du:dateUtc="2026-09-23T13:03:00Z">
        <w:r>
          <w:lastRenderedPageBreak/>
          <w:t xml:space="preserve">Figure S5. Multisite robustness analysis for </w:t>
        </w:r>
        <w:r>
          <w:rPr>
            <w:i/>
            <w:iCs/>
          </w:rPr>
          <w:t xml:space="preserve">Astragalus </w:t>
        </w:r>
        <w:proofErr w:type="spellStart"/>
        <w:r>
          <w:rPr>
            <w:i/>
            <w:iCs/>
          </w:rPr>
          <w:t>scaphoides</w:t>
        </w:r>
        <w:proofErr w:type="spellEnd"/>
        <w:r>
          <w:t>. Columns show Haynes Creek (A, D, G), McDevitt Creek (B, E, H), and Sheep Corral Gulch (C, F, I). Rows show monthly-lag temperature coefficients (A-C), recruitment-temperature fits (D-F), and stage-specific survival-temperature coefficients (G-I) for point-estimate (purple) and uncertainty-aware (green) formulations. Recruitment is seedlings per reproductive plant, and stage-specific survival coefficients are on the logit scale (β). Survival intervals are 95% Wald confidence intervals; non-estimable stages are labelled rather than plotted. Differences between survival models reflect weighting and dispersion assumptions as well as the use of sample sizes. Recruitment results are closely aligned between formulations within sites.</w:t>
        </w:r>
      </w:ins>
    </w:p>
    <w:p w14:paraId="729C3F49" w14:textId="77777777" w:rsidR="00A26966" w:rsidRDefault="00000000">
      <w:pPr>
        <w:pStyle w:val="BodyText"/>
        <w:rPr>
          <w:ins w:id="947" w:author="Author" w:date="2026-09-23T15:03:00Z" w16du:dateUtc="2026-09-23T13:03:00Z"/>
        </w:rPr>
      </w:pPr>
      <w:ins w:id="948" w:author="Author" w:date="2026-09-23T15:03:00Z" w16du:dateUtc="2026-09-23T13:03:00Z">
        <w:r>
          <w:rPr>
            <w:noProof/>
          </w:rPr>
          <w:drawing>
            <wp:inline distT="0" distB="0" distL="0" distR="0">
              <wp:extent cx="5727700" cy="477368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ampling_uncertainty_mpm_supplement_files/d9af7218402b24a996fed78bfa4485f23bf6a5a4.png"/>
                      <pic:cNvPicPr>
                        <a:picLocks noChangeAspect="1" noChangeArrowheads="1"/>
                      </pic:cNvPicPr>
                    </pic:nvPicPr>
                    <pic:blipFill>
                      <a:blip r:embed="rId13"/>
                      <a:stretch>
                        <a:fillRect/>
                      </a:stretch>
                    </pic:blipFill>
                    <pic:spPr bwMode="auto">
                      <a:xfrm>
                        <a:off x="0" y="0"/>
                        <a:ext cx="5727700" cy="4773682"/>
                      </a:xfrm>
                      <a:prstGeom prst="rect">
                        <a:avLst/>
                      </a:prstGeom>
                      <a:noFill/>
                      <a:ln w="9525">
                        <a:noFill/>
                        <a:headEnd/>
                        <a:tailEnd/>
                      </a:ln>
                    </pic:spPr>
                  </pic:pic>
                </a:graphicData>
              </a:graphic>
            </wp:inline>
          </w:drawing>
        </w:r>
      </w:ins>
    </w:p>
    <w:p w14:paraId="6F34B6B9" w14:textId="77777777" w:rsidR="00A26966" w:rsidRDefault="00000000">
      <w:r>
        <w:br w:type="page"/>
      </w:r>
      <w:bookmarkEnd w:id="910"/>
    </w:p>
    <w:sectPr w:rsidR="00A26966" w:rsidSect="001B4436">
      <w:headerReference w:type="default" r:id="rId14"/>
      <w:footerReference w:type="even" r:id="rId15"/>
      <w:footerReference w:type="default" r:id="rId16"/>
      <w:footnotePr>
        <w:numRestart w:val="eachSect"/>
      </w:footnotePr>
      <w:pgSz w:w="11900"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970FF3" w14:textId="77777777" w:rsidR="0025564E" w:rsidRDefault="0025564E">
      <w:pPr>
        <w:spacing w:after="0" w:line="240" w:lineRule="auto"/>
      </w:pPr>
      <w:r>
        <w:separator/>
      </w:r>
    </w:p>
  </w:endnote>
  <w:endnote w:type="continuationSeparator" w:id="0">
    <w:p w14:paraId="175694B1" w14:textId="77777777" w:rsidR="0025564E" w:rsidRDefault="00255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6937502"/>
      <w:docPartObj>
        <w:docPartGallery w:val="Page Numbers (Bottom of Page)"/>
        <w:docPartUnique/>
      </w:docPartObj>
    </w:sdtPr>
    <w:sdtContent>
      <w:p w14:paraId="5452C3ED"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174A">
          <w:rPr>
            <w:rStyle w:val="PageNumber"/>
            <w:noProof/>
          </w:rPr>
          <w:t>2</w:t>
        </w:r>
        <w:r>
          <w:rPr>
            <w:rStyle w:val="PageNumber"/>
          </w:rPr>
          <w:fldChar w:fldCharType="end"/>
        </w:r>
      </w:p>
    </w:sdtContent>
  </w:sdt>
  <w:p w14:paraId="06334A85"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0175131"/>
      <w:docPartObj>
        <w:docPartGallery w:val="Page Numbers (Bottom of Page)"/>
        <w:docPartUnique/>
      </w:docPartObj>
    </w:sdtPr>
    <w:sdtContent>
      <w:p w14:paraId="40656DD3"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32FEC3"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1C5111" w14:textId="77777777" w:rsidR="0025564E" w:rsidRDefault="0025564E">
      <w:pPr>
        <w:spacing w:after="0" w:line="240" w:lineRule="auto"/>
      </w:pPr>
      <w:r>
        <w:separator/>
      </w:r>
    </w:p>
  </w:footnote>
  <w:footnote w:type="continuationSeparator" w:id="0">
    <w:p w14:paraId="3022377C" w14:textId="77777777" w:rsidR="0025564E" w:rsidRDefault="00255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8ACDD" w14:textId="77777777" w:rsidR="00B07DF7" w:rsidRDefault="00B07D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DCB4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0478427">
    <w:abstractNumId w:val="0"/>
  </w:num>
  <w:num w:numId="2" w16cid:durableId="155848870">
    <w:abstractNumId w:val="0"/>
  </w:num>
  <w:num w:numId="3" w16cid:durableId="991910655">
    <w:abstractNumId w:val="1"/>
  </w:num>
  <w:num w:numId="4" w16cid:durableId="925041860">
    <w:abstractNumId w:val="1"/>
  </w:num>
  <w:num w:numId="5" w16cid:durableId="977496441">
    <w:abstractNumId w:val="1"/>
  </w:num>
  <w:num w:numId="6" w16cid:durableId="148670403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5564E"/>
    <w:rsid w:val="00293780"/>
    <w:rsid w:val="00445ECF"/>
    <w:rsid w:val="00453F52"/>
    <w:rsid w:val="00477782"/>
    <w:rsid w:val="0056174A"/>
    <w:rsid w:val="007A0BC6"/>
    <w:rsid w:val="00832E65"/>
    <w:rsid w:val="00846DFC"/>
    <w:rsid w:val="00862BD4"/>
    <w:rsid w:val="008D3315"/>
    <w:rsid w:val="00A26966"/>
    <w:rsid w:val="00B065C7"/>
    <w:rsid w:val="00B07DF7"/>
    <w:rsid w:val="00BC4829"/>
    <w:rsid w:val="00D521CD"/>
    <w:rsid w:val="00E35CA3"/>
    <w:rsid w:val="00F7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1603A18-7143-7F49-8240-BE5FF58A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 w:type="paragraph" w:styleId="TOC1">
    <w:name w:val="toc 1"/>
    <w:basedOn w:val="Normal"/>
    <w:next w:val="Normal"/>
    <w:autoRedefine/>
    <w:uiPriority w:val="39"/>
    <w:rsid w:val="0056174A"/>
    <w:pPr>
      <w:spacing w:after="100"/>
    </w:pPr>
  </w:style>
  <w:style w:type="paragraph" w:styleId="TOC2">
    <w:name w:val="toc 2"/>
    <w:basedOn w:val="Normal"/>
    <w:next w:val="Normal"/>
    <w:autoRedefine/>
    <w:uiPriority w:val="39"/>
    <w:rsid w:val="0056174A"/>
    <w:pPr>
      <w:spacing w:after="100"/>
      <w:ind w:left="240"/>
    </w:pPr>
  </w:style>
  <w:style w:type="paragraph" w:styleId="Header">
    <w:name w:val="header"/>
    <w:basedOn w:val="Normal"/>
    <w:link w:val="HeaderChar"/>
    <w:rsid w:val="00B07DF7"/>
    <w:pPr>
      <w:tabs>
        <w:tab w:val="center" w:pos="4680"/>
        <w:tab w:val="right" w:pos="9360"/>
      </w:tabs>
      <w:spacing w:after="0" w:line="240" w:lineRule="auto"/>
    </w:pPr>
  </w:style>
  <w:style w:type="character" w:customStyle="1" w:styleId="HeaderChar">
    <w:name w:val="Header Char"/>
    <w:basedOn w:val="DefaultParagraphFont"/>
    <w:link w:val="Header"/>
    <w:rsid w:val="00B07DF7"/>
    <w:rPr>
      <w:rFonts w:ascii="Garamond" w:eastAsiaTheme="minorEastAsia" w:hAnsi="Garamond"/>
    </w:rPr>
  </w:style>
  <w:style w:type="paragraph" w:styleId="Revision">
    <w:name w:val="Revision"/>
    <w:hidden/>
    <w:rsid w:val="00B07DF7"/>
    <w:pPr>
      <w:spacing w:after="0"/>
    </w:pPr>
    <w:rPr>
      <w:rFonts w:ascii="Garamond" w:eastAsiaTheme="minorEastAsia"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6052</Words>
  <Characters>37588</Characters>
  <Application>Microsoft Office Word</Application>
  <DocSecurity>0</DocSecurity>
  <Lines>561</Lines>
  <Paragraphs>166</Paragraphs>
  <ScaleCrop>false</ScaleCrop>
  <Company/>
  <LinksUpToDate>false</LinksUpToDate>
  <CharactersWithSpaces>43474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cp:lastModifiedBy>Owen R. Jones</cp:lastModifiedBy>
  <cp:revision>1</cp:revision>
  <cp:lastPrinted>2026-09-23T13:03:00Z</cp:lastPrinted>
  <dcterms:created xsi:type="dcterms:W3CDTF">2026-09-23T12:56:00Z</dcterms:created>
  <dcterms:modified xsi:type="dcterms:W3CDTF">2026-09-23T13:03:00Z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When does sampling uncertainty matter in matrix population models? Evidence from published projection matrices</vt:lpwstr>
  </property>
</Properties>
</file>